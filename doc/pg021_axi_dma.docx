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7.xml" ContentType="application/vnd.openxmlformats-officedocument.wordprocessingml.footer+xml"/>
  <Override PartName="/word/header21.xml" ContentType="application/vnd.openxmlformats-officedocument.wordprocessingml.header+xml"/>
  <Override PartName="/word/header28.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header20.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footer29.xml" ContentType="application/vnd.openxmlformats-officedocument.wordprocessingml.footer+xml"/>
  <Override PartName="/word/footer22.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8.xml" ContentType="application/vnd.openxmlformats-officedocument.wordprocessingml.footer+xml"/>
  <Override PartName="/word/footer20.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header18.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header16.xml" ContentType="application/vnd.openxmlformats-officedocument.wordprocessingml.header+xml"/>
  <Override PartName="/word/numbering.xml" ContentType="application/vnd.openxmlformats-officedocument.wordprocessingml.numbering+xml"/>
  <Override PartName="/word/header15.xml" ContentType="application/vnd.openxmlformats-officedocument.wordprocessingml.header+xml"/>
  <Override PartName="/word/header14.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12.xml" ContentType="application/vnd.openxmlformats-officedocument.wordprocessingml.footer+xml"/>
  <Override PartName="/word/header29.xml" ContentType="application/vnd.openxmlformats-officedocument.wordprocessingml.header+xml"/>
  <Override PartName="/word/footer7.xml" ContentType="application/vnd.openxmlformats-officedocument.wordprocessingml.footer+xml"/>
  <Override PartName="/word/footer13.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footer34.xml" ContentType="application/vnd.openxmlformats-officedocument.wordprocessingml.footer+xml"/>
  <Override PartName="/word/header36.xml" ContentType="application/vnd.openxmlformats-officedocument.wordprocessingml.header+xml"/>
  <Override PartName="/word/header34.xml" ContentType="application/vnd.openxmlformats-officedocument.wordprocessingml.header+xml"/>
  <Override PartName="/word/settings.xml" ContentType="application/vnd.openxmlformats-officedocument.wordprocessingml.settings+xml"/>
  <Override PartName="/word/header35.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header31.xml" ContentType="application/vnd.openxmlformats-officedocument.wordprocessingml.header+xml"/>
  <Override PartName="/word/footer37.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footer43.xml" ContentType="application/vnd.openxmlformats-officedocument.wordprocessingml.footer+xml"/>
  <Override PartName="/word/header32.xml" ContentType="application/vnd.openxmlformats-officedocument.wordprocessingml.header+xml"/>
  <Override PartName="/word/footer38.xml" ContentType="application/vnd.openxmlformats-officedocument.wordprocessingml.footer+xml"/>
  <Override PartName="/word/footer40.xml" ContentType="application/vnd.openxmlformats-officedocument.wordprocessingml.footer+xml"/>
  <Override PartName="/word/header43.xml" ContentType="application/vnd.openxmlformats-officedocument.wordprocessingml.header+xml"/>
  <Override PartName="/word/footer42.xml" ContentType="application/vnd.openxmlformats-officedocument.wordprocessingml.footer+xml"/>
  <Override PartName="/word/header33.xml" ContentType="application/vnd.openxmlformats-officedocument.wordprocessingml.header+xml"/>
  <Override PartName="/word/footer39.xml" ContentType="application/vnd.openxmlformats-officedocument.wordprocessingml.footer+xml"/>
  <Override PartName="/word/header44.xml" ContentType="application/vnd.openxmlformats-officedocument.wordprocessingml.header+xml"/>
  <Override PartName="/word/footer41.xml" ContentType="application/vnd.openxmlformats-officedocument.wordprocessingml.footer+xml"/>
  <Override PartName="/word/header30.xml" ContentType="application/vnd.openxmlformats-officedocument.wordprocessingml.header+xml"/>
  <Override PartName="/word/footer36.xml" ContentType="application/vnd.openxmlformats-officedocument.wordprocessingml.footer+xml"/>
  <Override PartName="/word/header41.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3.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header8.xml" ContentType="application/vnd.openxmlformats-officedocument.wordprocessingml.header+xml"/>
  <Override PartName="/word/footer32.xml" ContentType="application/vnd.openxmlformats-officedocument.wordprocessingml.footer+xml"/>
  <Override PartName="/word/header7.xml" ContentType="application/vnd.openxmlformats-officedocument.wordprocessingml.header+xml"/>
  <Override PartName="/word/footer31.xml" ContentType="application/vnd.openxmlformats-officedocument.wordprocessingml.footer+xml"/>
  <Override PartName="/word/footer5.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_rels/header23.xml.rels" ContentType="application/vnd.openxmlformats-package.relationships+xml"/>
  <Override PartName="/word/_rels/header30.xml.rels" ContentType="application/vnd.openxmlformats-package.relationships+xml"/>
  <Override PartName="/word/_rels/header25.xml.rels" ContentType="application/vnd.openxmlformats-package.relationships+xml"/>
  <Override PartName="/word/_rels/header41.xml.rels" ContentType="application/vnd.openxmlformats-package.relationships+xml"/>
  <Override PartName="/word/_rels/header32.xml.rels" ContentType="application/vnd.openxmlformats-package.relationships+xml"/>
  <Override PartName="/word/_rels/header43.xml.rels" ContentType="application/vnd.openxmlformats-package.relationships+xml"/>
  <Override PartName="/word/_rels/header36.xml.rels" ContentType="application/vnd.openxmlformats-package.relationships+xml"/>
  <Override PartName="/word/_rels/header42.xml.rels" ContentType="application/vnd.openxmlformats-package.relationships+xml"/>
  <Override PartName="/word/_rels/header44.xml.rels" ContentType="application/vnd.openxmlformats-package.relationships+xml"/>
  <Override PartName="/word/_rels/header8.xml.rels" ContentType="application/vnd.openxmlformats-package.relationships+xml"/>
  <Override PartName="/word/_rels/header14.xml.rels" ContentType="application/vnd.openxmlformats-package.relationships+xml"/>
  <Override PartName="/word/_rels/header29.xml.rels" ContentType="application/vnd.openxmlformats-package.relationships+xml"/>
  <Override PartName="/word/_rels/header21.xml.rels" ContentType="application/vnd.openxmlformats-package.relationships+xml"/>
  <Override PartName="/word/_rels/header9.xml.rels" ContentType="application/vnd.openxmlformats-package.relationships+xml"/>
  <Override PartName="/word/_rels/document.xml.rels" ContentType="application/vnd.openxmlformats-package.relationships+xml"/>
  <Override PartName="/word/_rels/header24.xml.rels" ContentType="application/vnd.openxmlformats-package.relationships+xml"/>
  <Override PartName="/word/_rels/header16.xml.rels" ContentType="application/vnd.openxmlformats-package.relationships+xml"/>
  <Override PartName="/word/_rels/header10.xml.rels" ContentType="application/vnd.openxmlformats-package.relationships+xml"/>
  <Override PartName="/word/_rels/header27.xml.rels" ContentType="application/vnd.openxmlformats-package.relationships+xml"/>
  <Override PartName="/word/_rels/header12.xml.rels" ContentType="application/vnd.openxmlformats-package.relationships+xml"/>
  <Override PartName="/word/_rels/header18.xml.rels" ContentType="application/vnd.openxmlformats-package.relationships+xml"/>
  <Override PartName="/word/_rels/header33.xml.rels" ContentType="application/vnd.openxmlformats-package.relationships+xml"/>
  <Override PartName="/word/_rels/header17.xml.rels" ContentType="application/vnd.openxmlformats-package.relationships+xml"/>
  <Override PartName="/word/_rels/header11.xml.rels" ContentType="application/vnd.openxmlformats-package.relationships+xml"/>
  <Override PartName="/word/_rels/header26.xml.rels" ContentType="application/vnd.openxmlformats-package.relationships+xml"/>
  <Override PartName="/word/_rels/header28.xml.rels" ContentType="application/vnd.openxmlformats-package.relationships+xml"/>
  <Override PartName="/word/_rels/header13.xml.rels" ContentType="application/vnd.openxmlformats-package.relationships+xml"/>
  <Override PartName="/word/_rels/header35.xml.rels" ContentType="application/vnd.openxmlformats-package.relationships+xml"/>
  <Override PartName="/word/_rels/header19.xml.rels" ContentType="application/vnd.openxmlformats-package.relationships+xml"/>
  <Override PartName="/word/_rels/header20.xml.rels" ContentType="application/vnd.openxmlformats-package.relationships+xml"/>
  <Override PartName="/word/_rels/header22.xml.rels" ContentType="application/vnd.openxmlformats-package.relationships+xml"/>
  <Override PartName="/word/_rels/header15.xml.rels" ContentType="application/vnd.openxmlformats-package.relationships+xml"/>
  <Override PartName="/word/header2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header3.xml" ContentType="application/vnd.openxmlformats-officedocument.wordprocessingml.header+xml"/>
  <Override PartName="/word/footer1.xml" ContentType="application/vnd.openxmlformats-officedocument.wordprocessingml.footer+xml"/>
  <Override PartName="/word/header37.xml" ContentType="application/vnd.openxmlformats-officedocument.wordprocessingml.header+xml"/>
  <Override PartName="/word/header6.xml" ContentType="application/vnd.openxmlformats-officedocument.wordprocessingml.header+xml"/>
  <Override PartName="/word/media/image57.png" ContentType="image/png"/>
  <Override PartName="/word/media/image56.png" ContentType="image/png"/>
  <Override PartName="/word/media/image55.jpeg" ContentType="image/jpeg"/>
  <Override PartName="/word/media/image54.jpeg" ContentType="image/jpeg"/>
  <Override PartName="/word/media/image51.jpeg" ContentType="image/jpeg"/>
  <Override PartName="/word/media/image6.jpeg" ContentType="image/jpeg"/>
  <Override PartName="/word/media/image63.jpeg" ContentType="image/jpeg"/>
  <Override PartName="/word/media/image50.jpeg" ContentType="image/jpeg"/>
  <Override PartName="/word/media/image34.png" ContentType="image/png"/>
  <Override PartName="/word/media/image4.png" ContentType="image/png"/>
  <Override PartName="/word/media/image32.png" ContentType="image/png"/>
  <Override PartName="/word/media/image2.png" ContentType="image/png"/>
  <Override PartName="/word/media/image25.jpeg" ContentType="image/jpeg"/>
  <Override PartName="/word/media/image44.png" ContentType="image/png"/>
  <Override PartName="/word/media/image13.jpeg" ContentType="image/jpeg"/>
  <Override PartName="/word/media/image41.jpeg" ContentType="image/jpeg"/>
  <Override PartName="/word/media/image14.jpeg" ContentType="image/jpeg"/>
  <Override PartName="/word/media/image15.jpeg" ContentType="image/jpeg"/>
  <Override PartName="/word/media/image17.jpeg" ContentType="image/jpeg"/>
  <Override PartName="/word/media/image61.jpeg" ContentType="image/jpeg"/>
  <Override PartName="/word/media/image40.png" ContentType="image/png"/>
  <Override PartName="/word/media/image59.png" ContentType="image/png"/>
  <Override PartName="/word/media/image22.png" ContentType="image/png"/>
  <Override PartName="/word/media/image24.jpeg" ContentType="image/jpeg"/>
  <Override PartName="/word/media/image16.jpeg" ContentType="image/jpeg"/>
  <Override PartName="/word/media/image60.jpeg" ContentType="image/jpeg"/>
  <Override PartName="/word/media/image3.jpeg" ContentType="image/jpeg"/>
  <Override PartName="/word/media/image26.jpeg" ContentType="image/jpeg"/>
  <Override PartName="/word/media/image42.png" ContentType="image/png"/>
  <Override PartName="/word/media/image23.jpeg" ContentType="image/jpeg"/>
  <Override PartName="/word/media/image18.jpeg" ContentType="image/jpeg"/>
  <Override PartName="/word/media/image19.jpeg" ContentType="image/jpeg"/>
  <Override PartName="/word/media/image20.jpeg" ContentType="image/jpeg"/>
  <Override PartName="/word/media/image28.jpeg" ContentType="image/jpeg"/>
  <Override PartName="/word/media/image11.jpeg" ContentType="image/jpeg"/>
  <Override PartName="/word/media/image21.png" ContentType="image/png"/>
  <Override PartName="/word/media/image1.jpeg" ContentType="image/jpeg"/>
  <Override PartName="/word/media/image62.jpeg" ContentType="image/jpeg"/>
  <Override PartName="/word/media/image7.png" ContentType="image/png"/>
  <Override PartName="/word/media/image37.png" ContentType="image/png"/>
  <Override PartName="/word/media/image12.jpeg" ContentType="image/jpeg"/>
  <Override PartName="/word/media/image29.jpeg" ContentType="image/jpeg"/>
  <Override PartName="/word/media/image52.jpeg" ContentType="image/jpeg"/>
  <Override PartName="/word/media/image5.png" ContentType="image/png"/>
  <Override PartName="/word/media/image35.png" ContentType="image/png"/>
  <Override PartName="/word/media/image43.jpeg" ContentType="image/jpeg"/>
  <Override PartName="/word/media/image8.jpeg" ContentType="image/jpeg"/>
  <Override PartName="/word/media/image38.png" ContentType="image/png"/>
  <Override PartName="/word/media/image27.jpeg" ContentType="image/jpeg"/>
  <Override PartName="/word/media/image10.jpeg" ContentType="image/jpeg"/>
  <Override PartName="/word/media/image30.jpeg" ContentType="image/jpeg"/>
  <Override PartName="/word/media/image31.png" ContentType="image/png"/>
  <Override PartName="/word/media/image33.jpeg" ContentType="image/jpeg"/>
  <Override PartName="/word/media/image9.jpeg" ContentType="image/jpeg"/>
  <Override PartName="/word/media/image36.png" ContentType="image/png"/>
  <Override PartName="/word/media/image39.png" ContentType="image/png"/>
  <Override PartName="/word/media/image48.png" ContentType="image/png"/>
  <Override PartName="/word/media/image45.jpeg" ContentType="image/jpeg"/>
  <Override PartName="/word/media/image46.jpeg" ContentType="image/jpeg"/>
  <Override PartName="/word/media/image47.jpeg" ContentType="image/jpeg"/>
  <Override PartName="/word/media/image49.jpeg" ContentType="image/jpeg"/>
  <Override PartName="/word/media/image53.png" ContentType="image/png"/>
  <Override PartName="/word/media/image58.jpeg" ContentType="image/jpeg"/>
  <Override PartName="/word/footer30.xml" ContentType="application/vnd.openxmlformats-officedocument.wordprocessingml.footer+xml"/>
  <Override PartName="/word/header38.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9.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1994"/>
        <w:ind w:left="390" w:right="0" w:hanging="0"/>
        <w:jc w:val="left"/>
        <w:rPr/>
      </w:pPr>
      <w:r>
        <w:rPr>
          <w:b/>
          <w:sz w:val="72"/>
          <w:lang w:val="zh-Hans"/>
        </w:rPr>
        <w:t>AXI DMA v7.1</w:t>
      </w:r>
    </w:p>
    <w:p>
      <w:pPr>
        <w:pStyle w:val="Normal"/>
        <w:spacing w:lineRule="auto" w:line="259" w:before="0" w:after="1106"/>
        <w:ind w:left="390" w:right="0" w:hanging="0"/>
        <w:jc w:val="left"/>
        <w:rPr/>
      </w:pPr>
      <w:r>
        <w:rPr>
          <w:b/>
          <w:i/>
          <w:sz w:val="56"/>
          <w:lang w:val="zh-Hans"/>
        </w:rPr>
        <w:t>罗技核知识产权产品指南</w:t>
      </w:r>
    </w:p>
    <w:p>
      <w:pPr>
        <w:pStyle w:val="Normal"/>
        <w:spacing w:lineRule="auto" w:line="259" w:before="0" w:after="122"/>
        <w:ind w:left="390" w:right="0" w:hanging="0"/>
        <w:jc w:val="left"/>
        <w:rPr/>
      </w:pPr>
      <w:r>
        <w:rPr>
          <w:b/>
          <w:sz w:val="28"/>
          <w:lang w:val="zh-Hans"/>
        </w:rPr>
        <w:t xml:space="preserve">Vivado </w:t>
      </w:r>
      <w:r>
        <w:rPr>
          <w:b/>
          <w:sz w:val="28"/>
          <w:lang w:val="zh-Hans"/>
        </w:rPr>
        <w:t>设计套件</w:t>
      </w:r>
    </w:p>
    <w:p>
      <w:pPr>
        <w:pStyle w:val="1"/>
        <w:spacing w:before="0" w:after="4979"/>
        <w:ind w:left="390" w:right="67" w:hanging="0"/>
        <w:rPr/>
      </w:pPr>
      <w:r>
        <w:rPr>
          <w:b/>
          <w:sz w:val="20"/>
          <w:lang w:val="zh-Hans"/>
        </w:rPr>
        <w:t>PG021 4</w:t>
      </w:r>
      <w:r>
        <w:rPr>
          <w:b/>
          <w:sz w:val="20"/>
          <w:lang w:val="zh-Hans"/>
        </w:rPr>
        <w:t xml:space="preserve">月 </w:t>
      </w:r>
      <w:r>
        <w:rPr>
          <w:b/>
          <w:sz w:val="20"/>
          <w:lang w:val="zh-Hans"/>
        </w:rPr>
        <w:t>27</w:t>
      </w:r>
      <w:r>
        <w:rPr>
          <w:b/>
          <w:sz w:val="20"/>
          <w:lang w:val="zh-Hans"/>
        </w:rPr>
        <w:t xml:space="preserve">， </w:t>
      </w:r>
      <w:r>
        <w:rPr>
          <w:b/>
          <w:sz w:val="20"/>
          <w:lang w:val="zh-Hans"/>
        </w:rPr>
        <w:t>2022</w:t>
      </w:r>
    </w:p>
    <w:p>
      <w:pPr>
        <w:pStyle w:val="Normal"/>
        <w:spacing w:lineRule="auto" w:line="216" w:before="0" w:after="0"/>
        <w:ind w:left="360" w:right="350" w:hanging="0"/>
        <w:jc w:val="left"/>
        <w:rPr/>
      </w:pPr>
      <w:r>
        <w:drawing>
          <wp:anchor behindDoc="0" distT="0" distB="0" distL="114300" distR="114300" simplePos="0" locked="0" layoutInCell="1" allowOverlap="1" relativeHeight="3">
            <wp:simplePos x="0" y="0"/>
            <wp:positionH relativeFrom="column">
              <wp:posOffset>5112385</wp:posOffset>
            </wp:positionH>
            <wp:positionV relativeFrom="paragraph">
              <wp:posOffset>681990</wp:posOffset>
            </wp:positionV>
            <wp:extent cx="1066165" cy="662940"/>
            <wp:effectExtent l="0" t="0" r="0" b="0"/>
            <wp:wrapSquare wrapText="bothSides"/>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1066165" cy="662940"/>
                    </a:xfrm>
                    <a:prstGeom prst="rect">
                      <a:avLst/>
                    </a:prstGeom>
                  </pic:spPr>
                </pic:pic>
              </a:graphicData>
            </a:graphic>
          </wp:anchor>
        </w:drawing>
      </w:r>
      <w:r>
        <w:rPr>
          <w:sz w:val="20"/>
          <w:lang w:val="zh-Hans"/>
        </w:rPr>
        <w:t>X</w:t>
      </w:r>
      <w:r>
        <w:rPr>
          <w:sz w:val="20"/>
          <w:lang w:val="zh-Hans"/>
        </w:rPr>
        <w:t xml:space="preserve">ilinx </w:t>
      </w:r>
      <w:r>
        <w:rPr>
          <w:sz w:val="20"/>
          <w:lang w:val="zh-Hans"/>
        </w:rPr>
        <w:t xml:space="preserve">正在营造一个让员工、客户和合作伙伴感到宾至如归和包容的环境。为此，我们将从我们的产品和相关宣传资料中删除非包容性语言。我们发起了一项内部计划，旨在删除 可能排除人员或强化历史偏见的语言，包括嵌入在我们的软件和 </w:t>
      </w:r>
      <w:r>
        <w:rPr>
          <w:sz w:val="20"/>
          <w:lang w:val="zh-Hans"/>
        </w:rPr>
        <w:t xml:space="preserve">IP </w:t>
      </w:r>
      <w:r>
        <w:rPr>
          <w:sz w:val="20"/>
          <w:lang w:val="zh-Hans"/>
        </w:rPr>
        <w:t xml:space="preserve">中的术语。您可能仍然可以在我们的旧产品中找到非包容性语言的示例，因为我们正在努力进行这些更改并与不断发展的行业标准保持一致。 点击此 </w:t>
      </w:r>
      <w:hyperlink r:id="rId3">
        <w:r>
          <w:rPr>
            <w:color w:val="0000FF"/>
            <w:sz w:val="20"/>
            <w:u w:val="single" w:color="0000FF"/>
            <w:lang w:val="zh-Hans"/>
          </w:rPr>
          <w:t>链接</w:t>
        </w:r>
      </w:hyperlink>
      <w:r>
        <w:rPr>
          <w:sz w:val="20"/>
          <w:lang w:val="zh-Hans"/>
        </w:rPr>
        <w:t xml:space="preserve"> 了解更多信息。</w:t>
      </w:r>
    </w:p>
    <w:p>
      <w:pPr>
        <w:pStyle w:val="Normal"/>
        <w:spacing w:lineRule="auto" w:line="259" w:before="0" w:after="1378"/>
        <w:ind w:left="-8" w:right="0" w:hanging="0"/>
        <w:jc w:val="left"/>
        <w:rPr/>
      </w:pPr>
      <w:r>
        <w:rPr/>
        <w:drawing>
          <wp:inline distT="0" distB="0" distL="0" distR="0">
            <wp:extent cx="804545" cy="502920"/>
            <wp:effectExtent l="0" t="0" r="0" b="0"/>
            <wp:docPr id="2" name="Picture 1426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2690" descr=""/>
                    <pic:cNvPicPr>
                      <a:picLocks noChangeAspect="1" noChangeArrowheads="1"/>
                    </pic:cNvPicPr>
                  </pic:nvPicPr>
                  <pic:blipFill>
                    <a:blip r:embed="rId4"/>
                    <a:stretch>
                      <a:fillRect/>
                    </a:stretch>
                  </pic:blipFill>
                  <pic:spPr bwMode="auto">
                    <a:xfrm>
                      <a:off x="0" y="0"/>
                      <a:ext cx="804545" cy="502920"/>
                    </a:xfrm>
                    <a:prstGeom prst="rect">
                      <a:avLst/>
                    </a:prstGeom>
                  </pic:spPr>
                </pic:pic>
              </a:graphicData>
            </a:graphic>
          </wp:inline>
        </w:drawing>
      </w:r>
    </w:p>
    <w:p>
      <w:pPr>
        <w:pStyle w:val="1"/>
        <w:ind w:left="-5" w:right="67" w:hanging="10"/>
        <w:rPr/>
      </w:pPr>
      <w:r>
        <w:rPr>
          <w:lang w:val="zh-Hans"/>
        </w:rPr>
        <w:t>目录</w:t>
      </w:r>
    </w:p>
    <w:p>
      <w:pPr>
        <w:pStyle w:val="Normal"/>
        <w:spacing w:lineRule="auto" w:line="259" w:before="0" w:after="272"/>
        <w:ind w:left="755" w:right="0" w:hanging="10"/>
        <w:jc w:val="left"/>
        <w:rPr/>
      </w:pPr>
      <w:r>
        <w:rPr>
          <w:b/>
          <w:sz w:val="28"/>
          <w:lang w:val="zh-Hans"/>
        </w:rPr>
        <w:t>知识产权事实</w:t>
      </w:r>
    </w:p>
    <w:p>
      <w:pPr>
        <w:pStyle w:val="2"/>
        <w:ind w:left="755" w:right="67" w:hanging="10"/>
        <w:rPr/>
      </w:pPr>
      <w:r>
        <w:rPr>
          <w:sz w:val="28"/>
          <w:lang w:val="zh-Hans"/>
        </w:rPr>
        <w:t xml:space="preserve">第 </w:t>
      </w:r>
      <w:r>
        <w:rPr>
          <w:sz w:val="28"/>
          <w:lang w:val="zh-Hans"/>
        </w:rPr>
        <w:t xml:space="preserve">1 </w:t>
      </w:r>
      <w:r>
        <w:rPr>
          <w:sz w:val="28"/>
          <w:lang w:val="zh-Hans"/>
        </w:rPr>
        <w:t>章：概述</w:t>
      </w:r>
    </w:p>
    <w:p>
      <w:pPr>
        <w:pStyle w:val="Normal"/>
        <w:spacing w:lineRule="auto" w:line="264" w:before="0" w:after="20"/>
        <w:ind w:left="792" w:right="268" w:hanging="10"/>
        <w:jc w:val="center"/>
        <w:rPr/>
      </w:pPr>
      <w:r>
        <w:rPr>
          <w:b/>
          <w:lang w:val="zh-Hans"/>
        </w:rPr>
        <w:t xml:space="preserve">功能摘要 </w:t>
      </w:r>
      <w:r>
        <w:rPr>
          <w:b/>
          <w:lang w:val="zh-Hans"/>
        </w:rPr>
        <w:t xml:space="preserve">. 6 </w:t>
      </w:r>
      <w:r>
        <w:rPr>
          <w:b/>
          <w:lang w:val="zh-Hans"/>
        </w:rPr>
        <w:t xml:space="preserve">申请 </w:t>
      </w:r>
      <w:r>
        <w:rPr>
          <w:b/>
          <w:lang w:val="zh-Hans"/>
        </w:rPr>
        <w:t>. . . . . . . . . . . . . . . . . . . . . . . . 7</w:t>
      </w:r>
    </w:p>
    <w:p>
      <w:pPr>
        <w:pStyle w:val="Normal"/>
        <w:spacing w:lineRule="auto" w:line="264" w:before="0" w:after="305"/>
        <w:ind w:left="1090" w:right="0" w:hanging="10"/>
        <w:rPr/>
      </w:pPr>
      <w:r>
        <w:rPr>
          <w:b/>
          <w:lang w:val="zh-Hans"/>
        </w:rPr>
        <w:t xml:space="preserve">许可和订购 </w:t>
      </w:r>
      <w:r>
        <w:rPr>
          <w:b/>
          <w:lang w:val="zh-Hans"/>
        </w:rPr>
        <w:t>. 7</w:t>
      </w:r>
    </w:p>
    <w:p>
      <w:pPr>
        <w:pStyle w:val="2"/>
        <w:ind w:left="755" w:right="67" w:hanging="10"/>
        <w:rPr/>
      </w:pPr>
      <w:r>
        <w:rPr>
          <w:sz w:val="28"/>
          <w:lang w:val="zh-Hans"/>
        </w:rPr>
        <w:t>第</w:t>
      </w:r>
      <w:r>
        <w:rPr>
          <w:sz w:val="28"/>
          <w:lang w:val="zh-Hans"/>
        </w:rPr>
        <w:t>2</w:t>
      </w:r>
      <w:r>
        <w:rPr>
          <w:sz w:val="28"/>
          <w:lang w:val="zh-Hans"/>
        </w:rPr>
        <w:t>章 产品规格</w:t>
      </w:r>
    </w:p>
    <w:p>
      <w:pPr>
        <w:pStyle w:val="Normal"/>
        <w:spacing w:lineRule="auto" w:line="264" w:before="0" w:after="20"/>
        <w:ind w:left="895" w:right="0" w:hanging="10"/>
        <w:jc w:val="center"/>
        <w:rPr/>
      </w:pPr>
      <w:r>
        <w:rPr>
          <w:b/>
          <w:lang w:val="zh-Hans"/>
        </w:rPr>
        <w:t xml:space="preserve">性能。。。。。。。 </w:t>
      </w:r>
      <w:r>
        <w:rPr>
          <w:b/>
          <w:lang w:val="zh-Hans"/>
        </w:rPr>
        <w:t xml:space="preserve">. . . . . . . . . . . . . . . . . . . . . . . . . . . . . . . . . . . . . . . . . . . . . . . . . . . . . . . . . . . . . . . 8 </w:t>
      </w:r>
      <w:r>
        <w:rPr>
          <w:b/>
          <w:lang w:val="zh-Hans"/>
        </w:rPr>
        <w:t xml:space="preserve">资源利用 </w:t>
      </w:r>
      <w:r>
        <w:rPr>
          <w:b/>
          <w:lang w:val="zh-Hans"/>
        </w:rPr>
        <w:t xml:space="preserve">. . . . . . . . . 10 </w:t>
      </w:r>
      <w:r>
        <w:rPr>
          <w:b/>
          <w:lang w:val="zh-Hans"/>
        </w:rPr>
        <w:t xml:space="preserve">港口说明 </w:t>
      </w:r>
      <w:r>
        <w:rPr>
          <w:b/>
          <w:lang w:val="zh-Hans"/>
        </w:rPr>
        <w:t xml:space="preserve">.. 10 </w:t>
      </w:r>
      <w:r>
        <w:rPr>
          <w:b/>
          <w:lang w:val="zh-Hans"/>
        </w:rPr>
        <w:t xml:space="preserve">注册空间 </w:t>
      </w:r>
      <w:r>
        <w:rPr>
          <w:b/>
          <w:lang w:val="zh-Hans"/>
        </w:rPr>
        <w:t xml:space="preserve">. . . . . . . . . . . . . . . . . . . . . . . . . . . . . . . . . . . 11 </w:t>
      </w:r>
      <w:r>
        <w:rPr>
          <w:b/>
          <w:lang w:val="zh-Hans"/>
        </w:rPr>
        <w:t xml:space="preserve">分散收集描述符 </w:t>
      </w:r>
      <w:r>
        <w:rPr>
          <w:b/>
          <w:lang w:val="zh-Hans"/>
        </w:rPr>
        <w:t>.. 38</w:t>
      </w:r>
    </w:p>
    <w:p>
      <w:pPr>
        <w:pStyle w:val="Normal"/>
        <w:spacing w:lineRule="auto" w:line="264" w:before="0" w:after="305"/>
        <w:ind w:left="1090" w:right="0" w:hanging="10"/>
        <w:rPr/>
      </w:pPr>
      <w:r>
        <w:rPr>
          <w:b/>
          <w:lang w:val="zh-Hans"/>
        </w:rPr>
        <w:t xml:space="preserve">多通道 </w:t>
      </w:r>
      <w:r>
        <w:rPr>
          <w:b/>
          <w:lang w:val="zh-Hans"/>
        </w:rPr>
        <w:t xml:space="preserve">DMA </w:t>
      </w:r>
      <w:r>
        <w:rPr>
          <w:b/>
          <w:lang w:val="zh-Hans"/>
        </w:rPr>
        <w:t xml:space="preserve">支持 </w:t>
      </w:r>
      <w:r>
        <w:rPr>
          <w:b/>
          <w:lang w:val="zh-Hans"/>
        </w:rPr>
        <w:t>. . . . . . . . . . . . . . . . . . . . . . . . . . . . . . . . . . . . . . . . . . . . . . . . . . . 56</w:t>
      </w:r>
    </w:p>
    <w:p>
      <w:pPr>
        <w:pStyle w:val="2"/>
        <w:ind w:left="755" w:right="67" w:hanging="10"/>
        <w:rPr/>
      </w:pPr>
      <w:r>
        <w:rPr>
          <w:sz w:val="28"/>
          <w:lang w:val="zh-Hans"/>
        </w:rPr>
        <w:t xml:space="preserve">第 </w:t>
      </w:r>
      <w:r>
        <w:rPr>
          <w:sz w:val="28"/>
          <w:lang w:val="zh-Hans"/>
        </w:rPr>
        <w:t xml:space="preserve">3 </w:t>
      </w:r>
      <w:r>
        <w:rPr>
          <w:sz w:val="28"/>
          <w:lang w:val="zh-Hans"/>
        </w:rPr>
        <w:t>章：使用核心进行设计</w:t>
      </w:r>
    </w:p>
    <w:p>
      <w:pPr>
        <w:pStyle w:val="Normal"/>
        <w:spacing w:lineRule="auto" w:line="264" w:before="0" w:after="20"/>
        <w:ind w:left="792" w:right="0" w:hanging="10"/>
        <w:jc w:val="center"/>
        <w:rPr/>
      </w:pPr>
      <w:r>
        <w:rPr>
          <w:b/>
          <w:lang w:val="zh-Hans"/>
        </w:rPr>
        <w:t xml:space="preserve">典型系统互连 </w:t>
      </w:r>
      <w:r>
        <w:rPr>
          <w:b/>
          <w:lang w:val="zh-Hans"/>
        </w:rPr>
        <w:t xml:space="preserve">. . . . . . . . . . . . 68 </w:t>
      </w:r>
      <w:r>
        <w:rPr>
          <w:b/>
          <w:lang w:val="zh-Hans"/>
        </w:rPr>
        <w:t xml:space="preserve">时钟 </w:t>
      </w:r>
      <w:r>
        <w:rPr>
          <w:b/>
          <w:lang w:val="zh-Hans"/>
        </w:rPr>
        <w:t xml:space="preserve">. 69 </w:t>
      </w:r>
      <w:r>
        <w:rPr>
          <w:b/>
          <w:lang w:val="zh-Hans"/>
        </w:rPr>
        <w:t xml:space="preserve">重置 </w:t>
      </w:r>
      <w:r>
        <w:rPr>
          <w:b/>
          <w:lang w:val="zh-Hans"/>
        </w:rPr>
        <w:t>. . . . . . . . . . . . . . . . . . . . . . . . . . . . . . . . . . . . . . . . . . 70</w:t>
      </w:r>
    </w:p>
    <w:p>
      <w:pPr>
        <w:pStyle w:val="Normal"/>
        <w:spacing w:lineRule="auto" w:line="264" w:before="0" w:after="305"/>
        <w:ind w:left="1090" w:right="0" w:hanging="10"/>
        <w:rPr/>
      </w:pPr>
      <w:r>
        <w:rPr>
          <w:b/>
          <w:lang w:val="zh-Hans"/>
        </w:rPr>
        <w:t xml:space="preserve">编程顺序 </w:t>
      </w:r>
      <w:r>
        <w:rPr>
          <w:b/>
          <w:lang w:val="zh-Hans"/>
        </w:rPr>
        <w:t>. 70</w:t>
      </w:r>
    </w:p>
    <w:p>
      <w:pPr>
        <w:pStyle w:val="2"/>
        <w:ind w:left="755" w:right="67" w:hanging="10"/>
        <w:rPr/>
      </w:pPr>
      <w:r>
        <w:rPr>
          <w:sz w:val="28"/>
          <w:lang w:val="zh-Hans"/>
        </w:rPr>
        <w:t>第</w:t>
      </w:r>
      <w:r>
        <w:rPr>
          <w:sz w:val="28"/>
          <w:lang w:val="zh-Hans"/>
        </w:rPr>
        <w:t>4</w:t>
      </w:r>
      <w:r>
        <w:rPr>
          <w:sz w:val="28"/>
          <w:lang w:val="zh-Hans"/>
        </w:rPr>
        <w:t>章 设计流程</w:t>
      </w:r>
    </w:p>
    <w:p>
      <w:pPr>
        <w:pStyle w:val="Normal"/>
        <w:spacing w:lineRule="auto" w:line="264" w:before="0" w:after="20"/>
        <w:ind w:left="792" w:right="194" w:hanging="10"/>
        <w:jc w:val="center"/>
        <w:rPr/>
      </w:pPr>
      <w:r>
        <w:rPr>
          <w:b/>
          <w:lang w:val="zh-Hans"/>
        </w:rPr>
        <w:t xml:space="preserve">定制和生成核心 </w:t>
      </w:r>
      <w:r>
        <w:rPr>
          <w:b/>
          <w:lang w:val="zh-Hans"/>
        </w:rPr>
        <w:t xml:space="preserve">. 75 </w:t>
      </w:r>
      <w:r>
        <w:rPr>
          <w:b/>
          <w:lang w:val="zh-Hans"/>
        </w:rPr>
        <w:t xml:space="preserve">约束核心 </w:t>
      </w:r>
      <w:r>
        <w:rPr>
          <w:b/>
          <w:lang w:val="zh-Hans"/>
        </w:rPr>
        <w:t xml:space="preserve">. . . . . . . . . . . . . . . 83 </w:t>
      </w:r>
      <w:r>
        <w:rPr>
          <w:b/>
          <w:lang w:val="zh-Hans"/>
        </w:rPr>
        <w:t xml:space="preserve">模拟 </w:t>
      </w:r>
      <w:r>
        <w:rPr>
          <w:b/>
          <w:lang w:val="zh-Hans"/>
        </w:rPr>
        <w:t>. 84</w:t>
      </w:r>
    </w:p>
    <w:p>
      <w:pPr>
        <w:pStyle w:val="Normal"/>
        <w:spacing w:lineRule="auto" w:line="264" w:before="0" w:after="305"/>
        <w:ind w:left="1090" w:right="0" w:hanging="10"/>
        <w:rPr/>
      </w:pPr>
      <w:r>
        <w:rPr>
          <w:b/>
          <w:lang w:val="zh-Hans"/>
        </w:rPr>
        <w:t xml:space="preserve">综合与实施 </w:t>
      </w:r>
      <w:r>
        <w:rPr>
          <w:b/>
          <w:lang w:val="zh-Hans"/>
        </w:rPr>
        <w:t>. . . . . . . . . . . . . . . . . . . . . . . . . . . . . . . . . . . 84</w:t>
      </w:r>
    </w:p>
    <w:p>
      <w:pPr>
        <w:pStyle w:val="2"/>
        <w:ind w:left="755" w:right="67" w:hanging="10"/>
        <w:rPr/>
      </w:pPr>
      <w:r>
        <w:rPr>
          <w:sz w:val="28"/>
          <w:lang w:val="zh-Hans"/>
        </w:rPr>
        <w:t xml:space="preserve">第 </w:t>
      </w:r>
      <w:r>
        <w:rPr>
          <w:sz w:val="28"/>
          <w:lang w:val="zh-Hans"/>
        </w:rPr>
        <w:t xml:space="preserve">5 </w:t>
      </w:r>
      <w:r>
        <w:rPr>
          <w:sz w:val="28"/>
          <w:lang w:val="zh-Hans"/>
        </w:rPr>
        <w:t>章：示例设计</w:t>
      </w:r>
    </w:p>
    <w:p>
      <w:pPr>
        <w:pStyle w:val="Normal"/>
        <w:spacing w:lineRule="auto" w:line="264" w:before="0" w:after="20"/>
        <w:ind w:left="792" w:right="187" w:hanging="10"/>
        <w:jc w:val="center"/>
        <w:rPr/>
      </w:pPr>
      <w:r>
        <w:rPr>
          <w:b/>
          <w:lang w:val="zh-Hans"/>
        </w:rPr>
        <w:t xml:space="preserve">实施示例设计 </w:t>
      </w:r>
      <w:r>
        <w:rPr>
          <w:b/>
          <w:lang w:val="zh-Hans"/>
        </w:rPr>
        <w:t xml:space="preserve">.. 87 </w:t>
      </w:r>
      <w:r>
        <w:rPr>
          <w:b/>
          <w:lang w:val="zh-Hans"/>
        </w:rPr>
        <w:t xml:space="preserve">模拟示例设计 </w:t>
      </w:r>
      <w:r>
        <w:rPr>
          <w:b/>
          <w:lang w:val="zh-Hans"/>
        </w:rPr>
        <w:t>. . . . . . . . . . 88</w:t>
      </w:r>
    </w:p>
    <w:p>
      <w:pPr>
        <w:pStyle w:val="Normal"/>
        <w:spacing w:lineRule="auto" w:line="264" w:before="0" w:after="1408"/>
        <w:ind w:left="1090" w:right="0" w:hanging="10"/>
        <w:rPr/>
      </w:pPr>
      <w:r>
        <w:rPr>
          <w:b/>
          <w:lang w:val="zh-Hans"/>
        </w:rPr>
        <w:t xml:space="preserve">示例设计的试验台 </w:t>
      </w:r>
      <w:r>
        <w:rPr>
          <w:b/>
          <w:lang w:val="zh-Hans"/>
        </w:rPr>
        <w:t>. 89</w:t>
      </w:r>
    </w:p>
    <w:p>
      <w:pPr>
        <w:pStyle w:val="Normal"/>
        <w:spacing w:lineRule="auto" w:line="259" w:before="0" w:after="0"/>
        <w:ind w:left="0" w:right="871" w:hanging="0"/>
        <w:jc w:val="right"/>
        <w:rPr/>
      </w:pPr>
      <w:hyperlink r:id="rId5">
        <w:r>
          <mc:AlternateContent>
            <mc:Choice Requires="wpg">
              <w:drawing>
                <wp:anchor behindDoc="1" distT="0" distB="0" distL="0" distR="0" simplePos="0" locked="0" layoutInCell="1" allowOverlap="1" relativeHeight="5" wp14:anchorId="7B6BB514">
                  <wp:simplePos x="0" y="0"/>
                  <wp:positionH relativeFrom="column">
                    <wp:posOffset>4889500</wp:posOffset>
                  </wp:positionH>
                  <wp:positionV relativeFrom="paragraph">
                    <wp:posOffset>-6985</wp:posOffset>
                  </wp:positionV>
                  <wp:extent cx="1069975" cy="260350"/>
                  <wp:effectExtent l="0" t="0" r="0" b="0"/>
                  <wp:wrapNone/>
                  <wp:docPr id="3" name="Group 102114"/>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02114" style="position:absolute;margin-left:385pt;margin-top:-0.55pt;width:84.2pt;height:20.45pt" coordorigin="7700,-11" coordsize="1684,409"/>
              </w:pict>
            </mc:Fallback>
          </mc:AlternateContent>
        </w:r>
      </w:hyperlink>
      <w:r>
        <w:rPr>
          <w:color w:val="2F2925"/>
          <w:lang w:val="zh-Hans"/>
        </w:rPr>
        <w:t>发送反馈</w:t>
      </w:r>
    </w:p>
    <w:p>
      <w:pPr>
        <w:pStyle w:val="2"/>
        <w:ind w:left="755" w:right="67" w:hanging="10"/>
        <w:rPr/>
      </w:pPr>
      <w:r>
        <w:rPr>
          <w:sz w:val="28"/>
          <w:lang w:val="zh-Hans"/>
        </w:rPr>
        <w:t xml:space="preserve">附录 </w:t>
      </w:r>
      <w:r>
        <w:rPr>
          <w:sz w:val="28"/>
          <w:lang w:val="zh-Hans"/>
        </w:rPr>
        <w:t>A</w:t>
      </w:r>
      <w:r>
        <w:rPr>
          <w:sz w:val="28"/>
          <w:lang w:val="zh-Hans"/>
        </w:rPr>
        <w:t>：升级</w:t>
      </w:r>
    </w:p>
    <w:p>
      <w:pPr>
        <w:pStyle w:val="Normal"/>
        <w:spacing w:lineRule="auto" w:line="264" w:before="0" w:after="25"/>
        <w:ind w:left="1090" w:right="0" w:hanging="10"/>
        <w:rPr/>
      </w:pPr>
      <w:r>
        <w:rPr>
          <w:b/>
          <w:lang w:val="zh-Hans"/>
        </w:rPr>
        <w:t xml:space="preserve">迁移到 </w:t>
      </w:r>
      <w:r>
        <w:rPr>
          <w:b/>
          <w:lang w:val="zh-Hans"/>
        </w:rPr>
        <w:t xml:space="preserve">Vivado </w:t>
      </w:r>
      <w:r>
        <w:rPr>
          <w:b/>
          <w:lang w:val="zh-Hans"/>
        </w:rPr>
        <w:t xml:space="preserve">设计套件 </w:t>
      </w:r>
      <w:r>
        <w:rPr>
          <w:b/>
          <w:lang w:val="zh-Hans"/>
        </w:rPr>
        <w:t>. 90</w:t>
      </w:r>
    </w:p>
    <w:p>
      <w:pPr>
        <w:pStyle w:val="Normal"/>
        <w:spacing w:lineRule="auto" w:line="264" w:before="0" w:after="305"/>
        <w:ind w:left="1090" w:right="0" w:hanging="10"/>
        <w:rPr/>
      </w:pPr>
      <w:r>
        <w:rPr>
          <w:b/>
          <w:lang w:val="zh-Hans"/>
        </w:rPr>
        <w:t xml:space="preserve">在 </w:t>
      </w:r>
      <w:r>
        <w:rPr>
          <w:b/>
          <w:lang w:val="zh-Hans"/>
        </w:rPr>
        <w:t xml:space="preserve">Vivado </w:t>
      </w:r>
      <w:r>
        <w:rPr>
          <w:b/>
          <w:lang w:val="zh-Hans"/>
        </w:rPr>
        <w:t xml:space="preserve">设计套件中进行升级 </w:t>
      </w:r>
      <w:r>
        <w:rPr>
          <w:b/>
          <w:lang w:val="zh-Hans"/>
        </w:rPr>
        <w:t>. 90</w:t>
      </w:r>
    </w:p>
    <w:p>
      <w:pPr>
        <w:pStyle w:val="2"/>
        <w:ind w:left="755" w:right="67" w:hanging="10"/>
        <w:rPr/>
      </w:pPr>
      <w:r>
        <w:rPr>
          <w:sz w:val="28"/>
          <w:lang w:val="zh-Hans"/>
        </w:rPr>
        <w:t xml:space="preserve">附录 </w:t>
      </w:r>
      <w:r>
        <w:rPr>
          <w:sz w:val="28"/>
          <w:lang w:val="zh-Hans"/>
        </w:rPr>
        <w:t>B</w:t>
      </w:r>
      <w:r>
        <w:rPr>
          <w:sz w:val="28"/>
          <w:lang w:val="zh-Hans"/>
        </w:rPr>
        <w:t>：调试</w:t>
      </w:r>
    </w:p>
    <w:p>
      <w:pPr>
        <w:pStyle w:val="Normal"/>
        <w:spacing w:lineRule="auto" w:line="264" w:before="0" w:after="3"/>
        <w:ind w:left="1090" w:right="0" w:hanging="10"/>
        <w:rPr/>
      </w:pPr>
      <w:r>
        <w:rPr>
          <w:b/>
          <w:lang w:val="zh-Hans"/>
        </w:rPr>
        <w:t xml:space="preserve">寻求 </w:t>
      </w:r>
      <w:r>
        <w:rPr>
          <w:b/>
          <w:lang w:val="zh-Hans"/>
        </w:rPr>
        <w:t xml:space="preserve">Xilinx.com </w:t>
      </w:r>
      <w:r>
        <w:rPr>
          <w:b/>
          <w:lang w:val="zh-Hans"/>
        </w:rPr>
        <w:t xml:space="preserve">帮助 </w:t>
      </w:r>
      <w:r>
        <w:rPr>
          <w:b/>
          <w:lang w:val="zh-Hans"/>
        </w:rPr>
        <w:t xml:space="preserve">. . . . . . . . . . . . . . . . . . . . . . . 91 Vivado </w:t>
      </w:r>
      <w:r>
        <w:rPr>
          <w:b/>
          <w:lang w:val="zh-Hans"/>
        </w:rPr>
        <w:t xml:space="preserve">设计套件调试功能 </w:t>
      </w:r>
      <w:r>
        <w:rPr>
          <w:b/>
          <w:lang w:val="zh-Hans"/>
        </w:rPr>
        <w:t>. 92</w:t>
      </w:r>
    </w:p>
    <w:p>
      <w:pPr>
        <w:pStyle w:val="Normal"/>
        <w:spacing w:lineRule="auto" w:line="264" w:before="0" w:after="305"/>
        <w:ind w:left="1090" w:right="0" w:hanging="10"/>
        <w:rPr/>
      </w:pPr>
      <w:r>
        <w:drawing>
          <wp:anchor behindDoc="0" distT="0" distB="0" distL="114300" distR="114300" simplePos="0" locked="0" layoutInCell="1" allowOverlap="1" relativeHeight="7">
            <wp:simplePos x="0" y="0"/>
            <wp:positionH relativeFrom="page">
              <wp:posOffset>685800</wp:posOffset>
            </wp:positionH>
            <wp:positionV relativeFrom="page">
              <wp:posOffset>328295</wp:posOffset>
            </wp:positionV>
            <wp:extent cx="704215" cy="438150"/>
            <wp:effectExtent l="0" t="0" r="0" b="0"/>
            <wp:wrapTopAndBottom/>
            <wp:docPr id="4"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8" descr=""/>
                    <pic:cNvPicPr>
                      <a:picLocks noChangeAspect="1" noChangeArrowheads="1"/>
                    </pic:cNvPicPr>
                  </pic:nvPicPr>
                  <pic:blipFill>
                    <a:blip r:embed="rId6"/>
                    <a:stretch>
                      <a:fillRect/>
                    </a:stretch>
                  </pic:blipFill>
                  <pic:spPr bwMode="auto">
                    <a:xfrm>
                      <a:off x="0" y="0"/>
                      <a:ext cx="704215" cy="438150"/>
                    </a:xfrm>
                    <a:prstGeom prst="rect">
                      <a:avLst/>
                    </a:prstGeom>
                  </pic:spPr>
                </pic:pic>
              </a:graphicData>
            </a:graphic>
          </wp:anchor>
        </w:drawing>
      </w:r>
      <w:r>
        <w:rPr>
          <w:b/>
          <w:lang w:val="zh-Hans"/>
        </w:rPr>
        <w:t>硬</w:t>
      </w:r>
      <w:r>
        <w:rPr>
          <w:b/>
          <w:lang w:val="zh-Hans"/>
        </w:rPr>
        <w:t xml:space="preserve">件调试 </w:t>
      </w:r>
      <w:r>
        <w:rPr>
          <w:b/>
          <w:lang w:val="zh-Hans"/>
        </w:rPr>
        <w:t>. . . . . . . . . . . . . . . . . . . . . . . . . . . . . . . . . . . . . . . 93</w:t>
      </w:r>
    </w:p>
    <w:p>
      <w:pPr>
        <w:pStyle w:val="2"/>
        <w:ind w:left="755" w:right="67" w:hanging="10"/>
        <w:rPr/>
      </w:pPr>
      <w:r>
        <w:rPr>
          <w:sz w:val="28"/>
          <w:lang w:val="zh-Hans"/>
        </w:rPr>
        <w:t xml:space="preserve">附录 </w:t>
      </w:r>
      <w:r>
        <w:rPr>
          <w:sz w:val="28"/>
          <w:lang w:val="zh-Hans"/>
        </w:rPr>
        <w:t>C</w:t>
      </w:r>
      <w:r>
        <w:rPr>
          <w:sz w:val="28"/>
          <w:lang w:val="zh-Hans"/>
        </w:rPr>
        <w:t>：其他资源和法律声明</w:t>
      </w:r>
    </w:p>
    <w:p>
      <w:pPr>
        <w:pStyle w:val="Normal"/>
        <w:spacing w:lineRule="auto" w:line="264" w:before="0" w:after="3"/>
        <w:ind w:left="1090" w:right="0" w:hanging="10"/>
        <w:rPr/>
      </w:pPr>
      <w:r>
        <w:rPr>
          <w:b/>
          <w:lang w:val="zh-Hans"/>
        </w:rPr>
        <w:t xml:space="preserve">赛灵思资源 </w:t>
      </w:r>
      <w:r>
        <w:rPr>
          <w:b/>
          <w:lang w:val="zh-Hans"/>
        </w:rPr>
        <w:t xml:space="preserve">.. . . . . . . . . . . . 94 </w:t>
      </w:r>
      <w:r>
        <w:rPr>
          <w:b/>
          <w:lang w:val="zh-Hans"/>
        </w:rPr>
        <w:t xml:space="preserve">文档导航器和设计中心 </w:t>
      </w:r>
      <w:r>
        <w:rPr>
          <w:b/>
          <w:lang w:val="zh-Hans"/>
        </w:rPr>
        <w:t xml:space="preserve">. 94 </w:t>
      </w:r>
      <w:r>
        <w:rPr>
          <w:b/>
          <w:lang w:val="zh-Hans"/>
        </w:rPr>
        <w:t xml:space="preserve">参考资料 </w:t>
      </w:r>
      <w:r>
        <w:rPr>
          <w:b/>
          <w:lang w:val="zh-Hans"/>
        </w:rPr>
        <w:t xml:space="preserve">.. . . . . . . . . . . . . . . . . . . . . . . . . . . 95 </w:t>
      </w:r>
      <w:r>
        <w:rPr>
          <w:b/>
          <w:lang w:val="zh-Hans"/>
        </w:rPr>
        <w:t xml:space="preserve">修订历史 </w:t>
      </w:r>
      <w:r>
        <w:rPr>
          <w:b/>
          <w:lang w:val="zh-Hans"/>
        </w:rPr>
        <w:t xml:space="preserve">. 95 </w:t>
      </w:r>
      <w:r>
        <w:rPr>
          <w:b/>
          <w:lang w:val="zh-Hans"/>
        </w:rPr>
        <w:t xml:space="preserve">请阅读：重要法律声明 </w:t>
      </w:r>
      <w:r>
        <w:rPr>
          <w:b/>
          <w:lang w:val="zh-Hans"/>
        </w:rPr>
        <w:t>. .</w:t>
      </w:r>
      <w:r>
        <w:rPr>
          <w:lang w:val="zh-Hans"/>
        </w:rPr>
        <w:t xml:space="preserve"> . .</w:t>
      </w:r>
      <w:r>
        <w:rPr>
          <w:b/>
          <w:lang w:val="zh-Hans"/>
        </w:rPr>
        <w:t xml:space="preserve"> . . . . . . . . . . . . . . . . . . . . . . . . . . . . . . . . . . . . . . . . . . . 98</w:t>
      </w:r>
    </w:p>
    <w:p>
      <w:pPr>
        <w:sectPr>
          <w:headerReference w:type="even" r:id="rId7"/>
          <w:headerReference w:type="default" r:id="rId8"/>
          <w:headerReference w:type="first" r:id="rId9"/>
          <w:footerReference w:type="even" r:id="rId10"/>
          <w:footerReference w:type="default" r:id="rId11"/>
          <w:footerReference w:type="first" r:id="rId12"/>
          <w:type w:val="nextPage"/>
          <w:pgSz w:w="12240" w:h="15840"/>
          <w:pgMar w:left="1080" w:right="1080" w:header="720" w:top="777" w:footer="720" w:bottom="777" w:gutter="0"/>
          <w:pgNumType w:fmt="decimal"/>
          <w:formProt w:val="false"/>
          <w:titlePg/>
          <w:textDirection w:val="lrTb"/>
          <w:docGrid w:type="default" w:linePitch="100" w:charSpace="0"/>
        </w:sectPr>
      </w:pPr>
    </w:p>
    <w:p>
      <w:pPr>
        <w:pStyle w:val="2"/>
        <w:ind w:left="-5" w:right="67" w:hanging="10"/>
        <w:rPr/>
      </w:pPr>
      <w:r>
        <mc:AlternateContent>
          <mc:Choice Requires="wpg">
            <w:drawing>
              <wp:anchor behindDoc="0" distT="0" distB="0" distL="114300" distR="114300" simplePos="0" locked="0" layoutInCell="1" allowOverlap="1" relativeHeight="14" wp14:anchorId="65EF4F45">
                <wp:simplePos x="0" y="0"/>
                <wp:positionH relativeFrom="margin">
                  <wp:posOffset>0</wp:posOffset>
                </wp:positionH>
                <wp:positionV relativeFrom="paragraph">
                  <wp:posOffset>-894715</wp:posOffset>
                </wp:positionV>
                <wp:extent cx="6390005" cy="706120"/>
                <wp:effectExtent l="0" t="0" r="0" b="0"/>
                <wp:wrapTopAndBottom/>
                <wp:docPr id="6" name="Group 119325"/>
                <a:graphic xmlns:a="http://schemas.openxmlformats.org/drawingml/2006/main">
                  <a:graphicData uri="http://schemas.microsoft.com/office/word/2010/wordprocessingGroup">
                    <wpg:wgp>
                      <wpg:cNvGrpSpPr/>
                      <wpg:grpSpPr>
                        <a:xfrm>
                          <a:off x="0" y="0"/>
                          <a:ext cx="6389280" cy="705600"/>
                        </a:xfrm>
                      </wpg:grpSpPr>
                      <wps:wsp>
                        <wps:cNvSpPr/>
                        <wps:spPr>
                          <a:xfrm>
                            <a:off x="5383440" y="244440"/>
                            <a:ext cx="1005840" cy="343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b/>
                                  <w:szCs w:val="40"/>
                                  <w:sz w:val="40"/>
                                  <w:spacing w:val="0"/>
                                  <w:vertAlign w:val="baseline"/>
                                  <w:position w:val="0"/>
                                  <w:dstrike w:val="false"/>
                                  <w:strike w:val="false"/>
                                  <w:u w:val="none"/>
                                  <w:rFonts w:eastAsia="等线" w:cs="等线" w:ascii="等线" w:hAnsi="等线"/>
                                  <w:color w:val="00000A"/>
                                  <w14:ligatures w14:val="standardContextual"/>
                                </w:rPr>
                                <w:t>知识产权事实</w:t>
                              </w:r>
                            </w:p>
                          </w:txbxContent>
                        </wps:txbx>
                        <wps:bodyPr lIns="0" rIns="0" tIns="0" bIns="0">
                          <a:noAutofit/>
                        </wps:bodyPr>
                      </wps:wsp>
                      <wps:wsp>
                        <wps:cNvSpPr/>
                        <wps:spPr>
                          <a:xfrm>
                            <a:off x="3960" y="0"/>
                            <a:ext cx="6135480" cy="15840"/>
                          </a:xfrm>
                          <a:custGeom>
                            <a:avLst/>
                            <a:gdLst/>
                            <a:ahLst/>
                            <a:rect l="l" t="t" r="r" b="b"/>
                            <a:pathLst>
                              <a:path w="6387085" h="19050">
                                <a:moveTo>
                                  <a:pt x="0" y="0"/>
                                </a:moveTo>
                                <a:lnTo>
                                  <a:pt x="6387085" y="0"/>
                                </a:lnTo>
                                <a:lnTo>
                                  <a:pt x="6387085" y="19050"/>
                                </a:lnTo>
                                <a:lnTo>
                                  <a:pt x="0" y="19050"/>
                                </a:lnTo>
                                <a:lnTo>
                                  <a:pt x="0" y="0"/>
                                </a:lnTo>
                              </a:path>
                            </a:pathLst>
                          </a:custGeom>
                          <a:solidFill>
                            <a:srgbClr val="b20838"/>
                          </a:solidFill>
                          <a:ln>
                            <a:noFill/>
                          </a:ln>
                        </wps:spPr>
                        <wps:style>
                          <a:lnRef idx="0"/>
                          <a:fillRef idx="0"/>
                          <a:effectRef idx="0"/>
                          <a:fontRef idx="minor"/>
                        </wps:style>
                        <wps:bodyPr/>
                      </wps:wsp>
                      <wps:wsp>
                        <wps:cNvSpPr/>
                        <wps:spPr>
                          <a:xfrm>
                            <a:off x="3960" y="689760"/>
                            <a:ext cx="6135480" cy="15840"/>
                          </a:xfrm>
                          <a:custGeom>
                            <a:avLst/>
                            <a:gdLst/>
                            <a:ahLst/>
                            <a:rect l="l" t="t" r="r" b="b"/>
                            <a:pathLst>
                              <a:path w="6387085" h="19050">
                                <a:moveTo>
                                  <a:pt x="0" y="0"/>
                                </a:moveTo>
                                <a:lnTo>
                                  <a:pt x="6387085" y="0"/>
                                </a:lnTo>
                                <a:lnTo>
                                  <a:pt x="6387085" y="19050"/>
                                </a:lnTo>
                                <a:lnTo>
                                  <a:pt x="0" y="19050"/>
                                </a:lnTo>
                                <a:lnTo>
                                  <a:pt x="0" y="0"/>
                                </a:lnTo>
                              </a:path>
                            </a:pathLst>
                          </a:custGeom>
                          <a:solidFill>
                            <a:srgbClr val="b20838"/>
                          </a:solidFill>
                          <a:ln>
                            <a:noFill/>
                          </a:ln>
                        </wps:spPr>
                        <wps:style>
                          <a:lnRef idx="0"/>
                          <a:fillRef idx="0"/>
                          <a:effectRef idx="0"/>
                          <a:fontRef idx="minor"/>
                        </wps:style>
                        <wps:bodyPr/>
                      </wps:wsp>
                      <pic:pic xmlns:pic="http://schemas.openxmlformats.org/drawingml/2006/picture">
                        <pic:nvPicPr>
                          <pic:cNvPr id="0" name="Picture 142691" descr=""/>
                          <pic:cNvPicPr/>
                        </pic:nvPicPr>
                        <pic:blipFill>
                          <a:blip r:embed="rId13"/>
                          <a:stretch/>
                        </pic:blipFill>
                        <pic:spPr>
                          <a:xfrm>
                            <a:off x="0" y="113760"/>
                            <a:ext cx="772920" cy="506160"/>
                          </a:xfrm>
                          <a:prstGeom prst="rect">
                            <a:avLst/>
                          </a:prstGeom>
                          <a:ln>
                            <a:noFill/>
                          </a:ln>
                        </pic:spPr>
                      </pic:pic>
                    </wpg:wgp>
                  </a:graphicData>
                </a:graphic>
              </wp:anchor>
            </w:drawing>
          </mc:Choice>
          <mc:Fallback>
            <w:pict>
              <v:group id="shape_0" alt="Group 119325" style="position:absolute;margin-left:0pt;margin-top:-70.45pt;width:503.1pt;height:55.55pt" coordorigin="0,-1409" coordsize="10062,1111">
                <v:rect id="shape_0" stroked="f" style="position:absolute;left:8478;top:-1024;width:1583;height:540;mso-position-horizontal-relative:margin">
                  <v:textbox>
                    <w:txbxContent>
                      <w:p>
                        <w:pPr>
                          <w:overflowPunct w:val="false"/>
                          <w:spacing w:before="0" w:after="160" w:lineRule="auto" w:line="252"/>
                          <w:ind w:hanging="0"/>
                          <w:jc w:val="left"/>
                          <w:rPr/>
                        </w:pPr>
                        <w:r>
                          <w:rPr>
                            <w:smallCaps w:val="false"/>
                            <w:caps w:val="false"/>
                            <w:iCs w:val="false"/>
                            <w:i w:val="false"/>
                            <w:bCs/>
                            <w:b/>
                            <w:szCs w:val="40"/>
                            <w:sz w:val="40"/>
                            <w:spacing w:val="0"/>
                            <w:vertAlign w:val="baseline"/>
                            <w:position w:val="0"/>
                            <w:dstrike w:val="false"/>
                            <w:strike w:val="false"/>
                            <w:u w:val="none"/>
                            <w:rFonts w:eastAsia="等线" w:cs="等线" w:ascii="等线" w:hAnsi="等线"/>
                            <w:color w:val="00000A"/>
                            <w14:ligatures w14:val="standardContextual"/>
                          </w:rPr>
                          <w:t>知识产权事实</w:t>
                        </w:r>
                      </w:p>
                    </w:txbxContent>
                  </v:textbox>
                  <w10:wrap type="square"/>
                  <v:fill o:detectmouseclick="t" on="false"/>
                  <v:stroke color="#3465a4" joinstyle="round"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42691" stroked="f" style="position:absolute;left:0;top:-1230;width:1216;height:796;mso-position-horizontal-relative:margin" type="shapetype_75">
                  <v:imagedata r:id="rId13" o:detectmouseclick="t"/>
                  <w10:wrap type="none"/>
                  <v:stroke color="#3465a4" joinstyle="round" endcap="flat"/>
                </v:shape>
              </v:group>
            </w:pict>
          </mc:Fallback>
        </mc:AlternateContent>
      </w:r>
      <w:r>
        <w:rPr>
          <w:sz w:val="44"/>
          <w:lang w:val="zh-Hans"/>
        </w:rPr>
        <w:t>介绍</w:t>
      </w:r>
    </w:p>
    <w:p>
      <w:pPr>
        <w:pStyle w:val="Normal"/>
        <w:spacing w:before="0" w:after="0"/>
        <w:ind w:left="3" w:right="43" w:hanging="3"/>
        <w:rPr/>
      </w:pPr>
      <w:r>
        <w:rPr>
          <w:lang w:val="zh-Hans"/>
        </w:rPr>
        <w:t xml:space="preserve">Xilinx® LogiCORE™ IP AXI Direct Memory Access </w:t>
      </w:r>
      <w:r>
        <w:rPr>
          <w:lang w:val="zh-Hans"/>
        </w:rPr>
        <w:t>（</w:t>
      </w:r>
      <w:r>
        <w:rPr>
          <w:lang w:val="zh-Hans"/>
        </w:rPr>
        <w:t>AXI DMA</w:t>
      </w:r>
      <w:r>
        <w:rPr>
          <w:lang w:val="zh-Hans"/>
        </w:rPr>
        <w:t xml:space="preserve">） 内核是一款软 </w:t>
      </w:r>
      <w:r>
        <w:rPr>
          <w:lang w:val="zh-Hans"/>
        </w:rPr>
        <w:t xml:space="preserve">Xilinx IP </w:t>
      </w:r>
      <w:r>
        <w:rPr>
          <w:lang w:val="zh-Hans"/>
        </w:rPr>
        <w:t xml:space="preserve">内核，可与 </w:t>
      </w:r>
      <w:r>
        <w:rPr>
          <w:lang w:val="zh-Hans"/>
        </w:rPr>
        <w:t xml:space="preserve">Xilinx Vivado® </w:t>
      </w:r>
      <w:r>
        <w:rPr>
          <w:lang w:val="zh-Hans"/>
        </w:rPr>
        <w:t>设计套件配合使用。</w:t>
      </w:r>
      <w:r>
        <w:rPr>
          <w:lang w:val="zh-Hans"/>
        </w:rPr>
        <w:t xml:space="preserve">AXI DMA </w:t>
      </w:r>
      <w:r>
        <w:rPr>
          <w:lang w:val="zh-Hans"/>
        </w:rPr>
        <w:t xml:space="preserve">在内存和内存之间提供高带宽直接内存访问 </w:t>
      </w:r>
    </w:p>
    <w:p>
      <w:pPr>
        <w:pStyle w:val="Normal"/>
        <w:spacing w:lineRule="auto" w:line="235" w:before="0" w:after="440"/>
        <w:ind w:left="10" w:right="0" w:hanging="10"/>
        <w:jc w:val="left"/>
        <w:rPr/>
      </w:pPr>
      <w:r>
        <w:rPr>
          <w:lang w:val="zh-Hans"/>
        </w:rPr>
        <w:t xml:space="preserve">AXI4 </w:t>
      </w:r>
      <w:r>
        <w:rPr>
          <w:lang w:val="zh-Hans"/>
        </w:rPr>
        <w:t>流目标外设。它的 选项</w:t>
      </w:r>
      <w:r>
        <w:rPr>
          <w:lang w:val="zh-Hans"/>
        </w:rPr>
        <w:t>l</w:t>
      </w:r>
      <w:r>
        <w:rPr>
          <w:lang w:val="zh-Hans"/>
        </w:rPr>
        <w:t>分散</w:t>
      </w:r>
      <w:r>
        <w:rPr>
          <w:lang w:val="zh-Hans"/>
        </w:rPr>
        <w:t>/</w:t>
      </w:r>
      <w:r>
        <w:rPr>
          <w:lang w:val="zh-Hans"/>
        </w:rPr>
        <w:t>收集功能还可以从中央处理器 （</w:t>
      </w:r>
      <w:r>
        <w:rPr>
          <w:lang w:val="zh-Hans"/>
        </w:rPr>
        <w:t>CPU</w:t>
      </w:r>
      <w:r>
        <w:rPr>
          <w:lang w:val="zh-Hans"/>
        </w:rPr>
        <w:t>） 卸载数据移动任务。</w:t>
      </w:r>
    </w:p>
    <w:p>
      <w:pPr>
        <w:pStyle w:val="2"/>
        <w:ind w:left="-5" w:right="67" w:hanging="10"/>
        <w:rPr/>
      </w:pPr>
      <w:r>
        <w:rPr>
          <w:sz w:val="44"/>
          <w:lang w:val="zh-Hans"/>
        </w:rPr>
        <w:t>特征</w:t>
      </w:r>
    </w:p>
    <w:p>
      <w:pPr>
        <w:pStyle w:val="Normal"/>
        <w:numPr>
          <w:ilvl w:val="0"/>
          <w:numId w:val="1"/>
        </w:numPr>
        <w:spacing w:before="0" w:after="83"/>
        <w:ind w:left="360" w:right="43" w:hanging="360"/>
        <w:rPr/>
      </w:pPr>
      <w:r>
        <w:rPr>
          <w:lang w:val="zh-Hans"/>
        </w:rPr>
        <w:t xml:space="preserve">符合 </w:t>
      </w:r>
      <w:r>
        <w:rPr>
          <w:lang w:val="zh-Hans"/>
        </w:rPr>
        <w:t xml:space="preserve">AXI4 </w:t>
      </w:r>
      <w:r>
        <w:rPr>
          <w:lang w:val="zh-Hans"/>
        </w:rPr>
        <w:t>标准</w:t>
      </w:r>
    </w:p>
    <w:p>
      <w:pPr>
        <w:pStyle w:val="Normal"/>
        <w:numPr>
          <w:ilvl w:val="0"/>
          <w:numId w:val="1"/>
        </w:numPr>
        <w:spacing w:before="0" w:after="92"/>
        <w:ind w:left="360" w:right="43" w:hanging="360"/>
        <w:rPr/>
      </w:pPr>
      <w:r>
        <w:rPr>
          <w:lang w:val="zh-Hans"/>
        </w:rPr>
        <w:t>可选的分散</w:t>
      </w:r>
      <w:r>
        <w:rPr>
          <w:lang w:val="zh-Hans"/>
        </w:rPr>
        <w:t>/</w:t>
      </w:r>
      <w:r>
        <w:rPr>
          <w:lang w:val="zh-Hans"/>
        </w:rPr>
        <w:t>收集直接内存访问 （</w:t>
      </w:r>
      <w:r>
        <w:rPr>
          <w:lang w:val="zh-Hans"/>
        </w:rPr>
        <w:t>DMA</w:t>
      </w:r>
      <w:r>
        <w:rPr>
          <w:lang w:val="zh-Hans"/>
        </w:rPr>
        <w:t>） 支持</w:t>
      </w:r>
    </w:p>
    <w:p>
      <w:pPr>
        <w:pStyle w:val="Normal"/>
        <w:numPr>
          <w:ilvl w:val="0"/>
          <w:numId w:val="1"/>
        </w:numPr>
        <w:spacing w:before="0" w:after="21"/>
        <w:ind w:left="360" w:right="43" w:hanging="360"/>
        <w:rPr/>
      </w:pPr>
      <w:r>
        <w:rPr>
          <w:lang w:val="zh-Hans"/>
        </w:rPr>
        <w:t xml:space="preserve">AXI4 </w:t>
      </w:r>
      <w:r>
        <w:rPr>
          <w:lang w:val="zh-Hans"/>
        </w:rPr>
        <w:t xml:space="preserve">数据宽度支持 </w:t>
      </w: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 xml:space="preserve">、 </w:t>
      </w:r>
    </w:p>
    <w:p>
      <w:pPr>
        <w:pStyle w:val="Normal"/>
        <w:spacing w:before="0" w:after="83"/>
        <w:ind w:left="363" w:right="43" w:hanging="3"/>
        <w:rPr/>
      </w:pPr>
      <w:r>
        <w:rPr>
          <w:lang w:val="zh-Hans"/>
        </w:rPr>
        <w:t xml:space="preserve">512 </w:t>
      </w:r>
      <w:r>
        <w:rPr>
          <w:lang w:val="zh-Hans"/>
        </w:rPr>
        <w:t xml:space="preserve">位和 </w:t>
      </w:r>
      <w:r>
        <w:rPr>
          <w:lang w:val="zh-Hans"/>
        </w:rPr>
        <w:t>1</w:t>
      </w:r>
      <w:r>
        <w:rPr>
          <w:lang w:val="zh-Hans"/>
        </w:rPr>
        <w:t>，</w:t>
      </w:r>
      <w:r>
        <w:rPr>
          <w:lang w:val="zh-Hans"/>
        </w:rPr>
        <w:t xml:space="preserve">024 </w:t>
      </w:r>
      <w:r>
        <w:rPr>
          <w:lang w:val="zh-Hans"/>
        </w:rPr>
        <w:t>位</w:t>
      </w:r>
    </w:p>
    <w:p>
      <w:pPr>
        <w:pStyle w:val="Normal"/>
        <w:numPr>
          <w:ilvl w:val="0"/>
          <w:numId w:val="1"/>
        </w:numPr>
        <w:spacing w:before="0" w:after="21"/>
        <w:ind w:left="360" w:right="43" w:hanging="360"/>
        <w:rPr/>
      </w:pPr>
      <w:r>
        <w:rPr>
          <w:lang w:val="zh-Hans"/>
        </w:rPr>
        <w:t xml:space="preserve">AXI4 </w:t>
      </w:r>
      <w:r>
        <w:rPr>
          <w:lang w:val="zh-Hans"/>
        </w:rPr>
        <w:t xml:space="preserve">流数据宽度支持 </w:t>
      </w:r>
      <w:r>
        <w:rPr>
          <w:lang w:val="zh-Hans"/>
        </w:rPr>
        <w:t>8</w:t>
      </w:r>
      <w:r>
        <w:rPr>
          <w:lang w:val="zh-Hans"/>
        </w:rPr>
        <w:t>、</w:t>
      </w:r>
      <w:r>
        <w:rPr>
          <w:lang w:val="zh-Hans"/>
        </w:rPr>
        <w:t>16</w:t>
      </w:r>
      <w:r>
        <w:rPr>
          <w:lang w:val="zh-Hans"/>
        </w:rPr>
        <w:t xml:space="preserve">、 </w:t>
      </w:r>
    </w:p>
    <w:p>
      <w:pPr>
        <w:pStyle w:val="Normal"/>
        <w:spacing w:before="0" w:after="83"/>
        <w:ind w:left="363" w:right="43" w:hanging="3"/>
        <w:rPr/>
      </w:pP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w:t>
      </w:r>
      <w:r>
        <w:rPr>
          <w:lang w:val="zh-Hans"/>
        </w:rPr>
        <w:t xml:space="preserve">512 </w:t>
      </w:r>
      <w:r>
        <w:rPr>
          <w:lang w:val="zh-Hans"/>
        </w:rPr>
        <w:t xml:space="preserve">和 </w:t>
      </w:r>
      <w:r>
        <w:rPr>
          <w:lang w:val="zh-Hans"/>
        </w:rPr>
        <w:t>1</w:t>
      </w:r>
      <w:r>
        <w:rPr>
          <w:lang w:val="zh-Hans"/>
        </w:rPr>
        <w:t>，</w:t>
      </w:r>
      <w:r>
        <w:rPr>
          <w:lang w:val="zh-Hans"/>
        </w:rPr>
        <w:t xml:space="preserve">024 </w:t>
      </w:r>
      <w:r>
        <w:rPr>
          <w:lang w:val="zh-Hans"/>
        </w:rPr>
        <w:t>位</w:t>
      </w:r>
    </w:p>
    <w:p>
      <w:pPr>
        <w:pStyle w:val="Normal"/>
        <w:numPr>
          <w:ilvl w:val="0"/>
          <w:numId w:val="1"/>
        </w:numPr>
        <w:spacing w:before="0" w:after="83"/>
        <w:ind w:left="360" w:right="43" w:hanging="360"/>
        <w:rPr/>
      </w:pPr>
      <w:r>
        <w:rPr>
          <w:lang w:val="zh-Hans"/>
        </w:rPr>
        <w:t>可选锁孔支架</w:t>
      </w:r>
    </w:p>
    <w:p>
      <w:pPr>
        <w:pStyle w:val="Normal"/>
        <w:numPr>
          <w:ilvl w:val="0"/>
          <w:numId w:val="1"/>
        </w:numPr>
        <w:spacing w:before="0" w:after="92"/>
        <w:ind w:left="360" w:right="43" w:hanging="360"/>
        <w:rPr/>
      </w:pPr>
      <w:r>
        <w:rPr>
          <w:lang w:val="zh-Hans"/>
        </w:rPr>
        <w:t xml:space="preserve">可选的数据重新对齐支持，支持高达 </w:t>
      </w:r>
      <w:r>
        <w:rPr>
          <w:lang w:val="zh-Hans"/>
        </w:rPr>
        <w:t xml:space="preserve">512 </w:t>
      </w:r>
      <w:r>
        <w:rPr>
          <w:lang w:val="zh-Hans"/>
        </w:rPr>
        <w:t>位的流数据宽度</w:t>
      </w:r>
    </w:p>
    <w:p>
      <w:pPr>
        <w:pStyle w:val="Normal"/>
        <w:numPr>
          <w:ilvl w:val="0"/>
          <w:numId w:val="1"/>
        </w:numPr>
        <w:spacing w:before="0" w:after="83"/>
        <w:ind w:left="360" w:right="43" w:hanging="360"/>
        <w:rPr/>
      </w:pPr>
      <w:r>
        <w:rPr>
          <w:lang w:val="zh-Hans"/>
        </w:rPr>
        <w:t xml:space="preserve">可选的 </w:t>
      </w:r>
      <w:r>
        <w:rPr>
          <w:lang w:val="zh-Hans"/>
        </w:rPr>
        <w:t xml:space="preserve">AXI </w:t>
      </w:r>
      <w:r>
        <w:rPr>
          <w:lang w:val="zh-Hans"/>
        </w:rPr>
        <w:t>控制和状态流</w:t>
      </w:r>
    </w:p>
    <w:p>
      <w:pPr>
        <w:pStyle w:val="Normal"/>
        <w:numPr>
          <w:ilvl w:val="0"/>
          <w:numId w:val="1"/>
        </w:numPr>
        <w:spacing w:before="0" w:after="83"/>
        <w:ind w:left="360" w:right="43" w:hanging="360"/>
        <w:rPr/>
      </w:pPr>
      <w:r>
        <w:rPr>
          <w:lang w:val="zh-Hans"/>
        </w:rPr>
        <w:t>可选的微型</w:t>
      </w:r>
      <w:r>
        <w:rPr>
          <w:lang w:val="zh-Hans"/>
        </w:rPr>
        <w:t>DMA</w:t>
      </w:r>
      <w:r>
        <w:rPr>
          <w:lang w:val="zh-Hans"/>
        </w:rPr>
        <w:t>支持</w:t>
      </w:r>
    </w:p>
    <w:p>
      <w:pPr>
        <w:pStyle w:val="Normal"/>
        <w:numPr>
          <w:ilvl w:val="0"/>
          <w:numId w:val="1"/>
        </w:numPr>
        <w:ind w:left="360" w:right="43" w:hanging="360"/>
        <w:rPr/>
      </w:pPr>
      <w:r>
        <w:rPr>
          <w:lang w:val="zh-Hans"/>
        </w:rPr>
        <w:t xml:space="preserve">支持高达 </w:t>
      </w:r>
      <w:r>
        <w:rPr>
          <w:lang w:val="zh-Hans"/>
        </w:rPr>
        <w:t xml:space="preserve">64 </w:t>
      </w:r>
      <w:r>
        <w:rPr>
          <w:lang w:val="zh-Hans"/>
        </w:rPr>
        <w:t>位寻址</w:t>
      </w:r>
    </w:p>
    <w:tbl>
      <w:tblPr>
        <w:tblStyle w:val="TableGrid"/>
        <w:tblW w:w="4903" w:type="dxa"/>
        <w:jc w:val="left"/>
        <w:tblInd w:w="0" w:type="dxa"/>
        <w:tblCellMar>
          <w:top w:w="79" w:type="dxa"/>
          <w:left w:w="38" w:type="dxa"/>
          <w:bottom w:w="0" w:type="dxa"/>
          <w:right w:w="69" w:type="dxa"/>
        </w:tblCellMar>
        <w:tblLook w:val="04a0" w:noHBand="0" w:noVBand="1" w:firstColumn="1" w:lastRow="0" w:lastColumn="0" w:firstRow="1"/>
      </w:tblPr>
      <w:tblGrid>
        <w:gridCol w:w="1296"/>
        <w:gridCol w:w="3606"/>
      </w:tblGrid>
      <w:tr>
        <w:trPr>
          <w:trHeight w:val="380" w:hRule="atLeast"/>
        </w:trPr>
        <w:tc>
          <w:tcPr>
            <w:tcW w:w="1296" w:type="dxa"/>
            <w:tcBorders>
              <w:top w:val="single" w:sz="2" w:space="0" w:color="000000"/>
              <w:left w:val="single" w:sz="2" w:space="0" w:color="000000"/>
              <w:bottom w:val="single" w:sz="12" w:space="0" w:color="B20838"/>
            </w:tcBorders>
          </w:tcPr>
          <w:p>
            <w:pPr>
              <w:pStyle w:val="Normal"/>
              <w:spacing w:lineRule="auto" w:line="259" w:before="0" w:after="160"/>
              <w:ind w:left="0" w:right="0" w:hanging="0"/>
              <w:jc w:val="left"/>
              <w:rPr/>
            </w:pPr>
            <w:r>
              <w:rPr/>
            </w:r>
          </w:p>
        </w:tc>
        <w:tc>
          <w:tcPr>
            <w:tcW w:w="3606" w:type="dxa"/>
            <w:tcBorders>
              <w:top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 xml:space="preserve">LogiCORE </w:t>
            </w:r>
            <w:r>
              <w:rPr>
                <w:b/>
                <w:lang w:val="zh-Hans"/>
              </w:rPr>
              <w:t>知识产权事实表</w:t>
            </w:r>
          </w:p>
        </w:tc>
      </w:tr>
      <w:tr>
        <w:trPr>
          <w:trHeight w:val="380" w:hRule="atLeast"/>
        </w:trPr>
        <w:tc>
          <w:tcPr>
            <w:tcW w:w="1296" w:type="dxa"/>
            <w:tcBorders>
              <w:top w:val="single" w:sz="12" w:space="0" w:color="B20838"/>
              <w:left w:val="single" w:sz="2" w:space="0" w:color="000000"/>
              <w:bottom w:val="single" w:sz="2" w:space="0" w:color="000000"/>
            </w:tcBorders>
          </w:tcPr>
          <w:p>
            <w:pPr>
              <w:pStyle w:val="Normal"/>
              <w:spacing w:lineRule="auto" w:line="259" w:before="0" w:after="160"/>
              <w:ind w:left="0" w:right="0" w:hanging="0"/>
              <w:jc w:val="left"/>
              <w:rPr/>
            </w:pPr>
            <w:r>
              <w:rPr/>
            </w:r>
          </w:p>
        </w:tc>
        <w:tc>
          <w:tcPr>
            <w:tcW w:w="3606" w:type="dxa"/>
            <w:tcBorders>
              <w:top w:val="single" w:sz="12" w:space="0" w:color="B20838"/>
              <w:bottom w:val="single" w:sz="2" w:space="0" w:color="000000"/>
              <w:right w:val="single" w:sz="2" w:space="0" w:color="000000"/>
            </w:tcBorders>
          </w:tcPr>
          <w:p>
            <w:pPr>
              <w:pStyle w:val="Normal"/>
              <w:spacing w:lineRule="auto" w:line="259" w:before="0" w:after="0"/>
              <w:ind w:left="460" w:right="0" w:hanging="0"/>
              <w:jc w:val="left"/>
              <w:rPr/>
            </w:pPr>
            <w:r>
              <w:rPr>
                <w:b/>
                <w:lang w:val="zh-Hans"/>
              </w:rPr>
              <w:t>核心细节</w:t>
            </w:r>
          </w:p>
        </w:tc>
      </w:tr>
      <w:tr>
        <w:trPr>
          <w:trHeight w:val="960" w:hRule="atLeast"/>
        </w:trPr>
        <w:tc>
          <w:tcPr>
            <w:tcW w:w="129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52" w:right="0" w:hanging="0"/>
              <w:jc w:val="left"/>
              <w:rPr/>
            </w:pPr>
            <w:r>
              <w:rPr>
                <w:sz w:val="16"/>
                <w:lang w:val="zh-Hans"/>
              </w:rPr>
              <w:t xml:space="preserve">支持 </w:t>
            </w:r>
          </w:p>
          <w:p>
            <w:pPr>
              <w:pStyle w:val="Normal"/>
              <w:spacing w:lineRule="auto" w:line="259" w:before="0" w:after="0"/>
              <w:ind w:left="52" w:right="0" w:hanging="0"/>
              <w:jc w:val="left"/>
              <w:rPr/>
            </w:pPr>
            <w:r>
              <w:rPr>
                <w:sz w:val="16"/>
                <w:lang w:val="zh-Hans"/>
              </w:rPr>
              <w:t xml:space="preserve">装置 </w:t>
            </w:r>
          </w:p>
          <w:p>
            <w:pPr>
              <w:pStyle w:val="Normal"/>
              <w:spacing w:lineRule="auto" w:line="259" w:before="0" w:after="0"/>
              <w:ind w:left="52" w:right="0" w:hanging="0"/>
              <w:jc w:val="left"/>
              <w:rPr/>
            </w:pPr>
            <w:r>
              <w:rPr>
                <w:sz w:val="16"/>
                <w:lang w:val="zh-Hans"/>
              </w:rPr>
              <w:t>家庭</w:t>
            </w:r>
            <w:r>
              <w:rPr>
                <w:sz w:val="16"/>
                <w:vertAlign w:val="superscript"/>
                <w:lang w:val="zh-Hans"/>
              </w:rPr>
              <w:t>（</w:t>
            </w:r>
            <w:r>
              <w:rPr>
                <w:sz w:val="16"/>
                <w:vertAlign w:val="superscript"/>
                <w:lang w:val="zh-Hans"/>
              </w:rPr>
              <w:t>1</w:t>
            </w:r>
            <w:r>
              <w:rPr>
                <w:sz w:val="16"/>
                <w:vertAlign w:val="superscript"/>
                <w:lang w:val="zh-Hans"/>
              </w:rPr>
              <w:t>）</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right"/>
              <w:rPr/>
            </w:pPr>
            <w:r>
              <w:rPr>
                <w:sz w:val="16"/>
                <w:lang w:val="zh-Hans"/>
              </w:rPr>
              <w:t>Versal® ACAP</w:t>
            </w:r>
            <w:r>
              <w:rPr>
                <w:sz w:val="16"/>
                <w:lang w:val="zh-Hans"/>
              </w:rPr>
              <w:t xml:space="preserve">， </w:t>
            </w:r>
            <w:r>
              <w:rPr>
                <w:sz w:val="16"/>
                <w:lang w:val="zh-Hans"/>
              </w:rPr>
              <w:t>UltraScale+ ™</w:t>
            </w:r>
          </w:p>
          <w:p>
            <w:pPr>
              <w:pStyle w:val="Normal"/>
              <w:spacing w:lineRule="auto" w:line="259" w:before="0" w:after="0"/>
              <w:ind w:left="0" w:right="1" w:hanging="0"/>
              <w:jc w:val="right"/>
              <w:rPr/>
            </w:pPr>
            <w:r>
              <w:rPr>
                <w:sz w:val="16"/>
                <w:lang w:val="zh-Hans"/>
              </w:rPr>
              <w:t>超大规模™</w:t>
            </w:r>
          </w:p>
          <w:p>
            <w:pPr>
              <w:pStyle w:val="Normal"/>
              <w:spacing w:lineRule="auto" w:line="259" w:before="0" w:after="0"/>
              <w:ind w:left="2060" w:right="0" w:firstLine="181"/>
              <w:jc w:val="left"/>
              <w:rPr/>
            </w:pPr>
            <w:r>
              <w:rPr>
                <w:sz w:val="16"/>
                <w:lang w:val="zh-Hans"/>
              </w:rPr>
              <w:t xml:space="preserve">Zynq-7000® </w:t>
            </w:r>
            <w:r>
              <w:rPr>
                <w:sz w:val="16"/>
                <w:lang w:val="zh-Hans"/>
              </w:rPr>
              <w:t xml:space="preserve">芯片、赛灵思 </w:t>
            </w:r>
            <w:r>
              <w:rPr>
                <w:sz w:val="16"/>
                <w:lang w:val="zh-Hans"/>
              </w:rPr>
              <w:t xml:space="preserve">7 </w:t>
            </w:r>
            <w:r>
              <w:rPr>
                <w:sz w:val="16"/>
                <w:lang w:val="zh-Hans"/>
              </w:rPr>
              <w:t xml:space="preserve">系列 </w:t>
            </w:r>
            <w:r>
              <w:rPr>
                <w:sz w:val="16"/>
                <w:lang w:val="zh-Hans"/>
              </w:rPr>
              <w:t>FPGA</w:t>
            </w:r>
          </w:p>
        </w:tc>
      </w:tr>
      <w:tr>
        <w:trPr>
          <w:trHeight w:val="521"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 xml:space="preserve">支持 </w:t>
            </w:r>
          </w:p>
          <w:p>
            <w:pPr>
              <w:pStyle w:val="Normal"/>
              <w:spacing w:lineRule="auto" w:line="259" w:before="0" w:after="0"/>
              <w:ind w:left="52" w:right="0" w:hanging="0"/>
              <w:jc w:val="left"/>
              <w:rPr/>
            </w:pPr>
            <w:r>
              <w:rPr>
                <w:sz w:val="16"/>
                <w:lang w:val="zh-Hans"/>
              </w:rPr>
              <w:t>用户界面</w:t>
            </w:r>
          </w:p>
        </w:tc>
        <w:tc>
          <w:tcPr>
            <w:tcW w:w="360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1" w:hanging="0"/>
              <w:jc w:val="right"/>
              <w:rPr/>
            </w:pPr>
            <w:r>
              <w:rPr>
                <w:sz w:val="16"/>
                <w:lang w:val="zh-Hans"/>
              </w:rPr>
              <w:t>AXI4</w:t>
            </w:r>
            <w:r>
              <w:rPr>
                <w:sz w:val="16"/>
                <w:lang w:val="zh-Hans"/>
              </w:rPr>
              <w:t xml:space="preserve">， </w:t>
            </w:r>
            <w:r>
              <w:rPr>
                <w:sz w:val="16"/>
                <w:lang w:val="zh-Hans"/>
              </w:rPr>
              <w:t>AXI4-Lite</w:t>
            </w:r>
            <w:r>
              <w:rPr>
                <w:sz w:val="16"/>
                <w:lang w:val="zh-Hans"/>
              </w:rPr>
              <w:t xml:space="preserve">， </w:t>
            </w:r>
            <w:r>
              <w:rPr>
                <w:sz w:val="16"/>
                <w:lang w:val="zh-Hans"/>
              </w:rPr>
              <w:t>AXI4-Stream</w:t>
            </w:r>
          </w:p>
        </w:tc>
      </w:tr>
      <w:tr>
        <w:trPr>
          <w:trHeight w:val="319"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资源</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2" w:hanging="0"/>
              <w:jc w:val="right"/>
              <w:rPr/>
            </w:pPr>
            <w:hyperlink r:id="rId14">
              <w:r>
                <w:rPr>
                  <w:color w:val="0000FF"/>
                  <w:sz w:val="16"/>
                  <w:lang w:val="zh-Hans"/>
                </w:rPr>
                <w:t>性能和资源利用率网页</w:t>
              </w:r>
            </w:hyperlink>
          </w:p>
        </w:tc>
      </w:tr>
      <w:tr>
        <w:trPr>
          <w:trHeight w:val="380" w:hRule="atLeast"/>
        </w:trPr>
        <w:tc>
          <w:tcPr>
            <w:tcW w:w="1296"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3606" w:type="dxa"/>
            <w:tcBorders>
              <w:top w:val="single" w:sz="2" w:space="0" w:color="000000"/>
              <w:bottom w:val="single" w:sz="2" w:space="0" w:color="000000"/>
              <w:right w:val="single" w:sz="2" w:space="0" w:color="000000"/>
            </w:tcBorders>
          </w:tcPr>
          <w:p>
            <w:pPr>
              <w:pStyle w:val="Normal"/>
              <w:spacing w:lineRule="auto" w:line="259" w:before="0" w:after="0"/>
              <w:ind w:left="203" w:right="0" w:hanging="0"/>
              <w:jc w:val="left"/>
              <w:rPr/>
            </w:pPr>
            <w:r>
              <w:rPr>
                <w:b/>
                <w:lang w:val="zh-Hans"/>
              </w:rPr>
              <w:t>提供核心</w:t>
            </w:r>
          </w:p>
        </w:tc>
      </w:tr>
      <w:tr>
        <w:trPr>
          <w:trHeight w:val="3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设计文件</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2" w:hanging="0"/>
              <w:jc w:val="right"/>
              <w:rPr/>
            </w:pPr>
            <w:r>
              <w:rPr>
                <w:sz w:val="16"/>
                <w:lang w:val="zh-Hans"/>
              </w:rPr>
              <w:t>VHDL</w:t>
            </w:r>
          </w:p>
        </w:tc>
      </w:tr>
      <w:tr>
        <w:trPr>
          <w:trHeight w:val="5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 xml:space="preserve">例 </w:t>
            </w:r>
          </w:p>
          <w:p>
            <w:pPr>
              <w:pStyle w:val="Normal"/>
              <w:spacing w:lineRule="auto" w:line="259" w:before="0" w:after="0"/>
              <w:ind w:left="52" w:right="0" w:hanging="0"/>
              <w:jc w:val="left"/>
              <w:rPr/>
            </w:pPr>
            <w:r>
              <w:rPr>
                <w:sz w:val="16"/>
                <w:lang w:val="zh-Hans"/>
              </w:rPr>
              <w:t>设计</w:t>
            </w:r>
          </w:p>
        </w:tc>
        <w:tc>
          <w:tcPr>
            <w:tcW w:w="360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2" w:hanging="0"/>
              <w:jc w:val="right"/>
              <w:rPr/>
            </w:pPr>
            <w:r>
              <w:rPr>
                <w:sz w:val="16"/>
                <w:lang w:val="zh-Hans"/>
              </w:rPr>
              <w:t>VHDL</w:t>
            </w:r>
          </w:p>
        </w:tc>
      </w:tr>
      <w:tr>
        <w:trPr>
          <w:trHeight w:val="3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试验台</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 w:hanging="0"/>
              <w:jc w:val="right"/>
              <w:rPr/>
            </w:pPr>
            <w:r>
              <w:rPr>
                <w:sz w:val="16"/>
                <w:lang w:val="zh-Hans"/>
              </w:rPr>
              <w:t>VHDL</w:t>
            </w:r>
          </w:p>
        </w:tc>
      </w:tr>
      <w:tr>
        <w:trPr>
          <w:trHeight w:val="5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 xml:space="preserve">约束 </w:t>
            </w:r>
          </w:p>
          <w:p>
            <w:pPr>
              <w:pStyle w:val="Normal"/>
              <w:spacing w:lineRule="auto" w:line="259" w:before="0" w:after="0"/>
              <w:ind w:left="52" w:right="0" w:hanging="0"/>
              <w:jc w:val="left"/>
              <w:rPr/>
            </w:pPr>
            <w:r>
              <w:rPr>
                <w:sz w:val="16"/>
                <w:lang w:val="zh-Hans"/>
              </w:rPr>
              <w:t>文件</w:t>
            </w:r>
          </w:p>
        </w:tc>
        <w:tc>
          <w:tcPr>
            <w:tcW w:w="360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3" w:hanging="0"/>
              <w:jc w:val="right"/>
              <w:rPr/>
            </w:pPr>
            <w:r>
              <w:rPr>
                <w:sz w:val="16"/>
                <w:lang w:val="zh-Hans"/>
              </w:rPr>
              <w:t xml:space="preserve">通过 </w:t>
            </w:r>
            <w:r>
              <w:rPr>
                <w:sz w:val="16"/>
                <w:lang w:val="zh-Hans"/>
              </w:rPr>
              <w:t xml:space="preserve">IP </w:t>
            </w:r>
            <w:r>
              <w:rPr>
                <w:sz w:val="16"/>
                <w:lang w:val="zh-Hans"/>
              </w:rPr>
              <w:t>生成提供</w:t>
            </w:r>
          </w:p>
        </w:tc>
      </w:tr>
      <w:tr>
        <w:trPr>
          <w:trHeight w:val="5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 xml:space="preserve">支持 </w:t>
            </w:r>
          </w:p>
          <w:p>
            <w:pPr>
              <w:pStyle w:val="Normal"/>
              <w:spacing w:lineRule="auto" w:line="259" w:before="0" w:after="0"/>
              <w:ind w:left="52" w:right="0" w:hanging="0"/>
              <w:jc w:val="left"/>
              <w:rPr/>
            </w:pPr>
            <w:r>
              <w:rPr>
                <w:sz w:val="16"/>
                <w:lang w:val="zh-Hans"/>
              </w:rPr>
              <w:t>软件驱动器</w:t>
            </w:r>
            <w:r>
              <w:rPr>
                <w:sz w:val="16"/>
                <w:vertAlign w:val="superscript"/>
                <w:lang w:val="zh-Hans"/>
              </w:rPr>
              <w:t>（</w:t>
            </w:r>
            <w:r>
              <w:rPr>
                <w:sz w:val="16"/>
                <w:vertAlign w:val="superscript"/>
                <w:lang w:val="zh-Hans"/>
              </w:rPr>
              <w:t>2</w:t>
            </w:r>
            <w:r>
              <w:rPr>
                <w:sz w:val="16"/>
                <w:vertAlign w:val="superscript"/>
                <w:lang w:val="zh-Hans"/>
              </w:rPr>
              <w:t>）</w:t>
            </w:r>
          </w:p>
        </w:tc>
        <w:tc>
          <w:tcPr>
            <w:tcW w:w="360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2" w:hanging="0"/>
              <w:jc w:val="right"/>
              <w:rPr/>
            </w:pPr>
            <w:r>
              <w:rPr>
                <w:sz w:val="16"/>
                <w:lang w:val="zh-Hans"/>
              </w:rPr>
              <w:t xml:space="preserve">独立和 </w:t>
            </w:r>
            <w:r>
              <w:rPr>
                <w:sz w:val="16"/>
                <w:lang w:val="zh-Hans"/>
              </w:rPr>
              <w:t>Linux</w:t>
            </w:r>
          </w:p>
        </w:tc>
      </w:tr>
      <w:tr>
        <w:trPr>
          <w:trHeight w:val="380" w:hRule="atLeast"/>
        </w:trPr>
        <w:tc>
          <w:tcPr>
            <w:tcW w:w="1296"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3606" w:type="dxa"/>
            <w:tcBorders>
              <w:top w:val="single" w:sz="2" w:space="0" w:color="000000"/>
              <w:bottom w:val="single" w:sz="2" w:space="0" w:color="000000"/>
              <w:right w:val="single" w:sz="2" w:space="0" w:color="000000"/>
            </w:tcBorders>
          </w:tcPr>
          <w:p>
            <w:pPr>
              <w:pStyle w:val="Normal"/>
              <w:spacing w:lineRule="auto" w:line="259" w:before="0" w:after="0"/>
              <w:ind w:left="49" w:right="0" w:hanging="0"/>
              <w:jc w:val="left"/>
              <w:rPr/>
            </w:pPr>
            <w:r>
              <w:rPr>
                <w:b/>
                <w:lang w:val="zh-Hans"/>
              </w:rPr>
              <w:t>经测试的设计流程</w:t>
            </w:r>
            <w:r>
              <w:rPr>
                <w:b/>
                <w:vertAlign w:val="superscript"/>
                <w:lang w:val="zh-Hans"/>
              </w:rPr>
              <w:t>（</w:t>
            </w:r>
            <w:r>
              <w:rPr>
                <w:b/>
                <w:vertAlign w:val="superscript"/>
                <w:lang w:val="zh-Hans"/>
              </w:rPr>
              <w:t>3</w:t>
            </w:r>
            <w:r>
              <w:rPr>
                <w:b/>
                <w:vertAlign w:val="superscript"/>
                <w:lang w:val="zh-Hans"/>
              </w:rPr>
              <w:t>）</w:t>
            </w:r>
          </w:p>
        </w:tc>
      </w:tr>
      <w:tr>
        <w:trPr>
          <w:trHeight w:val="3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设计条目</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2" w:hanging="0"/>
              <w:jc w:val="right"/>
              <w:rPr/>
            </w:pPr>
            <w:r>
              <w:rPr>
                <w:sz w:val="16"/>
                <w:lang w:val="zh-Hans"/>
              </w:rPr>
              <w:t xml:space="preserve">Vivado </w:t>
            </w:r>
            <w:r>
              <w:rPr>
                <w:sz w:val="16"/>
                <w:lang w:val="zh-Hans"/>
              </w:rPr>
              <w:t>设计套件</w:t>
            </w:r>
          </w:p>
        </w:tc>
      </w:tr>
      <w:tr>
        <w:trPr>
          <w:trHeight w:val="499" w:hRule="atLeast"/>
        </w:trPr>
        <w:tc>
          <w:tcPr>
            <w:tcW w:w="129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52" w:right="0" w:hanging="0"/>
              <w:jc w:val="left"/>
              <w:rPr/>
            </w:pPr>
            <w:r>
              <w:rPr>
                <w:sz w:val="16"/>
                <w:lang w:val="zh-Hans"/>
              </w:rPr>
              <w:t>模拟</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20" w:right="1" w:hanging="0"/>
              <w:jc w:val="right"/>
              <w:rPr/>
            </w:pPr>
            <w:r>
              <w:rPr>
                <w:sz w:val="16"/>
                <w:lang w:val="zh-Hans"/>
              </w:rPr>
              <w:t xml:space="preserve">有关支持的仿真器，请参见 </w:t>
            </w:r>
            <w:hyperlink r:id="rId15">
              <w:r>
                <w:rPr>
                  <w:color w:val="0000FF"/>
                  <w:sz w:val="16"/>
                  <w:lang w:val="zh-Hans"/>
                </w:rPr>
                <w:t xml:space="preserve">Xilinx </w:t>
              </w:r>
              <w:r>
                <w:rPr>
                  <w:color w:val="0000FF"/>
                  <w:sz w:val="16"/>
                  <w:lang w:val="zh-Hans"/>
                </w:rPr>
                <w:t>设计工具：发行说明指南</w:t>
              </w:r>
            </w:hyperlink>
            <w:hyperlink r:id="rId16">
              <w:r>
                <w:rPr>
                  <w:sz w:val="16"/>
                  <w:lang w:val="zh-Hans"/>
                </w:rPr>
                <w:t>。</w:t>
              </w:r>
            </w:hyperlink>
          </w:p>
        </w:tc>
      </w:tr>
      <w:tr>
        <w:trPr>
          <w:trHeight w:val="320" w:hRule="atLeast"/>
        </w:trPr>
        <w:tc>
          <w:tcPr>
            <w:tcW w:w="129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2" w:right="0" w:hanging="0"/>
              <w:jc w:val="left"/>
              <w:rPr/>
            </w:pPr>
            <w:r>
              <w:rPr>
                <w:sz w:val="16"/>
                <w:lang w:val="zh-Hans"/>
              </w:rPr>
              <w:t>合成</w:t>
            </w:r>
          </w:p>
        </w:tc>
        <w:tc>
          <w:tcPr>
            <w:tcW w:w="360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 w:hanging="0"/>
              <w:jc w:val="right"/>
              <w:rPr/>
            </w:pPr>
            <w:r>
              <w:rPr>
                <w:sz w:val="16"/>
                <w:lang w:val="zh-Hans"/>
              </w:rPr>
              <w:t>维瓦多合成</w:t>
            </w:r>
          </w:p>
        </w:tc>
      </w:tr>
      <w:tr>
        <w:trPr>
          <w:trHeight w:val="380" w:hRule="atLeast"/>
        </w:trPr>
        <w:tc>
          <w:tcPr>
            <w:tcW w:w="1296"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3606" w:type="dxa"/>
            <w:tcBorders>
              <w:top w:val="single" w:sz="2" w:space="0" w:color="000000"/>
              <w:bottom w:val="single" w:sz="2" w:space="0" w:color="000000"/>
              <w:right w:val="single" w:sz="2" w:space="0" w:color="000000"/>
            </w:tcBorders>
          </w:tcPr>
          <w:p>
            <w:pPr>
              <w:pStyle w:val="Normal"/>
              <w:spacing w:lineRule="auto" w:line="259" w:before="0" w:after="0"/>
              <w:ind w:left="736" w:right="0" w:hanging="0"/>
              <w:jc w:val="left"/>
              <w:rPr/>
            </w:pPr>
            <w:r>
              <w:rPr>
                <w:b/>
                <w:lang w:val="zh-Hans"/>
              </w:rPr>
              <w:t>支持</w:t>
            </w:r>
          </w:p>
        </w:tc>
      </w:tr>
      <w:tr>
        <w:trPr>
          <w:trHeight w:val="319" w:hRule="atLeast"/>
        </w:trPr>
        <w:tc>
          <w:tcPr>
            <w:tcW w:w="1296"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3606" w:type="dxa"/>
            <w:tcBorders>
              <w:top w:val="single" w:sz="2" w:space="0" w:color="000000"/>
              <w:bottom w:val="single" w:sz="2" w:space="0" w:color="000000"/>
              <w:right w:val="single" w:sz="2" w:space="0" w:color="000000"/>
            </w:tcBorders>
          </w:tcPr>
          <w:p>
            <w:pPr>
              <w:pStyle w:val="Normal"/>
              <w:spacing w:lineRule="auto" w:line="259" w:before="0" w:after="0"/>
              <w:ind w:left="202" w:right="0" w:hanging="0"/>
              <w:jc w:val="left"/>
              <w:rPr/>
            </w:pPr>
            <w:hyperlink r:id="rId17">
              <w:r>
                <w:rPr>
                  <w:color w:val="0000FF"/>
                  <w:sz w:val="16"/>
                  <w:lang w:val="zh-Hans"/>
                </w:rPr>
                <w:t>赛灵思支持网页</w:t>
              </w:r>
            </w:hyperlink>
          </w:p>
        </w:tc>
      </w:tr>
    </w:tbl>
    <w:p>
      <w:pPr>
        <w:pStyle w:val="Normal"/>
        <w:numPr>
          <w:ilvl w:val="0"/>
          <w:numId w:val="2"/>
        </w:numPr>
        <w:spacing w:lineRule="auto" w:line="218" w:before="0" w:after="22"/>
        <w:ind w:left="240" w:right="0" w:hanging="240"/>
        <w:rPr/>
      </w:pPr>
      <w:r>
        <w:rPr>
          <w:sz w:val="17"/>
          <w:lang w:val="zh-Hans"/>
        </w:rPr>
        <w:t xml:space="preserve">有关受支持器件的完整列表，请参见 </w:t>
      </w:r>
      <w:r>
        <w:rPr>
          <w:sz w:val="17"/>
          <w:lang w:val="zh-Hans"/>
        </w:rPr>
        <w:t xml:space="preserve">Vivado IP </w:t>
      </w:r>
      <w:r>
        <w:rPr>
          <w:sz w:val="17"/>
          <w:lang w:val="zh-Hans"/>
        </w:rPr>
        <w:t>目录。</w:t>
      </w:r>
    </w:p>
    <w:p>
      <w:pPr>
        <w:pStyle w:val="Normal"/>
        <w:numPr>
          <w:ilvl w:val="0"/>
          <w:numId w:val="2"/>
        </w:numPr>
        <w:spacing w:lineRule="auto" w:line="218" w:before="0" w:after="133"/>
        <w:ind w:left="240" w:right="0" w:hanging="240"/>
        <w:rPr/>
      </w:pPr>
      <w:r>
        <w:rPr>
          <w:sz w:val="17"/>
          <w:lang w:val="zh-Hans"/>
        </w:rPr>
        <w:t>可以在软件开发工具包 （</w:t>
      </w:r>
      <w:r>
        <w:rPr>
          <w:sz w:val="17"/>
          <w:lang w:val="zh-Hans"/>
        </w:rPr>
        <w:t>SDK</w:t>
      </w:r>
      <w:r>
        <w:rPr>
          <w:sz w:val="17"/>
          <w:lang w:val="zh-Hans"/>
        </w:rPr>
        <w:t>） 安装目录中找到独立驱动程序信息。请参阅</w:t>
      </w:r>
      <w:r>
        <w:rPr>
          <w:sz w:val="17"/>
          <w:lang w:val="zh-Hans"/>
        </w:rPr>
        <w:t>xilinx_drivers.htm</w:t>
      </w:r>
    </w:p>
    <w:p>
      <w:pPr>
        <w:pStyle w:val="Normal"/>
        <w:spacing w:lineRule="auto" w:line="218" w:before="0" w:after="17"/>
        <w:ind w:left="258" w:right="0" w:hanging="18"/>
        <w:rPr/>
      </w:pPr>
      <w:r>
        <w:rPr>
          <w:sz w:val="17"/>
          <w:lang w:val="zh-Hans"/>
        </w:rPr>
        <w:t xml:space="preserve">&lt;install_directory&gt;/SDK/&lt;release&gt;/data/embeddedsw/ doc/xilinx_drivers.htm. </w:t>
      </w:r>
    </w:p>
    <w:p>
      <w:pPr>
        <w:pStyle w:val="Normal"/>
        <w:numPr>
          <w:ilvl w:val="0"/>
          <w:numId w:val="2"/>
        </w:numPr>
        <w:spacing w:lineRule="auto" w:line="218" w:before="0" w:after="3058"/>
        <w:ind w:left="240" w:right="0" w:hanging="240"/>
        <w:rPr/>
      </w:pPr>
      <w:r>
        <w:rPr>
          <w:sz w:val="17"/>
          <w:lang w:val="zh-Hans"/>
        </w:rPr>
        <w:t>有关这些工具的支持版本，请参见</w:t>
      </w:r>
      <w:hyperlink r:id="rId18">
        <w:r>
          <w:rPr>
            <w:color w:val="0000FF"/>
            <w:sz w:val="17"/>
            <w:lang w:val="zh-Hans"/>
          </w:rPr>
          <w:t xml:space="preserve">Xilinx </w:t>
        </w:r>
        <w:r>
          <w:rPr>
            <w:color w:val="0000FF"/>
            <w:sz w:val="17"/>
            <w:lang w:val="zh-Hans"/>
          </w:rPr>
          <w:t>设计套件：发行说明指南</w:t>
        </w:r>
      </w:hyperlink>
      <w:hyperlink r:id="rId19">
        <w:r>
          <w:rPr>
            <w:sz w:val="17"/>
            <w:lang w:val="zh-Hans"/>
          </w:rPr>
          <w:t>。</w:t>
        </w:r>
      </w:hyperlink>
    </w:p>
    <w:p>
      <w:pPr>
        <w:pStyle w:val="Normal"/>
        <w:spacing w:lineRule="auto" w:line="259" w:before="0" w:after="0"/>
        <w:ind w:left="673" w:right="0" w:hanging="0"/>
        <w:jc w:val="center"/>
        <w:rPr/>
      </w:pPr>
      <w:hyperlink r:id="rId20">
        <w:r>
          <mc:AlternateContent>
            <mc:Choice Requires="wpg">
              <w:drawing>
                <wp:anchor behindDoc="1" distT="0" distB="0" distL="0" distR="0" simplePos="0" locked="0" layoutInCell="1" allowOverlap="1" relativeHeight="191" wp14:anchorId="0D21B3DE">
                  <wp:simplePos x="0" y="0"/>
                  <wp:positionH relativeFrom="column">
                    <wp:posOffset>1330960</wp:posOffset>
                  </wp:positionH>
                  <wp:positionV relativeFrom="paragraph">
                    <wp:posOffset>-5715</wp:posOffset>
                  </wp:positionV>
                  <wp:extent cx="859155" cy="213360"/>
                  <wp:effectExtent l="0" t="0" r="0" b="0"/>
                  <wp:wrapNone/>
                  <wp:docPr id="7" name="Group 119326"/>
                  <a:graphic xmlns:a="http://schemas.openxmlformats.org/drawingml/2006/main">
                    <a:graphicData uri="http://schemas.microsoft.com/office/word/2010/wordprocessingGroup">
                      <wpg:wgp>
                        <wpg:cNvGrpSpPr/>
                        <wpg:grpSpPr>
                          <a:xfrm>
                            <a:off x="0" y="0"/>
                            <a:ext cx="858600" cy="212760"/>
                          </a:xfrm>
                        </wpg:grpSpPr>
                        <wps:wsp>
                          <wps:cNvSpPr/>
                          <wps:spPr>
                            <a:xfrm>
                              <a:off x="0" y="0"/>
                              <a:ext cx="858600" cy="212760"/>
                            </a:xfrm>
                            <a:custGeom>
                              <a:avLst/>
                              <a:gdLst/>
                              <a:ahLst/>
                              <a:rect l="l" t="t" r="r" b="b"/>
                              <a:pathLst>
                                <a:path w="855825" h="210238">
                                  <a:moveTo>
                                    <a:pt x="855825" y="140920"/>
                                  </a:moveTo>
                                  <a:cubicBezTo>
                                    <a:pt x="855825" y="152547"/>
                                    <a:pt x="846498" y="162053"/>
                                    <a:pt x="835091" y="162053"/>
                                  </a:cubicBezTo>
                                  <a:lnTo>
                                    <a:pt x="363607" y="162053"/>
                                  </a:lnTo>
                                  <a:cubicBezTo>
                                    <a:pt x="352201" y="162053"/>
                                    <a:pt x="333947" y="164804"/>
                                    <a:pt x="323040" y="168166"/>
                                  </a:cubicBezTo>
                                  <a:lnTo>
                                    <a:pt x="197508" y="206866"/>
                                  </a:lnTo>
                                  <a:cubicBezTo>
                                    <a:pt x="186582" y="210238"/>
                                    <a:pt x="177015" y="203502"/>
                                    <a:pt x="176216" y="191908"/>
                                  </a:cubicBezTo>
                                  <a:lnTo>
                                    <a:pt x="175626" y="183124"/>
                                  </a:lnTo>
                                  <a:cubicBezTo>
                                    <a:pt x="174836" y="171539"/>
                                    <a:pt x="164859" y="162053"/>
                                    <a:pt x="153452" y="162053"/>
                                  </a:cubicBezTo>
                                  <a:lnTo>
                                    <a:pt x="20734" y="162053"/>
                                  </a:lnTo>
                                  <a:cubicBezTo>
                                    <a:pt x="9327" y="162053"/>
                                    <a:pt x="0" y="152547"/>
                                    <a:pt x="0" y="140920"/>
                                  </a:cubicBezTo>
                                  <a:lnTo>
                                    <a:pt x="0" y="21127"/>
                                  </a:lnTo>
                                  <a:cubicBezTo>
                                    <a:pt x="0" y="9506"/>
                                    <a:pt x="9327" y="0"/>
                                    <a:pt x="20734" y="0"/>
                                  </a:cubicBezTo>
                                  <a:lnTo>
                                    <a:pt x="835091" y="0"/>
                                  </a:lnTo>
                                  <a:cubicBezTo>
                                    <a:pt x="846498" y="0"/>
                                    <a:pt x="855825" y="9506"/>
                                    <a:pt x="855825" y="21127"/>
                                  </a:cubicBezTo>
                                  <a:lnTo>
                                    <a:pt x="855825" y="140920"/>
                                  </a:lnTo>
                                  <a:close/>
                                </a:path>
                              </a:pathLst>
                            </a:custGeom>
                            <a:noFill/>
                            <a:ln w="20160">
                              <a:solidFill>
                                <a:srgbClr val="ffffff"/>
                              </a:solidFill>
                            </a:ln>
                          </wps:spPr>
                          <wps:style>
                            <a:lnRef idx="1"/>
                            <a:fillRef idx="0"/>
                            <a:effectRef idx="0"/>
                            <a:fontRef idx="minor"/>
                          </wps:style>
                          <wps:bodyPr/>
                        </wps:wsp>
                      </wpg:wgp>
                    </a:graphicData>
                  </a:graphic>
                </wp:anchor>
              </w:drawing>
            </mc:Choice>
            <mc:Fallback>
              <w:pict>
                <v:group id="shape_0" alt="Group 119326" style="position:absolute;margin-left:104.8pt;margin-top:-0.45pt;width:67.6pt;height:16.75pt" coordorigin="2096,-9" coordsize="1352,335"/>
              </w:pict>
            </mc:Fallback>
          </mc:AlternateContent>
        </w:r>
      </w:hyperlink>
      <w:r>
        <w:rPr>
          <w:color w:val="2F2925"/>
          <w:sz w:val="18"/>
          <w:lang w:val="zh-Hans"/>
        </w:rPr>
        <w:t>发送反馈</w:t>
      </w:r>
    </w:p>
    <w:p>
      <w:pPr>
        <w:sectPr>
          <w:headerReference w:type="even" r:id="rId21"/>
          <w:headerReference w:type="default" r:id="rId22"/>
          <w:headerReference w:type="first" r:id="rId23"/>
          <w:footerReference w:type="even" r:id="rId24"/>
          <w:footerReference w:type="default" r:id="rId25"/>
          <w:footerReference w:type="first" r:id="rId26"/>
          <w:type w:val="nextPage"/>
          <w:pgSz w:w="12240" w:h="15840"/>
          <w:pgMar w:left="1080" w:right="1078" w:header="720" w:top="1440" w:footer="720" w:bottom="1440" w:gutter="0"/>
          <w:pgNumType w:fmt="decimal"/>
          <w:cols w:num="2" w:space="346" w:equalWidth="true" w:sep="false"/>
          <w:formProt w:val="false"/>
          <w:titlePg/>
          <w:textDirection w:val="lrTb"/>
          <w:docGrid w:type="default" w:linePitch="100" w:charSpace="0"/>
        </w:sectPr>
      </w:pPr>
    </w:p>
    <w:p>
      <w:pPr>
        <w:pStyle w:val="Normal"/>
        <w:spacing w:lineRule="auto" w:line="259" w:before="0" w:after="71"/>
        <w:ind w:left="-8" w:right="0" w:hanging="0"/>
        <w:jc w:val="left"/>
        <w:rPr/>
      </w:pPr>
      <w:r>
        <w:rPr/>
        <w:drawing>
          <wp:inline distT="0" distB="0" distL="0" distR="0">
            <wp:extent cx="804545" cy="502920"/>
            <wp:effectExtent l="0" t="0" r="0" b="0"/>
            <wp:docPr id="9" name="Picture 1426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2692" descr=""/>
                    <pic:cNvPicPr>
                      <a:picLocks noChangeAspect="1" noChangeArrowheads="1"/>
                    </pic:cNvPicPr>
                  </pic:nvPicPr>
                  <pic:blipFill>
                    <a:blip r:embed="rId27"/>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第一章</w:t>
      </w:r>
    </w:p>
    <w:p>
      <w:pPr>
        <w:pStyle w:val="1"/>
        <w:ind w:left="-5" w:right="67" w:hanging="10"/>
        <w:rPr/>
      </w:pPr>
      <w:r>
        <w:rPr>
          <w:lang w:val="zh-Hans"/>
        </w:rPr>
        <w:t>概述</w:t>
      </w:r>
    </w:p>
    <w:p>
      <w:pPr>
        <w:pStyle w:val="Normal"/>
        <w:spacing w:before="0" w:after="133"/>
        <w:ind w:left="748" w:right="43" w:hanging="3"/>
        <w:rPr/>
      </w:pPr>
      <w:r>
        <w:rPr>
          <w:lang w:val="zh-Hans"/>
        </w:rPr>
        <w:t xml:space="preserve">AXI </w:t>
      </w:r>
      <w:r>
        <w:rPr>
          <w:lang w:val="zh-Hans"/>
        </w:rPr>
        <w:t>直接内存访问 （</w:t>
      </w:r>
      <w:r>
        <w:rPr>
          <w:lang w:val="zh-Hans"/>
        </w:rPr>
        <w:t>AXI DMA</w:t>
      </w:r>
      <w:r>
        <w:rPr>
          <w:lang w:val="zh-Hans"/>
        </w:rPr>
        <w:t xml:space="preserve">） </w:t>
      </w:r>
      <w:r>
        <w:rPr>
          <w:lang w:val="zh-Hans"/>
        </w:rPr>
        <w:t xml:space="preserve">IP </w:t>
      </w:r>
      <w:r>
        <w:rPr>
          <w:lang w:val="zh-Hans"/>
        </w:rPr>
        <w:t xml:space="preserve">核在 </w:t>
      </w:r>
      <w:r>
        <w:rPr>
          <w:lang w:val="zh-Hans"/>
        </w:rPr>
        <w:t xml:space="preserve">AXI4 </w:t>
      </w:r>
      <w:r>
        <w:rPr>
          <w:lang w:val="zh-Hans"/>
        </w:rPr>
        <w:t xml:space="preserve">内存映射和 </w:t>
      </w:r>
      <w:r>
        <w:rPr>
          <w:lang w:val="zh-Hans"/>
        </w:rPr>
        <w:t xml:space="preserve">AXI4 </w:t>
      </w:r>
      <w:r>
        <w:rPr>
          <w:lang w:val="zh-Hans"/>
        </w:rPr>
        <w:t xml:space="preserve">流 </w:t>
      </w:r>
      <w:r>
        <w:rPr>
          <w:lang w:val="zh-Hans"/>
        </w:rPr>
        <w:t xml:space="preserve">IP </w:t>
      </w:r>
      <w:r>
        <w:rPr>
          <w:lang w:val="zh-Hans"/>
        </w:rPr>
        <w:t>接口之间提供高带宽直接内存访问。其可选的分散收集功能还可以从 基于处理器的系统中的中央处理单元 （</w:t>
      </w:r>
      <w:r>
        <w:rPr>
          <w:lang w:val="zh-Hans"/>
        </w:rPr>
        <w:t>CPU</w:t>
      </w:r>
      <w:r>
        <w:rPr>
          <w:lang w:val="zh-Hans"/>
        </w:rPr>
        <w:t xml:space="preserve">） 卸载数据移动任务。初始化、状态和管理寄存器可通过 </w:t>
      </w:r>
      <w:r>
        <w:rPr>
          <w:lang w:val="zh-Hans"/>
        </w:rPr>
        <w:t xml:space="preserve">AXI4-Lite </w:t>
      </w:r>
      <w:r>
        <w:rPr>
          <w:lang w:val="zh-Hans"/>
        </w:rPr>
        <w:t xml:space="preserve">从机接口访问。 </w:t>
      </w:r>
      <w:r>
        <w:rPr>
          <w:color w:val="0000FF"/>
          <w:lang w:val="zh-Hans"/>
        </w:rPr>
        <w:t>图</w:t>
      </w:r>
      <w:r>
        <w:rPr>
          <w:color w:val="0000FF"/>
          <w:lang w:val="zh-Hans"/>
        </w:rPr>
        <w:t>1-1</w:t>
      </w:r>
      <w:r>
        <w:rPr>
          <w:lang w:val="zh-Hans"/>
        </w:rPr>
        <w:t xml:space="preserve"> </w:t>
      </w:r>
      <w:r>
        <w:rPr>
          <w:lang w:val="zh-Hans"/>
        </w:rPr>
        <w:t>说明了内核的功能组成。</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1-1</w:t>
      </w:r>
    </w:p>
    <w:p>
      <w:pPr>
        <w:pStyle w:val="Normal"/>
        <w:spacing w:lineRule="auto" w:line="259" w:before="0" w:after="278"/>
        <w:ind w:left="834" w:right="0" w:hanging="0"/>
        <w:jc w:val="left"/>
        <w:rPr/>
      </w:pPr>
      <w:r>
        <w:rPr/>
        <mc:AlternateContent>
          <mc:Choice Requires="wpg">
            <w:drawing>
              <wp:inline distT="0" distB="0" distL="0" distR="0" wp14:anchorId="6C7C06A2">
                <wp:extent cx="5749925" cy="4143375"/>
                <wp:effectExtent l="0" t="0" r="0" b="0"/>
                <wp:docPr id="10" name="形状6"/>
                <a:graphic xmlns:a="http://schemas.openxmlformats.org/drawingml/2006/main">
                  <a:graphicData uri="http://schemas.microsoft.com/office/word/2010/wordprocessingGroup">
                    <wpg:wgp>
                      <wpg:cNvGrpSpPr/>
                      <wpg:grpSpPr>
                        <a:xfrm>
                          <a:off x="0" y="0"/>
                          <a:ext cx="5749200" cy="4142880"/>
                        </a:xfrm>
                      </wpg:grpSpPr>
                      <wps:wsp>
                        <wps:cNvSpPr/>
                        <wps:spPr>
                          <a:xfrm>
                            <a:off x="1497960" y="0"/>
                            <a:ext cx="2219400" cy="4122360"/>
                          </a:xfrm>
                          <a:custGeom>
                            <a:avLst/>
                            <a:gdLst/>
                            <a:ahLst/>
                            <a:rect l="l" t="t" r="r" b="b"/>
                            <a:pathLst>
                              <a:path w="2237542" h="4138167">
                                <a:moveTo>
                                  <a:pt x="0" y="0"/>
                                </a:moveTo>
                                <a:lnTo>
                                  <a:pt x="2237542" y="0"/>
                                </a:lnTo>
                                <a:lnTo>
                                  <a:pt x="2237542" y="4138167"/>
                                </a:lnTo>
                                <a:lnTo>
                                  <a:pt x="0" y="4138167"/>
                                </a:lnTo>
                                <a:close/>
                              </a:path>
                            </a:pathLst>
                          </a:custGeom>
                          <a:noFill/>
                          <a:ln w="12240">
                            <a:solidFill>
                              <a:srgbClr val="ffffff"/>
                            </a:solidFill>
                          </a:ln>
                        </wps:spPr>
                        <wps:style>
                          <a:lnRef idx="1"/>
                          <a:fillRef idx="0"/>
                          <a:effectRef idx="0"/>
                          <a:fontRef idx="minor"/>
                        </wps:style>
                        <wps:bodyPr/>
                      </wps:wsp>
                      <wps:wsp>
                        <wps:cNvSpPr/>
                        <wps:spPr>
                          <a:xfrm>
                            <a:off x="1694880" y="252000"/>
                            <a:ext cx="1702440" cy="443160"/>
                          </a:xfrm>
                          <a:custGeom>
                            <a:avLst/>
                            <a:gdLst/>
                            <a:ahLst/>
                            <a:rect l="l" t="t" r="r" b="b"/>
                            <a:pathLst>
                              <a:path w="1717371" h="448446">
                                <a:moveTo>
                                  <a:pt x="0" y="0"/>
                                </a:moveTo>
                                <a:lnTo>
                                  <a:pt x="1717371" y="0"/>
                                </a:lnTo>
                                <a:lnTo>
                                  <a:pt x="1717371" y="448446"/>
                                </a:lnTo>
                                <a:lnTo>
                                  <a:pt x="0" y="448446"/>
                                </a:lnTo>
                                <a:close/>
                              </a:path>
                            </a:pathLst>
                          </a:custGeom>
                          <a:noFill/>
                          <a:ln w="12240">
                            <a:solidFill>
                              <a:srgbClr val="ffffff"/>
                            </a:solidFill>
                          </a:ln>
                        </wps:spPr>
                        <wps:style>
                          <a:lnRef idx="1"/>
                          <a:fillRef idx="0"/>
                          <a:effectRef idx="0"/>
                          <a:fontRef idx="minor"/>
                        </wps:style>
                        <wps:bodyPr/>
                      </wps:wsp>
                      <wps:wsp>
                        <wps:cNvSpPr/>
                        <wps:spPr>
                          <a:xfrm>
                            <a:off x="2288520" y="442080"/>
                            <a:ext cx="68436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数据移动器</w:t>
                              </w:r>
                            </w:p>
                          </w:txbxContent>
                        </wps:txbx>
                        <wps:bodyPr lIns="0" rIns="0" tIns="0" bIns="0">
                          <a:noAutofit/>
                        </wps:bodyPr>
                      </wps:wsp>
                      <wps:wsp>
                        <wps:cNvSpPr/>
                        <wps:spPr>
                          <a:xfrm>
                            <a:off x="1671480" y="1827000"/>
                            <a:ext cx="749880" cy="468000"/>
                          </a:xfrm>
                          <a:custGeom>
                            <a:avLst/>
                            <a:gdLst/>
                            <a:ahLst/>
                            <a:rect l="l" t="t" r="r" b="b"/>
                            <a:pathLst>
                              <a:path w="757964" h="473787">
                                <a:moveTo>
                                  <a:pt x="0" y="0"/>
                                </a:moveTo>
                                <a:lnTo>
                                  <a:pt x="757964" y="0"/>
                                </a:lnTo>
                                <a:lnTo>
                                  <a:pt x="757964" y="473787"/>
                                </a:lnTo>
                                <a:lnTo>
                                  <a:pt x="0" y="473787"/>
                                </a:lnTo>
                                <a:close/>
                              </a:path>
                            </a:pathLst>
                          </a:custGeom>
                          <a:noFill/>
                          <a:ln w="12240">
                            <a:solidFill>
                              <a:srgbClr val="ffffff"/>
                            </a:solidFill>
                          </a:ln>
                        </wps:spPr>
                        <wps:style>
                          <a:lnRef idx="1"/>
                          <a:fillRef idx="0"/>
                          <a:effectRef idx="0"/>
                          <a:fontRef idx="minor"/>
                        </wps:style>
                        <wps:bodyPr/>
                      </wps:wsp>
                      <wps:wsp>
                        <wps:cNvSpPr/>
                        <wps:spPr>
                          <a:xfrm>
                            <a:off x="1824480" y="2029320"/>
                            <a:ext cx="59040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寄存 器</w:t>
                              </w:r>
                            </w:p>
                          </w:txbxContent>
                        </wps:txbx>
                        <wps:bodyPr lIns="0" rIns="0" tIns="0" bIns="0">
                          <a:noAutofit/>
                        </wps:bodyPr>
                      </wps:wsp>
                      <wps:wsp>
                        <wps:cNvSpPr/>
                        <wps:spPr>
                          <a:xfrm>
                            <a:off x="1671480" y="1057320"/>
                            <a:ext cx="1703160" cy="443160"/>
                          </a:xfrm>
                          <a:custGeom>
                            <a:avLst/>
                            <a:gdLst/>
                            <a:ahLst/>
                            <a:rect l="l" t="t" r="r" b="b"/>
                            <a:pathLst>
                              <a:path w="1717371" h="448446">
                                <a:moveTo>
                                  <a:pt x="0" y="0"/>
                                </a:moveTo>
                                <a:lnTo>
                                  <a:pt x="1717371" y="0"/>
                                </a:lnTo>
                                <a:lnTo>
                                  <a:pt x="1717371" y="448446"/>
                                </a:lnTo>
                                <a:lnTo>
                                  <a:pt x="0" y="448446"/>
                                </a:lnTo>
                                <a:close/>
                              </a:path>
                            </a:pathLst>
                          </a:custGeom>
                          <a:noFill/>
                          <a:ln w="12240">
                            <a:solidFill>
                              <a:srgbClr val="ffffff"/>
                            </a:solidFill>
                          </a:ln>
                        </wps:spPr>
                        <wps:style>
                          <a:lnRef idx="1"/>
                          <a:fillRef idx="0"/>
                          <a:effectRef idx="0"/>
                          <a:fontRef idx="minor"/>
                        </wps:style>
                        <wps:bodyPr/>
                      </wps:wsp>
                      <wps:wsp>
                        <wps:cNvSpPr/>
                        <wps:spPr>
                          <a:xfrm>
                            <a:off x="2030760" y="1247040"/>
                            <a:ext cx="130932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MM2S Cntl/Sts Logic</w:t>
                              </w:r>
                            </w:p>
                          </w:txbxContent>
                        </wps:txbx>
                        <wps:bodyPr lIns="0" rIns="0" tIns="0" bIns="0">
                          <a:noAutofit/>
                        </wps:bodyPr>
                      </wps:wsp>
                      <wps:wsp>
                        <wps:cNvSpPr/>
                        <wps:spPr>
                          <a:xfrm>
                            <a:off x="1658520" y="2630160"/>
                            <a:ext cx="1703160" cy="443160"/>
                          </a:xfrm>
                          <a:custGeom>
                            <a:avLst/>
                            <a:gdLst/>
                            <a:ahLst/>
                            <a:rect l="l" t="t" r="r" b="b"/>
                            <a:pathLst>
                              <a:path w="1717371" h="448446">
                                <a:moveTo>
                                  <a:pt x="0" y="0"/>
                                </a:moveTo>
                                <a:lnTo>
                                  <a:pt x="1717371" y="0"/>
                                </a:lnTo>
                                <a:lnTo>
                                  <a:pt x="1717371" y="448446"/>
                                </a:lnTo>
                                <a:lnTo>
                                  <a:pt x="0" y="448446"/>
                                </a:lnTo>
                                <a:close/>
                              </a:path>
                            </a:pathLst>
                          </a:custGeom>
                          <a:noFill/>
                          <a:ln w="12240">
                            <a:solidFill>
                              <a:srgbClr val="ffffff"/>
                            </a:solidFill>
                          </a:ln>
                        </wps:spPr>
                        <wps:style>
                          <a:lnRef idx="1"/>
                          <a:fillRef idx="0"/>
                          <a:effectRef idx="0"/>
                          <a:fontRef idx="minor"/>
                        </wps:style>
                        <wps:bodyPr/>
                      </wps:wsp>
                      <wps:wsp>
                        <wps:cNvSpPr/>
                        <wps:spPr>
                          <a:xfrm>
                            <a:off x="2018160" y="2820600"/>
                            <a:ext cx="130932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S2MM Cntl/Sts Logic</w:t>
                              </w:r>
                            </w:p>
                          </w:txbxContent>
                        </wps:txbx>
                        <wps:bodyPr lIns="0" rIns="0" tIns="0" bIns="0">
                          <a:noAutofit/>
                        </wps:bodyPr>
                      </wps:wsp>
                      <wps:wsp>
                        <wps:cNvSpPr/>
                        <wps:spPr>
                          <a:xfrm>
                            <a:off x="1694880" y="3431520"/>
                            <a:ext cx="1702440" cy="443160"/>
                          </a:xfrm>
                          <a:custGeom>
                            <a:avLst/>
                            <a:gdLst/>
                            <a:ahLst/>
                            <a:rect l="l" t="t" r="r" b="b"/>
                            <a:pathLst>
                              <a:path w="1717371" h="448446">
                                <a:moveTo>
                                  <a:pt x="0" y="0"/>
                                </a:moveTo>
                                <a:lnTo>
                                  <a:pt x="1717371" y="0"/>
                                </a:lnTo>
                                <a:lnTo>
                                  <a:pt x="1717371" y="448446"/>
                                </a:lnTo>
                                <a:lnTo>
                                  <a:pt x="0" y="448446"/>
                                </a:lnTo>
                                <a:close/>
                              </a:path>
                            </a:pathLst>
                          </a:custGeom>
                          <a:noFill/>
                          <a:ln w="12240">
                            <a:solidFill>
                              <a:srgbClr val="ffffff"/>
                            </a:solidFill>
                          </a:ln>
                        </wps:spPr>
                        <wps:style>
                          <a:lnRef idx="1"/>
                          <a:fillRef idx="0"/>
                          <a:effectRef idx="0"/>
                          <a:fontRef idx="minor"/>
                        </wps:style>
                        <wps:bodyPr/>
                      </wps:wsp>
                      <wps:wsp>
                        <wps:cNvSpPr/>
                        <wps:spPr>
                          <a:xfrm>
                            <a:off x="2288520" y="3621240"/>
                            <a:ext cx="68436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数据移动器</w:t>
                              </w:r>
                            </w:p>
                          </w:txbxContent>
                        </wps:txbx>
                        <wps:bodyPr lIns="0" rIns="0" tIns="0" bIns="0">
                          <a:noAutofit/>
                        </wps:bodyPr>
                      </wps:wsp>
                      <wps:wsp>
                        <wps:cNvSpPr/>
                        <wps:spPr>
                          <a:xfrm>
                            <a:off x="2703240" y="1827000"/>
                            <a:ext cx="762120" cy="468000"/>
                          </a:xfrm>
                          <a:custGeom>
                            <a:avLst/>
                            <a:gdLst/>
                            <a:ahLst/>
                            <a:rect l="l" t="t" r="r" b="b"/>
                            <a:pathLst>
                              <a:path w="770427" h="473787">
                                <a:moveTo>
                                  <a:pt x="0" y="0"/>
                                </a:moveTo>
                                <a:lnTo>
                                  <a:pt x="770427" y="0"/>
                                </a:lnTo>
                                <a:lnTo>
                                  <a:pt x="770427" y="473787"/>
                                </a:lnTo>
                                <a:lnTo>
                                  <a:pt x="0" y="473787"/>
                                </a:lnTo>
                                <a:close/>
                              </a:path>
                            </a:pathLst>
                          </a:custGeom>
                          <a:noFill/>
                          <a:ln w="12240">
                            <a:solidFill>
                              <a:srgbClr val="ffffff"/>
                            </a:solidFill>
                          </a:ln>
                        </wps:spPr>
                        <wps:style>
                          <a:lnRef idx="1"/>
                          <a:fillRef idx="0"/>
                          <a:effectRef idx="0"/>
                          <a:fontRef idx="minor"/>
                        </wps:style>
                        <wps:bodyPr/>
                      </wps:wsp>
                      <wps:wsp>
                        <wps:cNvSpPr/>
                        <wps:spPr>
                          <a:xfrm>
                            <a:off x="2741760" y="2029320"/>
                            <a:ext cx="91116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分散/聚集</w:t>
                              </w:r>
                            </w:p>
                          </w:txbxContent>
                        </wps:txbx>
                        <wps:bodyPr lIns="0" rIns="0" tIns="0" bIns="0">
                          <a:noAutofit/>
                        </wps:bodyPr>
                      </wps:wsp>
                      <wps:wsp>
                        <wps:cNvSpPr/>
                        <wps:spPr>
                          <a:xfrm>
                            <a:off x="35640" y="496440"/>
                            <a:ext cx="1579320" cy="720"/>
                          </a:xfrm>
                          <a:custGeom>
                            <a:avLst/>
                            <a:gdLst/>
                            <a:ahLst/>
                            <a:rect l="l" t="t" r="r" b="b"/>
                            <a:pathLst>
                              <a:path w="1590961" h="0">
                                <a:moveTo>
                                  <a:pt x="1590961" y="0"/>
                                </a:moveTo>
                                <a:lnTo>
                                  <a:pt x="0" y="0"/>
                                </a:lnTo>
                              </a:path>
                            </a:pathLst>
                          </a:custGeom>
                          <a:noFill/>
                          <a:ln w="5760">
                            <a:solidFill>
                              <a:srgbClr val="ffffff"/>
                            </a:solidFill>
                          </a:ln>
                        </wps:spPr>
                        <wps:style>
                          <a:lnRef idx="1"/>
                          <a:fillRef idx="0"/>
                          <a:effectRef idx="0"/>
                          <a:fontRef idx="minor"/>
                        </wps:style>
                        <wps:bodyPr/>
                      </wps:wsp>
                      <wps:wsp>
                        <wps:cNvSpPr/>
                        <wps:spPr>
                          <a:xfrm>
                            <a:off x="1613520" y="469800"/>
                            <a:ext cx="77400" cy="5076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283680" y="379800"/>
                            <a:ext cx="153792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内存映射读取</w:t>
                              </w:r>
                            </w:p>
                          </w:txbxContent>
                        </wps:txbx>
                        <wps:bodyPr lIns="0" rIns="0" tIns="0" bIns="0">
                          <a:noAutofit/>
                        </wps:bodyPr>
                      </wps:wsp>
                      <wps:wsp>
                        <wps:cNvSpPr/>
                        <wps:spPr>
                          <a:xfrm>
                            <a:off x="116280" y="2090880"/>
                            <a:ext cx="1475280" cy="720"/>
                          </a:xfrm>
                          <a:custGeom>
                            <a:avLst/>
                            <a:gdLst/>
                            <a:ahLst/>
                            <a:rect l="l" t="t" r="r" b="b"/>
                            <a:pathLst>
                              <a:path w="1486191" h="0">
                                <a:moveTo>
                                  <a:pt x="1486191" y="0"/>
                                </a:moveTo>
                                <a:lnTo>
                                  <a:pt x="0" y="0"/>
                                </a:lnTo>
                              </a:path>
                            </a:pathLst>
                          </a:custGeom>
                          <a:noFill/>
                          <a:ln w="5760">
                            <a:solidFill>
                              <a:srgbClr val="ffffff"/>
                            </a:solidFill>
                          </a:ln>
                        </wps:spPr>
                        <wps:style>
                          <a:lnRef idx="1"/>
                          <a:fillRef idx="0"/>
                          <a:effectRef idx="0"/>
                          <a:fontRef idx="minor"/>
                        </wps:style>
                        <wps:bodyPr/>
                      </wps:wsp>
                      <wps:wsp>
                        <wps:cNvSpPr/>
                        <wps:spPr>
                          <a:xfrm>
                            <a:off x="1590840" y="2063880"/>
                            <a:ext cx="77400" cy="5148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35640" y="2063880"/>
                            <a:ext cx="77400" cy="5148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609120" y="1969200"/>
                            <a:ext cx="640080" cy="14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AXI4-精简版</w:t>
                              </w:r>
                            </w:p>
                          </w:txbxContent>
                        </wps:txbx>
                        <wps:bodyPr lIns="0" rIns="0" tIns="0" bIns="0">
                          <a:noAutofit/>
                        </wps:bodyPr>
                      </wps:wsp>
                      <wps:wsp>
                        <wps:cNvSpPr/>
                        <wps:spPr>
                          <a:xfrm>
                            <a:off x="80640" y="3684960"/>
                            <a:ext cx="1610280" cy="720"/>
                          </a:xfrm>
                          <a:custGeom>
                            <a:avLst/>
                            <a:gdLst/>
                            <a:ahLst/>
                            <a:rect l="l" t="t" r="r" b="b"/>
                            <a:pathLst>
                              <a:path w="1622056" h="0">
                                <a:moveTo>
                                  <a:pt x="1622056" y="0"/>
                                </a:moveTo>
                                <a:lnTo>
                                  <a:pt x="0" y="0"/>
                                </a:lnTo>
                              </a:path>
                            </a:pathLst>
                          </a:custGeom>
                          <a:noFill/>
                          <a:ln w="5760">
                            <a:solidFill>
                              <a:srgbClr val="ffffff"/>
                            </a:solidFill>
                          </a:ln>
                        </wps:spPr>
                        <wps:style>
                          <a:lnRef idx="1"/>
                          <a:fillRef idx="0"/>
                          <a:effectRef idx="0"/>
                          <a:fontRef idx="minor"/>
                        </wps:style>
                        <wps:bodyPr/>
                      </wps:wsp>
                      <wps:wsp>
                        <wps:cNvSpPr/>
                        <wps:spPr>
                          <a:xfrm>
                            <a:off x="0" y="3657600"/>
                            <a:ext cx="77400" cy="5148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269280" y="3567960"/>
                            <a:ext cx="152784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内存映射写入</w:t>
                              </w:r>
                            </w:p>
                          </w:txbxContent>
                        </wps:txbx>
                        <wps:bodyPr lIns="0" rIns="0" tIns="0" bIns="0">
                          <a:noAutofit/>
                        </wps:bodyPr>
                      </wps:wsp>
                      <wps:wsp>
                        <wps:cNvSpPr/>
                        <wps:spPr>
                          <a:xfrm>
                            <a:off x="3486240" y="3684960"/>
                            <a:ext cx="2223000" cy="720"/>
                          </a:xfrm>
                          <a:custGeom>
                            <a:avLst/>
                            <a:gdLst/>
                            <a:ahLst/>
                            <a:rect l="l" t="t" r="r" b="b"/>
                            <a:pathLst>
                              <a:path w="2238812" h="0">
                                <a:moveTo>
                                  <a:pt x="2238812" y="0"/>
                                </a:moveTo>
                                <a:lnTo>
                                  <a:pt x="0" y="0"/>
                                </a:lnTo>
                              </a:path>
                            </a:pathLst>
                          </a:custGeom>
                          <a:noFill/>
                          <a:ln w="5760">
                            <a:solidFill>
                              <a:srgbClr val="ffffff"/>
                            </a:solidFill>
                          </a:ln>
                        </wps:spPr>
                        <wps:style>
                          <a:lnRef idx="1"/>
                          <a:fillRef idx="0"/>
                          <a:effectRef idx="0"/>
                          <a:fontRef idx="minor"/>
                        </wps:style>
                        <wps:bodyPr/>
                      </wps:wsp>
                      <wps:wsp>
                        <wps:cNvSpPr/>
                        <wps:spPr>
                          <a:xfrm>
                            <a:off x="3405600" y="3657600"/>
                            <a:ext cx="77400" cy="5148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3903840" y="3567960"/>
                            <a:ext cx="173340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流从站 （S2MM）</w:t>
                              </w:r>
                            </w:p>
                          </w:txbxContent>
                        </wps:txbx>
                        <wps:bodyPr lIns="0" rIns="0" tIns="0" bIns="0">
                          <a:noAutofit/>
                        </wps:bodyPr>
                      </wps:wsp>
                      <wps:wsp>
                        <wps:cNvSpPr/>
                        <wps:spPr>
                          <a:xfrm>
                            <a:off x="3445560" y="2939400"/>
                            <a:ext cx="2223000" cy="720"/>
                          </a:xfrm>
                          <a:custGeom>
                            <a:avLst/>
                            <a:gdLst/>
                            <a:ahLst/>
                            <a:rect l="l" t="t" r="r" b="b"/>
                            <a:pathLst>
                              <a:path w="2238812" h="0">
                                <a:moveTo>
                                  <a:pt x="2238812" y="0"/>
                                </a:moveTo>
                                <a:lnTo>
                                  <a:pt x="0" y="0"/>
                                </a:lnTo>
                              </a:path>
                            </a:pathLst>
                          </a:custGeom>
                          <a:noFill/>
                          <a:ln w="5760">
                            <a:solidFill>
                              <a:srgbClr val="ffffff"/>
                            </a:solidFill>
                          </a:ln>
                        </wps:spPr>
                        <wps:style>
                          <a:lnRef idx="1"/>
                          <a:fillRef idx="0"/>
                          <a:effectRef idx="0"/>
                          <a:fontRef idx="minor"/>
                        </wps:style>
                        <wps:bodyPr/>
                      </wps:wsp>
                      <wps:wsp>
                        <wps:cNvSpPr/>
                        <wps:spPr>
                          <a:xfrm>
                            <a:off x="3364920" y="2912040"/>
                            <a:ext cx="77400" cy="5148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4013280" y="2822400"/>
                            <a:ext cx="133488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 （S2MM）</w:t>
                              </w:r>
                            </w:p>
                          </w:txbxContent>
                        </wps:txbx>
                        <wps:bodyPr lIns="0" rIns="0" tIns="0" bIns="0">
                          <a:noAutofit/>
                        </wps:bodyPr>
                      </wps:wsp>
                      <wps:wsp>
                        <wps:cNvSpPr/>
                        <wps:spPr>
                          <a:xfrm>
                            <a:off x="3549600" y="2090880"/>
                            <a:ext cx="2034000" cy="720"/>
                          </a:xfrm>
                          <a:custGeom>
                            <a:avLst/>
                            <a:gdLst/>
                            <a:ahLst/>
                            <a:rect l="l" t="t" r="r" b="b"/>
                            <a:pathLst>
                              <a:path w="2048435" h="0">
                                <a:moveTo>
                                  <a:pt x="2048435" y="0"/>
                                </a:moveTo>
                                <a:lnTo>
                                  <a:pt x="0" y="0"/>
                                </a:lnTo>
                              </a:path>
                            </a:pathLst>
                          </a:custGeom>
                          <a:noFill/>
                          <a:ln w="5760">
                            <a:solidFill>
                              <a:srgbClr val="ffffff"/>
                            </a:solidFill>
                          </a:ln>
                        </wps:spPr>
                        <wps:style>
                          <a:lnRef idx="1"/>
                          <a:fillRef idx="0"/>
                          <a:effectRef idx="0"/>
                          <a:fontRef idx="minor"/>
                        </wps:style>
                        <wps:bodyPr/>
                      </wps:wsp>
                      <wps:wsp>
                        <wps:cNvSpPr/>
                        <wps:spPr>
                          <a:xfrm>
                            <a:off x="5582160" y="2063880"/>
                            <a:ext cx="77400" cy="5148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3468960" y="2063880"/>
                            <a:ext cx="77400" cy="5148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3846960" y="1974240"/>
                            <a:ext cx="190260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内存映射写入/读取</w:t>
                              </w:r>
                            </w:p>
                          </w:txbxContent>
                        </wps:txbx>
                        <wps:bodyPr lIns="0" rIns="0" tIns="0" bIns="0">
                          <a:noAutofit/>
                        </wps:bodyPr>
                      </wps:wsp>
                      <wps:wsp>
                        <wps:cNvSpPr/>
                        <wps:spPr>
                          <a:xfrm>
                            <a:off x="3378240" y="1294920"/>
                            <a:ext cx="2205360" cy="720"/>
                          </a:xfrm>
                          <a:custGeom>
                            <a:avLst/>
                            <a:gdLst/>
                            <a:ahLst/>
                            <a:rect l="l" t="t" r="r" b="b"/>
                            <a:pathLst>
                              <a:path w="2221423" h="0">
                                <a:moveTo>
                                  <a:pt x="2221423" y="0"/>
                                </a:moveTo>
                                <a:lnTo>
                                  <a:pt x="0" y="0"/>
                                </a:lnTo>
                              </a:path>
                            </a:pathLst>
                          </a:custGeom>
                          <a:noFill/>
                          <a:ln w="5760">
                            <a:solidFill>
                              <a:srgbClr val="ffffff"/>
                            </a:solidFill>
                          </a:ln>
                        </wps:spPr>
                        <wps:style>
                          <a:lnRef idx="1"/>
                          <a:fillRef idx="0"/>
                          <a:effectRef idx="0"/>
                          <a:fontRef idx="minor"/>
                        </wps:style>
                        <wps:bodyPr/>
                      </wps:wsp>
                      <wps:wsp>
                        <wps:cNvSpPr/>
                        <wps:spPr>
                          <a:xfrm>
                            <a:off x="5582160" y="1267560"/>
                            <a:ext cx="77400" cy="5148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3830400" y="1177920"/>
                            <a:ext cx="182700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控制流 （MM2S）</w:t>
                              </w:r>
                            </w:p>
                          </w:txbxContent>
                        </wps:txbx>
                        <wps:bodyPr lIns="0" rIns="0" tIns="0" bIns="0">
                          <a:noAutofit/>
                        </wps:bodyPr>
                      </wps:wsp>
                      <wps:wsp>
                        <wps:cNvSpPr/>
                        <wps:spPr>
                          <a:xfrm>
                            <a:off x="3402360" y="496440"/>
                            <a:ext cx="2173680" cy="720"/>
                          </a:xfrm>
                          <a:custGeom>
                            <a:avLst/>
                            <a:gdLst/>
                            <a:ahLst/>
                            <a:rect l="l" t="t" r="r" b="b"/>
                            <a:pathLst>
                              <a:path w="2188679" h="0">
                                <a:moveTo>
                                  <a:pt x="2188679" y="0"/>
                                </a:moveTo>
                                <a:lnTo>
                                  <a:pt x="0" y="0"/>
                                </a:lnTo>
                              </a:path>
                            </a:pathLst>
                          </a:custGeom>
                          <a:noFill/>
                          <a:ln w="5760">
                            <a:solidFill>
                              <a:srgbClr val="ffffff"/>
                            </a:solidFill>
                          </a:ln>
                        </wps:spPr>
                        <wps:style>
                          <a:lnRef idx="1"/>
                          <a:fillRef idx="0"/>
                          <a:effectRef idx="0"/>
                          <a:fontRef idx="minor"/>
                        </wps:style>
                        <wps:bodyPr/>
                      </wps:wsp>
                      <wps:wsp>
                        <wps:cNvSpPr/>
                        <wps:spPr>
                          <a:xfrm>
                            <a:off x="5574600" y="469800"/>
                            <a:ext cx="77400" cy="5076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3848040" y="379800"/>
                            <a:ext cx="180324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流主机 （MM2S）</w:t>
                              </w:r>
                            </w:p>
                          </w:txbxContent>
                        </wps:txbx>
                        <wps:bodyPr lIns="0" rIns="0" tIns="0" bIns="0">
                          <a:noAutofit/>
                        </wps:bodyPr>
                      </wps:wsp>
                      <wps:wsp>
                        <wps:cNvSpPr/>
                        <wps:spPr>
                          <a:xfrm>
                            <a:off x="2539440" y="775800"/>
                            <a:ext cx="720" cy="193680"/>
                          </a:xfrm>
                          <a:custGeom>
                            <a:avLst/>
                            <a:gdLst/>
                            <a:ahLst/>
                            <a:rect l="l" t="t" r="r" b="b"/>
                            <a:pathLst>
                              <a:path w="0" h="198322">
                                <a:moveTo>
                                  <a:pt x="0" y="0"/>
                                </a:moveTo>
                                <a:lnTo>
                                  <a:pt x="0" y="198322"/>
                                </a:lnTo>
                              </a:path>
                            </a:pathLst>
                          </a:custGeom>
                          <a:noFill/>
                          <a:ln w="5760">
                            <a:solidFill>
                              <a:srgbClr val="ffffff"/>
                            </a:solidFill>
                          </a:ln>
                        </wps:spPr>
                        <wps:style>
                          <a:lnRef idx="1"/>
                          <a:fillRef idx="0"/>
                          <a:effectRef idx="0"/>
                          <a:fontRef idx="minor"/>
                        </wps:style>
                        <wps:bodyPr/>
                      </wps:wsp>
                      <wps:wsp>
                        <wps:cNvSpPr/>
                        <wps:spPr>
                          <a:xfrm>
                            <a:off x="2512080" y="698400"/>
                            <a:ext cx="50760" cy="7884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2512080" y="972720"/>
                            <a:ext cx="50760" cy="8136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3098880" y="1580400"/>
                            <a:ext cx="720" cy="162000"/>
                          </a:xfrm>
                          <a:custGeom>
                            <a:avLst/>
                            <a:gdLst/>
                            <a:ahLst/>
                            <a:rect l="l" t="t" r="r" b="b"/>
                            <a:pathLst>
                              <a:path w="0" h="165648">
                                <a:moveTo>
                                  <a:pt x="0" y="0"/>
                                </a:moveTo>
                                <a:lnTo>
                                  <a:pt x="0" y="165648"/>
                                </a:lnTo>
                              </a:path>
                            </a:pathLst>
                          </a:custGeom>
                          <a:noFill/>
                          <a:ln w="5760">
                            <a:solidFill>
                              <a:srgbClr val="ffffff"/>
                            </a:solidFill>
                          </a:ln>
                        </wps:spPr>
                        <wps:style>
                          <a:lnRef idx="1"/>
                          <a:fillRef idx="0"/>
                          <a:effectRef idx="0"/>
                          <a:fontRef idx="minor"/>
                        </wps:style>
                        <wps:bodyPr/>
                      </wps:wsp>
                      <wps:wsp>
                        <wps:cNvSpPr/>
                        <wps:spPr>
                          <a:xfrm>
                            <a:off x="3071520" y="1503720"/>
                            <a:ext cx="50760" cy="7812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3071520" y="1745640"/>
                            <a:ext cx="50760" cy="7884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3098880" y="2375640"/>
                            <a:ext cx="720" cy="170280"/>
                          </a:xfrm>
                          <a:custGeom>
                            <a:avLst/>
                            <a:gdLst/>
                            <a:ahLst/>
                            <a:rect l="l" t="t" r="r" b="b"/>
                            <a:pathLst>
                              <a:path w="0" h="174048">
                                <a:moveTo>
                                  <a:pt x="0" y="0"/>
                                </a:moveTo>
                                <a:lnTo>
                                  <a:pt x="0" y="174048"/>
                                </a:lnTo>
                              </a:path>
                            </a:pathLst>
                          </a:custGeom>
                          <a:noFill/>
                          <a:ln w="5760">
                            <a:solidFill>
                              <a:srgbClr val="ffffff"/>
                            </a:solidFill>
                          </a:ln>
                        </wps:spPr>
                        <wps:style>
                          <a:lnRef idx="1"/>
                          <a:fillRef idx="0"/>
                          <a:effectRef idx="0"/>
                          <a:fontRef idx="minor"/>
                        </wps:style>
                        <wps:bodyPr/>
                      </wps:wsp>
                      <wps:wsp>
                        <wps:cNvSpPr/>
                        <wps:spPr>
                          <a:xfrm>
                            <a:off x="3071520" y="2298600"/>
                            <a:ext cx="50760" cy="7884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3071520" y="2549520"/>
                            <a:ext cx="50760" cy="7812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2539440" y="3156480"/>
                            <a:ext cx="720" cy="189720"/>
                          </a:xfrm>
                          <a:custGeom>
                            <a:avLst/>
                            <a:gdLst/>
                            <a:ahLst/>
                            <a:rect l="l" t="t" r="r" b="b"/>
                            <a:pathLst>
                              <a:path w="0" h="194421">
                                <a:moveTo>
                                  <a:pt x="0" y="0"/>
                                </a:moveTo>
                                <a:lnTo>
                                  <a:pt x="0" y="194421"/>
                                </a:lnTo>
                              </a:path>
                            </a:pathLst>
                          </a:custGeom>
                          <a:noFill/>
                          <a:ln w="5760">
                            <a:solidFill>
                              <a:srgbClr val="ffffff"/>
                            </a:solidFill>
                          </a:ln>
                        </wps:spPr>
                        <wps:style>
                          <a:lnRef idx="1"/>
                          <a:fillRef idx="0"/>
                          <a:effectRef idx="0"/>
                          <a:fontRef idx="minor"/>
                        </wps:style>
                        <wps:bodyPr/>
                      </wps:wsp>
                      <wps:wsp>
                        <wps:cNvSpPr/>
                        <wps:spPr>
                          <a:xfrm>
                            <a:off x="2512080" y="3077280"/>
                            <a:ext cx="50760" cy="8136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2512080" y="3350160"/>
                            <a:ext cx="50760" cy="7884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2068200" y="2375640"/>
                            <a:ext cx="720" cy="170280"/>
                          </a:xfrm>
                          <a:custGeom>
                            <a:avLst/>
                            <a:gdLst/>
                            <a:ahLst/>
                            <a:rect l="l" t="t" r="r" b="b"/>
                            <a:pathLst>
                              <a:path w="0" h="173934">
                                <a:moveTo>
                                  <a:pt x="0" y="0"/>
                                </a:moveTo>
                                <a:lnTo>
                                  <a:pt x="0" y="173934"/>
                                </a:lnTo>
                              </a:path>
                            </a:pathLst>
                          </a:custGeom>
                          <a:noFill/>
                          <a:ln w="5760">
                            <a:solidFill>
                              <a:srgbClr val="ffffff"/>
                            </a:solidFill>
                          </a:ln>
                        </wps:spPr>
                        <wps:style>
                          <a:lnRef idx="1"/>
                          <a:fillRef idx="0"/>
                          <a:effectRef idx="0"/>
                          <a:fontRef idx="minor"/>
                        </wps:style>
                        <wps:bodyPr/>
                      </wps:wsp>
                      <wps:wsp>
                        <wps:cNvSpPr/>
                        <wps:spPr>
                          <a:xfrm>
                            <a:off x="2040840" y="2298600"/>
                            <a:ext cx="50760" cy="7884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2040840" y="2549520"/>
                            <a:ext cx="50760" cy="7812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2068200" y="1580400"/>
                            <a:ext cx="720" cy="162000"/>
                          </a:xfrm>
                          <a:custGeom>
                            <a:avLst/>
                            <a:gdLst/>
                            <a:ahLst/>
                            <a:rect l="l" t="t" r="r" b="b"/>
                            <a:pathLst>
                              <a:path w="0" h="165648">
                                <a:moveTo>
                                  <a:pt x="0" y="0"/>
                                </a:moveTo>
                                <a:lnTo>
                                  <a:pt x="0" y="165648"/>
                                </a:lnTo>
                              </a:path>
                            </a:pathLst>
                          </a:custGeom>
                          <a:noFill/>
                          <a:ln w="5760">
                            <a:solidFill>
                              <a:srgbClr val="ffffff"/>
                            </a:solidFill>
                          </a:ln>
                        </wps:spPr>
                        <wps:style>
                          <a:lnRef idx="1"/>
                          <a:fillRef idx="0"/>
                          <a:effectRef idx="0"/>
                          <a:fontRef idx="minor"/>
                        </wps:style>
                        <wps:bodyPr/>
                      </wps:wsp>
                      <wps:wsp>
                        <wps:cNvSpPr/>
                        <wps:spPr>
                          <a:xfrm>
                            <a:off x="2040840" y="1503720"/>
                            <a:ext cx="50760" cy="78120"/>
                          </a:xfrm>
                          <a:custGeom>
                            <a:avLst/>
                            <a:gdLst/>
                            <a:ahLst/>
                            <a:rect l="l" t="t" r="r" b="b"/>
                            <a:pathLst>
                              <a:path w="54394" h="81699">
                                <a:moveTo>
                                  <a:pt x="27191" y="0"/>
                                </a:moveTo>
                                <a:lnTo>
                                  <a:pt x="54394" y="81699"/>
                                </a:lnTo>
                                <a:lnTo>
                                  <a:pt x="0" y="81699"/>
                                </a:lnTo>
                                <a:lnTo>
                                  <a:pt x="27191" y="0"/>
                                </a:lnTo>
                                <a:close/>
                              </a:path>
                            </a:pathLst>
                          </a:custGeom>
                          <a:solidFill>
                            <a:srgbClr val="000000"/>
                          </a:solidFill>
                          <a:ln>
                            <a:noFill/>
                          </a:ln>
                        </wps:spPr>
                        <wps:style>
                          <a:lnRef idx="0"/>
                          <a:fillRef idx="0"/>
                          <a:effectRef idx="0"/>
                          <a:fontRef idx="minor"/>
                        </wps:style>
                        <wps:bodyPr/>
                      </wps:wsp>
                      <wps:wsp>
                        <wps:cNvSpPr/>
                        <wps:spPr>
                          <a:xfrm>
                            <a:off x="2040840" y="1745640"/>
                            <a:ext cx="50760" cy="78840"/>
                          </a:xfrm>
                          <a:custGeom>
                            <a:avLst/>
                            <a:gdLst/>
                            <a:ahLst/>
                            <a:rect l="l" t="t" r="r" b="b"/>
                            <a:pathLst>
                              <a:path w="54394" h="81699">
                                <a:moveTo>
                                  <a:pt x="0" y="0"/>
                                </a:moveTo>
                                <a:lnTo>
                                  <a:pt x="54394" y="0"/>
                                </a:lnTo>
                                <a:lnTo>
                                  <a:pt x="27203" y="81699"/>
                                </a:lnTo>
                                <a:lnTo>
                                  <a:pt x="0" y="0"/>
                                </a:lnTo>
                                <a:close/>
                              </a:path>
                            </a:pathLst>
                          </a:custGeom>
                          <a:solidFill>
                            <a:srgbClr val="000000"/>
                          </a:solidFill>
                          <a:ln>
                            <a:noFill/>
                          </a:ln>
                        </wps:spPr>
                        <wps:style>
                          <a:lnRef idx="0"/>
                          <a:fillRef idx="0"/>
                          <a:effectRef idx="0"/>
                          <a:fontRef idx="minor"/>
                        </wps:style>
                        <wps:bodyPr/>
                      </wps:wsp>
                      <wps:wsp>
                        <wps:cNvSpPr/>
                        <wps:spPr>
                          <a:xfrm>
                            <a:off x="2509560" y="2064240"/>
                            <a:ext cx="115560" cy="720"/>
                          </a:xfrm>
                          <a:custGeom>
                            <a:avLst/>
                            <a:gdLst/>
                            <a:ahLst/>
                            <a:rect l="l" t="t" r="r" b="b"/>
                            <a:pathLst>
                              <a:path w="119658" h="0">
                                <a:moveTo>
                                  <a:pt x="119658" y="0"/>
                                </a:moveTo>
                                <a:lnTo>
                                  <a:pt x="0" y="0"/>
                                </a:lnTo>
                              </a:path>
                            </a:pathLst>
                          </a:custGeom>
                          <a:noFill/>
                          <a:ln w="5760">
                            <a:solidFill>
                              <a:srgbClr val="ffffff"/>
                            </a:solidFill>
                          </a:ln>
                        </wps:spPr>
                        <wps:style>
                          <a:lnRef idx="1"/>
                          <a:fillRef idx="0"/>
                          <a:effectRef idx="0"/>
                          <a:fontRef idx="minor"/>
                        </wps:style>
                        <wps:bodyPr/>
                      </wps:wsp>
                      <wps:wsp>
                        <wps:cNvSpPr/>
                        <wps:spPr>
                          <a:xfrm>
                            <a:off x="2624400" y="2037240"/>
                            <a:ext cx="77400" cy="51480"/>
                          </a:xfrm>
                          <a:custGeom>
                            <a:avLst/>
                            <a:gdLst/>
                            <a:ahLst/>
                            <a:rect l="l" t="t" r="r" b="b"/>
                            <a:pathLst>
                              <a:path w="81585" h="54458">
                                <a:moveTo>
                                  <a:pt x="0" y="0"/>
                                </a:moveTo>
                                <a:lnTo>
                                  <a:pt x="81585" y="27229"/>
                                </a:lnTo>
                                <a:lnTo>
                                  <a:pt x="0" y="54458"/>
                                </a:lnTo>
                                <a:lnTo>
                                  <a:pt x="0" y="0"/>
                                </a:lnTo>
                                <a:close/>
                              </a:path>
                            </a:pathLst>
                          </a:custGeom>
                          <a:solidFill>
                            <a:srgbClr val="000000"/>
                          </a:solidFill>
                          <a:ln>
                            <a:noFill/>
                          </a:ln>
                        </wps:spPr>
                        <wps:style>
                          <a:lnRef idx="0"/>
                          <a:fillRef idx="0"/>
                          <a:effectRef idx="0"/>
                          <a:fontRef idx="minor"/>
                        </wps:style>
                        <wps:bodyPr/>
                      </wps:wsp>
                      <wps:wsp>
                        <wps:cNvSpPr/>
                        <wps:spPr>
                          <a:xfrm>
                            <a:off x="2428920" y="2037240"/>
                            <a:ext cx="77400" cy="51480"/>
                          </a:xfrm>
                          <a:custGeom>
                            <a:avLst/>
                            <a:gdLst/>
                            <a:ahLst/>
                            <a:rect l="l" t="t" r="r" b="b"/>
                            <a:pathLst>
                              <a:path w="81585" h="54458">
                                <a:moveTo>
                                  <a:pt x="81585" y="0"/>
                                </a:moveTo>
                                <a:lnTo>
                                  <a:pt x="81585" y="54458"/>
                                </a:lnTo>
                                <a:lnTo>
                                  <a:pt x="0" y="27229"/>
                                </a:lnTo>
                                <a:lnTo>
                                  <a:pt x="81585" y="0"/>
                                </a:lnTo>
                                <a:close/>
                              </a:path>
                            </a:pathLst>
                          </a:custGeom>
                          <a:solidFill>
                            <a:srgbClr val="000000"/>
                          </a:solidFill>
                          <a:ln>
                            <a:noFill/>
                          </a:ln>
                        </wps:spPr>
                        <wps:style>
                          <a:lnRef idx="0"/>
                          <a:fillRef idx="0"/>
                          <a:effectRef idx="0"/>
                          <a:fontRef idx="minor"/>
                        </wps:style>
                        <wps:bodyPr/>
                      </wps:wsp>
                      <wps:wsp>
                        <wps:cNvSpPr/>
                        <wps:spPr>
                          <a:xfrm>
                            <a:off x="5493960" y="4073040"/>
                            <a:ext cx="252720" cy="69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x13225</w:t>
                              </w:r>
                            </w:p>
                          </w:txbxContent>
                        </wps:txbx>
                        <wps:bodyPr lIns="0" rIns="0" tIns="0" bIns="0">
                          <a:noAutofit/>
                        </wps:bodyPr>
                      </wps:wsp>
                    </wpg:wgp>
                  </a:graphicData>
                </a:graphic>
              </wp:inline>
            </w:drawing>
          </mc:Choice>
          <mc:Fallback>
            <w:pict>
              <v:group id="shape_0" alt="形状6" style="position:absolute;margin-left:0pt;margin-top:-326.25pt;width:452.7pt;height:326.2pt" coordorigin="0,-6525" coordsize="9054,6524">
                <v:rect id="shape_0" stroked="f" style="position:absolute;left:3604;top:-5829;width:1077;height:19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数据移动器</w:t>
                        </w:r>
                      </w:p>
                    </w:txbxContent>
                  </v:textbox>
                  <w10:wrap type="square"/>
                  <v:fill o:detectmouseclick="t" on="false"/>
                  <v:stroke color="#3465a4" joinstyle="round" endcap="flat"/>
                </v:rect>
                <v:rect id="shape_0" stroked="f" style="position:absolute;left:2873;top:-3329;width:929;height:19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寄存 器</w:t>
                        </w:r>
                      </w:p>
                    </w:txbxContent>
                  </v:textbox>
                  <w10:wrap type="square"/>
                  <v:fill o:detectmouseclick="t" on="false"/>
                  <v:stroke color="#3465a4" joinstyle="round" endcap="flat"/>
                </v:rect>
                <v:rect id="shape_0" stroked="f" style="position:absolute;left:3198;top:-4561;width:2061;height:199;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MM2S Cntl/Sts Logic</w:t>
                        </w:r>
                      </w:p>
                    </w:txbxContent>
                  </v:textbox>
                  <w10:wrap type="square"/>
                  <v:fill o:detectmouseclick="t" on="false"/>
                  <v:stroke color="#3465a4" joinstyle="round" endcap="flat"/>
                </v:rect>
                <v:rect id="shape_0" stroked="f" style="position:absolute;left:3178;top:-2083;width:2061;height:199;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S2MM Cntl/Sts Logic</w:t>
                        </w:r>
                      </w:p>
                    </w:txbxContent>
                  </v:textbox>
                  <w10:wrap type="square"/>
                  <v:fill o:detectmouseclick="t" on="false"/>
                  <v:stroke color="#3465a4" joinstyle="round" endcap="flat"/>
                </v:rect>
                <v:rect id="shape_0" stroked="f" style="position:absolute;left:3604;top:-822;width:1077;height:19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数据移动器</w:t>
                        </w:r>
                      </w:p>
                    </w:txbxContent>
                  </v:textbox>
                  <w10:wrap type="square"/>
                  <v:fill o:detectmouseclick="t" on="false"/>
                  <v:stroke color="#3465a4" joinstyle="round" endcap="flat"/>
                </v:rect>
                <v:rect id="shape_0" stroked="f" style="position:absolute;left:4318;top:-3329;width:1434;height:19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7"/>
                            <w:sz w:val="17"/>
                            <w:spacing w:val="0"/>
                            <w:vertAlign w:val="baseline"/>
                            <w:position w:val="0"/>
                            <w:dstrike w:val="false"/>
                            <w:strike w:val="false"/>
                            <w:u w:val="none"/>
                            <w:rFonts w:eastAsia="等线" w:cs="等线" w:ascii="等线" w:hAnsi="等线"/>
                            <w:color w:val="00000A"/>
                            <w14:ligatures w14:val="standardContextual"/>
                          </w:rPr>
                          <w:t>分散/聚集</w:t>
                        </w:r>
                      </w:p>
                    </w:txbxContent>
                  </v:textbox>
                  <w10:wrap type="square"/>
                  <v:fill o:detectmouseclick="t" on="false"/>
                  <v:stroke color="#3465a4" joinstyle="round" endcap="flat"/>
                </v:rect>
                <v:rect id="shape_0" stroked="f" style="position:absolute;left:447;top:-5927;width:2421;height:200;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内存映射读取</w:t>
                        </w:r>
                      </w:p>
                    </w:txbxContent>
                  </v:textbox>
                  <w10:wrap type="square"/>
                  <v:fill o:detectmouseclick="t" on="false"/>
                  <v:stroke color="#3465a4" joinstyle="round" endcap="flat"/>
                </v:rect>
                <v:rect id="shape_0" stroked="f" style="position:absolute;left:959;top:-3424;width:1007;height:222;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AXI4-精简版</w:t>
                        </w:r>
                      </w:p>
                    </w:txbxContent>
                  </v:textbox>
                  <w10:wrap type="square"/>
                  <v:fill o:detectmouseclick="t" on="false"/>
                  <v:stroke color="#3465a4" joinstyle="round" endcap="flat"/>
                </v:rect>
                <v:rect id="shape_0" stroked="f" style="position:absolute;left:424;top:-906;width:2405;height:199;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内存映射写入</w:t>
                        </w:r>
                      </w:p>
                    </w:txbxContent>
                  </v:textbox>
                  <w10:wrap type="square"/>
                  <v:fill o:detectmouseclick="t" on="false"/>
                  <v:stroke color="#3465a4" joinstyle="round" endcap="flat"/>
                </v:rect>
                <v:rect id="shape_0" stroked="f" style="position:absolute;left:6148;top:-906;width:2729;height:199;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流从站 （S2MM）</w:t>
                        </w:r>
                      </w:p>
                    </w:txbxContent>
                  </v:textbox>
                  <w10:wrap type="square"/>
                  <v:fill o:detectmouseclick="t" on="false"/>
                  <v:stroke color="#3465a4" joinstyle="round" endcap="flat"/>
                </v:rect>
                <v:rect id="shape_0" stroked="f" style="position:absolute;left:6320;top:-2080;width:2101;height:199;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 （S2MM）</w:t>
                        </w:r>
                      </w:p>
                    </w:txbxContent>
                  </v:textbox>
                  <w10:wrap type="square"/>
                  <v:fill o:detectmouseclick="t" on="false"/>
                  <v:stroke color="#3465a4" joinstyle="round" endcap="flat"/>
                </v:rect>
                <v:rect id="shape_0" stroked="f" style="position:absolute;left:6058;top:-3416;width:2995;height:199;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内存映射写入/读取</w:t>
                        </w:r>
                      </w:p>
                    </w:txbxContent>
                  </v:textbox>
                  <w10:wrap type="square"/>
                  <v:fill o:detectmouseclick="t" on="false"/>
                  <v:stroke color="#3465a4" joinstyle="round" endcap="flat"/>
                </v:rect>
                <v:rect id="shape_0" stroked="f" style="position:absolute;left:6032;top:-4670;width:2876;height:199;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控制流 （MM2S）</w:t>
                        </w:r>
                      </w:p>
                    </w:txbxContent>
                  </v:textbox>
                  <w10:wrap type="square"/>
                  <v:fill o:detectmouseclick="t" on="false"/>
                  <v:stroke color="#3465a4" joinstyle="round" endcap="flat"/>
                </v:rect>
                <v:rect id="shape_0" stroked="f" style="position:absolute;left:6060;top:-5927;width:2839;height:200;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AXI4 流主机 （MM2S）</w:t>
                        </w:r>
                      </w:p>
                    </w:txbxContent>
                  </v:textbox>
                  <w10:wrap type="square"/>
                  <v:fill o:detectmouseclick="t" on="false"/>
                  <v:stroke color="#3465a4" joinstyle="round" endcap="flat"/>
                </v:rect>
                <v:rect id="shape_0" stroked="f" style="position:absolute;left:8652;top:-111;width:397;height:109;mso-position-vertical:top">
                  <v:textbo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x13225</w:t>
                        </w:r>
                      </w:p>
                    </w:txbxContent>
                  </v:textbox>
                  <w10:wrap type="square"/>
                  <v:fill o:detectmouseclick="t" on="false"/>
                  <v:stroke color="#3465a4" joinstyle="round" endcap="flat"/>
                </v:rect>
              </v:group>
            </w:pict>
          </mc:Fallback>
        </mc:AlternateContent>
      </w:r>
    </w:p>
    <w:p>
      <w:pPr>
        <w:pStyle w:val="Normal"/>
        <w:tabs>
          <w:tab w:val="clear" w:pos="420"/>
          <w:tab w:val="center" w:pos="3764"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1-1</w:t>
      </w:r>
      <w:r>
        <w:rPr>
          <w:i/>
          <w:lang w:val="zh-Hans"/>
        </w:rPr>
        <w:t>：</w:t>
      </w:r>
      <w:r>
        <w:rPr>
          <w:i/>
          <w:lang w:val="zh-Hans"/>
        </w:rPr>
        <w:tab/>
      </w:r>
      <w:r>
        <w:rPr>
          <w:b/>
          <w:lang w:val="zh-Hans"/>
        </w:rPr>
        <w:t xml:space="preserve">AXI DMA </w:t>
      </w:r>
      <w:r>
        <w:rPr>
          <w:b/>
          <w:lang w:val="zh-Hans"/>
        </w:rPr>
        <w:t xml:space="preserve">框图 </w:t>
      </w:r>
    </w:p>
    <w:p>
      <w:pPr>
        <w:sectPr>
          <w:type w:val="continuous"/>
          <w:pgSz w:w="12240" w:h="15840"/>
          <w:pgMar w:left="1080" w:right="1078" w:header="720" w:top="1440" w:footer="720" w:bottom="1440" w:gutter="0"/>
          <w:formProt w:val="false"/>
          <w:textDirection w:val="lrTb"/>
          <w:docGrid w:type="default" w:linePitch="100" w:charSpace="0"/>
        </w:sectPr>
      </w:pPr>
    </w:p>
    <w:p>
      <w:pPr>
        <w:pStyle w:val="Normal"/>
        <w:tabs>
          <w:tab w:val="clear" w:pos="420"/>
          <w:tab w:val="right" w:pos="10073" w:leader="none"/>
        </w:tabs>
        <w:spacing w:lineRule="auto" w:line="264" w:before="0" w:after="143"/>
        <w:ind w:left="0" w:right="-13" w:hanging="0"/>
        <w:jc w:val="left"/>
        <w:rPr/>
      </w:pPr>
      <w:r>
        <w:rPr/>
        <w:drawing>
          <wp:inline distT="0" distB="0" distL="0" distR="0">
            <wp:extent cx="704215" cy="438150"/>
            <wp:effectExtent l="0" t="0" r="0" b="0"/>
            <wp:docPr id="11" name="Picture 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93" descr=""/>
                    <pic:cNvPicPr>
                      <a:picLocks noChangeAspect="1" noChangeArrowheads="1"/>
                    </pic:cNvPicPr>
                  </pic:nvPicPr>
                  <pic:blipFill>
                    <a:blip r:embed="rId28"/>
                    <a:stretch>
                      <a:fillRect/>
                    </a:stretch>
                  </pic:blipFill>
                  <pic:spPr bwMode="auto">
                    <a:xfrm>
                      <a:off x="0" y="0"/>
                      <a:ext cx="704215" cy="438150"/>
                    </a:xfrm>
                    <a:prstGeom prst="rect">
                      <a:avLst/>
                    </a:prstGeom>
                  </pic:spPr>
                </pic:pic>
              </a:graphicData>
            </a:graphic>
          </wp:inline>
        </w:drawing>
      </w:r>
      <w:r>
        <w:rPr>
          <w:i/>
          <w:lang w:val="zh-Hans"/>
        </w:rPr>
        <w:tab/>
      </w:r>
      <w:r>
        <w:rPr>
          <w:i/>
          <w:lang w:val="zh-Hans"/>
        </w:rPr>
        <w:t xml:space="preserve">第 </w:t>
      </w:r>
      <w:r>
        <w:rPr>
          <w:i/>
          <w:lang w:val="zh-Hans"/>
        </w:rPr>
        <w:t xml:space="preserve">1 </w:t>
      </w:r>
      <w:r>
        <w:rPr>
          <w:i/>
          <w:lang w:val="zh-Hans"/>
        </w:rPr>
        <w:t xml:space="preserve">章： </w:t>
      </w:r>
      <w:r>
        <w:rPr>
          <w:b/>
          <w:lang w:val="zh-Hans"/>
        </w:rPr>
        <w:t>概述</w:t>
      </w:r>
    </w:p>
    <w:p>
      <w:pPr>
        <w:pStyle w:val="Normal"/>
        <w:ind w:left="748" w:right="43" w:hanging="3"/>
        <w:rPr/>
      </w:pPr>
      <w:r>
        <w:rPr>
          <w:lang w:val="zh-Hans"/>
        </w:rPr>
        <w:t xml:space="preserve">系统内存和流目标之间的主要高速 </w:t>
      </w:r>
      <w:r>
        <w:rPr>
          <w:lang w:val="zh-Hans"/>
        </w:rPr>
        <w:t xml:space="preserve">DMA </w:t>
      </w:r>
      <w:r>
        <w:rPr>
          <w:lang w:val="zh-Hans"/>
        </w:rPr>
        <w:t xml:space="preserve">数据移动是通过 </w:t>
      </w:r>
      <w:r>
        <w:rPr>
          <w:lang w:val="zh-Hans"/>
        </w:rPr>
        <w:t xml:space="preserve">AXI4 </w:t>
      </w:r>
      <w:r>
        <w:rPr>
          <w:lang w:val="zh-Hans"/>
        </w:rPr>
        <w:t xml:space="preserve">读主服务器到 </w:t>
      </w:r>
      <w:r>
        <w:rPr>
          <w:lang w:val="zh-Hans"/>
        </w:rPr>
        <w:t xml:space="preserve">AXI4 </w:t>
      </w:r>
      <w:r>
        <w:rPr>
          <w:lang w:val="zh-Hans"/>
        </w:rPr>
        <w:t>内存映射到流 （</w:t>
      </w:r>
      <w:r>
        <w:rPr>
          <w:lang w:val="zh-Hans"/>
        </w:rPr>
        <w:t>MM2S</w:t>
      </w:r>
      <w:r>
        <w:rPr>
          <w:lang w:val="zh-Hans"/>
        </w:rPr>
        <w:t xml:space="preserve">） 主服务器，以及 </w:t>
      </w:r>
      <w:r>
        <w:rPr>
          <w:lang w:val="zh-Hans"/>
        </w:rPr>
        <w:t xml:space="preserve">AXI </w:t>
      </w:r>
      <w:r>
        <w:rPr>
          <w:lang w:val="zh-Hans"/>
        </w:rPr>
        <w:t>流到内存映射 （</w:t>
      </w:r>
      <w:r>
        <w:rPr>
          <w:lang w:val="zh-Hans"/>
        </w:rPr>
        <w:t>S2MM</w:t>
      </w:r>
      <w:r>
        <w:rPr>
          <w:lang w:val="zh-Hans"/>
        </w:rPr>
        <w:t xml:space="preserve">） 从属到 </w:t>
      </w:r>
      <w:r>
        <w:rPr>
          <w:lang w:val="zh-Hans"/>
        </w:rPr>
        <w:t xml:space="preserve">AXI4 </w:t>
      </w:r>
      <w:r>
        <w:rPr>
          <w:lang w:val="zh-Hans"/>
        </w:rPr>
        <w:t>写主机。</w:t>
      </w:r>
      <w:r>
        <w:rPr>
          <w:lang w:val="zh-Hans"/>
        </w:rPr>
        <w:t xml:space="preserve">AXI DMA </w:t>
      </w:r>
      <w:r>
        <w:rPr>
          <w:lang w:val="zh-Hans"/>
        </w:rPr>
        <w:t>还支持在分散</w:t>
      </w:r>
      <w:r>
        <w:rPr>
          <w:lang w:val="zh-Hans"/>
        </w:rPr>
        <w:t>/</w:t>
      </w:r>
      <w:r>
        <w:rPr>
          <w:lang w:val="zh-Hans"/>
        </w:rPr>
        <w:t xml:space="preserve">收集模式下在 </w:t>
      </w:r>
      <w:r>
        <w:rPr>
          <w:lang w:val="zh-Hans"/>
        </w:rPr>
        <w:t xml:space="preserve">MM2S </w:t>
      </w:r>
      <w:r>
        <w:rPr>
          <w:lang w:val="zh-Hans"/>
        </w:rPr>
        <w:t xml:space="preserve">和 </w:t>
      </w:r>
      <w:r>
        <w:rPr>
          <w:lang w:val="zh-Hans"/>
        </w:rPr>
        <w:t xml:space="preserve">S2MM </w:t>
      </w:r>
      <w:r>
        <w:rPr>
          <w:lang w:val="zh-Hans"/>
        </w:rPr>
        <w:t xml:space="preserve">路径上实现多达 </w:t>
      </w:r>
      <w:r>
        <w:rPr>
          <w:lang w:val="zh-Hans"/>
        </w:rPr>
        <w:t xml:space="preserve">16 </w:t>
      </w:r>
      <w:r>
        <w:rPr>
          <w:lang w:val="zh-Hans"/>
        </w:rPr>
        <w:t>个多通道的数据移动。</w:t>
      </w:r>
    </w:p>
    <w:p>
      <w:pPr>
        <w:pStyle w:val="Normal"/>
        <w:ind w:left="748" w:right="43" w:hanging="3"/>
        <w:rPr/>
      </w:pPr>
      <w:r>
        <w:rPr>
          <w:lang w:val="zh-Hans"/>
        </w:rPr>
        <w:t xml:space="preserve">MM2S </w:t>
      </w:r>
      <w:r>
        <w:rPr>
          <w:lang w:val="zh-Hans"/>
        </w:rPr>
        <w:t xml:space="preserve">通道和 </w:t>
      </w:r>
      <w:r>
        <w:rPr>
          <w:lang w:val="zh-Hans"/>
        </w:rPr>
        <w:t xml:space="preserve">S2MM </w:t>
      </w:r>
      <w:r>
        <w:rPr>
          <w:lang w:val="zh-Hans"/>
        </w:rPr>
        <w:t>通道独立运行。</w:t>
      </w:r>
      <w:r>
        <w:rPr>
          <w:lang w:val="zh-Hans"/>
        </w:rPr>
        <w:t xml:space="preserve">AXI DMA </w:t>
      </w:r>
      <w:r>
        <w:rPr>
          <w:lang w:val="zh-Hans"/>
        </w:rPr>
        <w:t xml:space="preserve">提供 </w:t>
      </w:r>
      <w:r>
        <w:rPr>
          <w:lang w:val="zh-Hans"/>
        </w:rPr>
        <w:t xml:space="preserve">4 KB </w:t>
      </w:r>
      <w:r>
        <w:rPr>
          <w:lang w:val="zh-Hans"/>
        </w:rPr>
        <w:t xml:space="preserve">地址边界保护（在非微型 </w:t>
      </w:r>
      <w:r>
        <w:rPr>
          <w:lang w:val="zh-Hans"/>
        </w:rPr>
        <w:t xml:space="preserve">DMA </w:t>
      </w:r>
      <w:r>
        <w:rPr>
          <w:lang w:val="zh-Hans"/>
        </w:rPr>
        <w:t xml:space="preserve">中配置时）、自动突发映射， 以及使用几乎 </w:t>
      </w:r>
      <w:r>
        <w:rPr>
          <w:lang w:val="zh-Hans"/>
        </w:rPr>
        <w:t xml:space="preserve">AXI4-Stream </w:t>
      </w:r>
      <w:r>
        <w:rPr>
          <w:lang w:val="zh-Hans"/>
        </w:rPr>
        <w:t>总线的全部带宽功能对多个传输请求进行排队的能力。此外，</w:t>
      </w:r>
      <w:r>
        <w:rPr>
          <w:lang w:val="zh-Hans"/>
        </w:rPr>
        <w:t xml:space="preserve">AXI DMA </w:t>
      </w:r>
      <w:r>
        <w:rPr>
          <w:lang w:val="zh-Hans"/>
        </w:rPr>
        <w:t>提供字节级数据重新对齐，允许从任何字节偏移位置开始进行内存读取和写入 。</w:t>
      </w:r>
    </w:p>
    <w:p>
      <w:pPr>
        <w:pStyle w:val="Normal"/>
        <w:ind w:left="748" w:right="43" w:hanging="3"/>
        <w:rPr/>
      </w:pPr>
      <w:r>
        <w:rPr>
          <w:lang w:val="zh-Hans"/>
        </w:rPr>
        <w:t xml:space="preserve">MM2S </w:t>
      </w:r>
      <w:r>
        <w:rPr>
          <w:lang w:val="zh-Hans"/>
        </w:rPr>
        <w:t xml:space="preserve">通道支持 </w:t>
      </w:r>
      <w:r>
        <w:rPr>
          <w:lang w:val="zh-Hans"/>
        </w:rPr>
        <w:t xml:space="preserve">AXI </w:t>
      </w:r>
      <w:r>
        <w:rPr>
          <w:lang w:val="zh-Hans"/>
        </w:rPr>
        <w:t xml:space="preserve">控制流，用于将用户应用程序数据发送到目标 </w:t>
      </w:r>
      <w:r>
        <w:rPr>
          <w:lang w:val="zh-Hans"/>
        </w:rPr>
        <w:t>IP</w:t>
      </w:r>
      <w:r>
        <w:rPr>
          <w:lang w:val="zh-Hans"/>
        </w:rPr>
        <w:t xml:space="preserve">。对于 </w:t>
      </w:r>
      <w:r>
        <w:rPr>
          <w:lang w:val="zh-Hans"/>
        </w:rPr>
        <w:t xml:space="preserve">S2MM </w:t>
      </w:r>
      <w:r>
        <w:rPr>
          <w:lang w:val="zh-Hans"/>
        </w:rPr>
        <w:t xml:space="preserve">通道，提供 </w:t>
      </w:r>
      <w:r>
        <w:rPr>
          <w:lang w:val="zh-Hans"/>
        </w:rPr>
        <w:t xml:space="preserve">AXI </w:t>
      </w:r>
      <w:r>
        <w:rPr>
          <w:lang w:val="zh-Hans"/>
        </w:rPr>
        <w:t xml:space="preserve">状态流，用于从目标 </w:t>
      </w:r>
      <w:r>
        <w:rPr>
          <w:lang w:val="zh-Hans"/>
        </w:rPr>
        <w:t xml:space="preserve">IP </w:t>
      </w:r>
      <w:r>
        <w:rPr>
          <w:lang w:val="zh-Hans"/>
        </w:rPr>
        <w:t>接收用户应用程序数据。</w:t>
      </w:r>
    </w:p>
    <w:p>
      <w:pPr>
        <w:pStyle w:val="Normal"/>
        <w:ind w:left="748" w:right="43" w:hanging="3"/>
        <w:rPr/>
      </w:pPr>
      <w:r>
        <w:rPr>
          <w:lang w:val="zh-Hans"/>
        </w:rPr>
        <w:t>可选的分散</w:t>
      </w:r>
      <w:r>
        <w:rPr>
          <w:lang w:val="zh-Hans"/>
        </w:rPr>
        <w:t>/</w:t>
      </w:r>
      <w:r>
        <w:rPr>
          <w:lang w:val="zh-Hans"/>
        </w:rPr>
        <w:t xml:space="preserve">收集 引擎通过 </w:t>
      </w:r>
      <w:r>
        <w:rPr>
          <w:lang w:val="zh-Hans"/>
        </w:rPr>
        <w:t xml:space="preserve">AXI4 </w:t>
      </w:r>
      <w:r>
        <w:rPr>
          <w:lang w:val="zh-Hans"/>
        </w:rPr>
        <w:t>分散收集读</w:t>
      </w:r>
      <w:r>
        <w:rPr>
          <w:lang w:val="zh-Hans"/>
        </w:rPr>
        <w:t>/</w:t>
      </w:r>
      <w:r>
        <w:rPr>
          <w:lang w:val="zh-Hans"/>
        </w:rPr>
        <w:t>写主接口从系统内存中获取和更新缓冲区描述符。</w:t>
      </w:r>
    </w:p>
    <w:p>
      <w:pPr>
        <w:pStyle w:val="Normal"/>
        <w:spacing w:lineRule="auto" w:line="259" w:before="0" w:after="287"/>
        <w:ind w:left="760" w:right="-7" w:hanging="0"/>
        <w:jc w:val="left"/>
        <w:rPr/>
      </w:pPr>
      <w:r>
        <w:rPr/>
        <mc:AlternateContent>
          <mc:Choice Requires="wpg">
            <w:drawing>
              <wp:inline distT="0" distB="0" distL="0" distR="0" wp14:anchorId="17719AF3">
                <wp:extent cx="5921375" cy="25400"/>
                <wp:effectExtent l="0" t="0" r="0" b="0"/>
                <wp:docPr id="12" name="形状7"/>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7" style="position:absolute;margin-left:0pt;margin-top:-2pt;width:466.2pt;height:1.95pt" coordorigin="0,-40" coordsize="9324,39"/>
            </w:pict>
          </mc:Fallback>
        </mc:AlternateContent>
      </w:r>
    </w:p>
    <w:p>
      <w:pPr>
        <w:pStyle w:val="2"/>
        <w:ind w:left="755" w:right="67" w:hanging="10"/>
        <w:rPr/>
      </w:pPr>
      <w:r>
        <w:rPr>
          <w:lang w:val="zh-Hans"/>
        </w:rPr>
        <w:t>功能摘要</w:t>
      </w:r>
    </w:p>
    <w:p>
      <w:pPr>
        <w:pStyle w:val="Normal"/>
        <w:numPr>
          <w:ilvl w:val="0"/>
          <w:numId w:val="3"/>
        </w:numPr>
        <w:spacing w:before="0" w:after="143"/>
        <w:ind w:left="1105" w:right="43" w:hanging="360"/>
        <w:rPr/>
      </w:pPr>
      <w:r>
        <w:rPr>
          <w:lang w:val="zh-Hans"/>
        </w:rPr>
        <w:t xml:space="preserve">符合 </w:t>
      </w:r>
      <w:r>
        <w:rPr>
          <w:lang w:val="zh-Hans"/>
        </w:rPr>
        <w:t xml:space="preserve">AXI4 </w:t>
      </w:r>
      <w:r>
        <w:rPr>
          <w:lang w:val="zh-Hans"/>
        </w:rPr>
        <w:t>标准</w:t>
      </w:r>
    </w:p>
    <w:p>
      <w:pPr>
        <w:pStyle w:val="Normal"/>
        <w:numPr>
          <w:ilvl w:val="0"/>
          <w:numId w:val="3"/>
        </w:numPr>
        <w:spacing w:before="0" w:after="161"/>
        <w:ind w:left="1105" w:right="43" w:hanging="360"/>
        <w:rPr/>
      </w:pPr>
      <w:r>
        <w:rPr>
          <w:lang w:val="zh-Hans"/>
        </w:rPr>
        <w:t>可选的独立分散</w:t>
      </w:r>
      <w:r>
        <w:rPr>
          <w:lang w:val="zh-Hans"/>
        </w:rPr>
        <w:t>/</w:t>
      </w:r>
      <w:r>
        <w:rPr>
          <w:lang w:val="zh-Hans"/>
        </w:rPr>
        <w:t>收集直接内存访问 （</w:t>
      </w:r>
      <w:r>
        <w:rPr>
          <w:lang w:val="zh-Hans"/>
        </w:rPr>
        <w:t>DMA</w:t>
      </w:r>
      <w:r>
        <w:rPr>
          <w:lang w:val="zh-Hans"/>
        </w:rPr>
        <w:t>） 支持</w:t>
      </w:r>
    </w:p>
    <w:p>
      <w:pPr>
        <w:pStyle w:val="Normal"/>
        <w:tabs>
          <w:tab w:val="clear" w:pos="420"/>
          <w:tab w:val="center" w:pos="1153" w:leader="none"/>
          <w:tab w:val="center" w:pos="4627" w:leader="none"/>
        </w:tabs>
        <w:spacing w:before="0" w:after="168"/>
        <w:ind w:left="0" w:right="0" w:hanging="0"/>
        <w:jc w:val="left"/>
        <w:rPr/>
      </w:pPr>
      <w:r>
        <w:rPr>
          <w:lang w:val="zh-Hans"/>
        </w:rPr>
        <w:tab/>
      </w:r>
      <w:r>
        <w:rPr>
          <w:vertAlign w:val="subscript"/>
          <w:lang w:val="zh-Hans"/>
        </w:rPr>
        <w:t>°</w:t>
        <w:tab/>
      </w:r>
      <w:r>
        <w:rPr>
          <w:lang w:val="zh-Hans"/>
        </w:rPr>
        <w:t xml:space="preserve">提供从 </w:t>
      </w:r>
      <w:r>
        <w:rPr>
          <w:lang w:val="zh-Hans"/>
        </w:rPr>
        <w:t xml:space="preserve">CPU </w:t>
      </w:r>
      <w:r>
        <w:rPr>
          <w:lang w:val="zh-Hans"/>
        </w:rPr>
        <w:t xml:space="preserve">卸载 </w:t>
      </w:r>
      <w:r>
        <w:rPr>
          <w:lang w:val="zh-Hans"/>
        </w:rPr>
        <w:t xml:space="preserve">DMA </w:t>
      </w:r>
      <w:r>
        <w:rPr>
          <w:lang w:val="zh-Hans"/>
        </w:rPr>
        <w:t>管理工作</w:t>
      </w:r>
    </w:p>
    <w:p>
      <w:pPr>
        <w:pStyle w:val="Normal"/>
        <w:spacing w:before="0" w:after="168"/>
        <w:ind w:left="1480" w:right="43" w:hanging="360"/>
        <w:rPr/>
      </w:pPr>
      <w:r>
        <w:rPr>
          <w:vertAlign w:val="subscript"/>
          <w:lang w:val="zh-Hans"/>
        </w:rPr>
        <w:t xml:space="preserve">° </w:t>
      </w:r>
      <w:r>
        <w:rPr>
          <w:lang w:val="zh-Hans"/>
        </w:rPr>
        <w:t>提供独立于主数据总线的传输描述符的获取和更新</w:t>
      </w:r>
    </w:p>
    <w:p>
      <w:pPr>
        <w:pStyle w:val="Normal"/>
        <w:spacing w:before="0" w:after="170"/>
        <w:ind w:left="1480" w:right="43" w:hanging="360"/>
        <w:rPr/>
      </w:pPr>
      <w:r>
        <w:rPr>
          <w:vertAlign w:val="subscript"/>
          <w:lang w:val="zh-Hans"/>
        </w:rPr>
        <w:t>°</w:t>
        <w:tab/>
      </w:r>
      <w:r>
        <w:rPr>
          <w:lang w:val="zh-Hans"/>
        </w:rPr>
        <w:t xml:space="preserve">允许将描述符放置在与数据缓冲区分开的纽约内存映射位置。例如，描述符可以放置在块 </w:t>
      </w:r>
      <w:r>
        <w:rPr>
          <w:lang w:val="zh-Hans"/>
        </w:rPr>
        <w:t xml:space="preserve">RAM </w:t>
      </w:r>
      <w:r>
        <w:rPr>
          <w:lang w:val="zh-Hans"/>
        </w:rPr>
        <w:t>中。</w:t>
      </w:r>
    </w:p>
    <w:p>
      <w:pPr>
        <w:pStyle w:val="Normal"/>
        <w:tabs>
          <w:tab w:val="clear" w:pos="420"/>
          <w:tab w:val="center" w:pos="1153" w:leader="none"/>
          <w:tab w:val="center" w:pos="3223" w:leader="none"/>
        </w:tabs>
        <w:spacing w:before="0" w:after="149"/>
        <w:ind w:left="0" w:right="0" w:hanging="0"/>
        <w:jc w:val="left"/>
        <w:rPr/>
      </w:pPr>
      <w:r>
        <w:rPr>
          <w:lang w:val="zh-Hans"/>
        </w:rPr>
        <w:tab/>
      </w:r>
      <w:r>
        <w:rPr>
          <w:vertAlign w:val="subscript"/>
          <w:lang w:val="zh-Hans"/>
        </w:rPr>
        <w:t>°</w:t>
        <w:tab/>
      </w:r>
      <w:r>
        <w:rPr>
          <w:lang w:val="zh-Hans"/>
        </w:rPr>
        <w:t>提供可选的循环操作</w:t>
      </w:r>
    </w:p>
    <w:p>
      <w:pPr>
        <w:pStyle w:val="Normal"/>
        <w:numPr>
          <w:ilvl w:val="0"/>
          <w:numId w:val="3"/>
        </w:numPr>
        <w:ind w:left="1105" w:right="43" w:hanging="360"/>
        <w:rPr/>
      </w:pPr>
      <w:r>
        <w:rPr>
          <w:lang w:val="zh-Hans"/>
        </w:rPr>
        <w:t>可选直接寄存器模式（不支持分散</w:t>
      </w:r>
      <w:r>
        <w:rPr>
          <w:lang w:val="zh-Hans"/>
        </w:rPr>
        <w:t>/</w:t>
      </w:r>
      <w:r>
        <w:rPr>
          <w:lang w:val="zh-Hans"/>
        </w:rPr>
        <w:t>聚集）</w:t>
      </w:r>
    </w:p>
    <w:p>
      <w:pPr>
        <w:pStyle w:val="Normal"/>
        <w:ind w:left="1123" w:right="43" w:hanging="3"/>
        <w:rPr/>
      </w:pPr>
      <w:r>
        <w:rPr>
          <w:lang w:val="zh-Hans"/>
        </w:rPr>
        <w:t xml:space="preserve">通过排除分散收集引擎，可以启用性能较低但 </w:t>
      </w:r>
      <w:r>
        <w:rPr>
          <w:lang w:val="zh-Hans"/>
        </w:rPr>
        <w:t xml:space="preserve">FPGA </w:t>
      </w:r>
      <w:r>
        <w:rPr>
          <w:lang w:val="zh-Hans"/>
        </w:rPr>
        <w:t xml:space="preserve">资源密集程度较低的模式。在此模式下，通过设置源地址（对于 </w:t>
      </w:r>
      <w:r>
        <w:rPr>
          <w:lang w:val="zh-Hans"/>
        </w:rPr>
        <w:t>MM2S</w:t>
      </w:r>
      <w:r>
        <w:rPr>
          <w:lang w:val="zh-Hans"/>
        </w:rPr>
        <w:t xml:space="preserve">）或目标地址（对于 </w:t>
      </w:r>
      <w:r>
        <w:rPr>
          <w:lang w:val="zh-Hans"/>
        </w:rPr>
        <w:t>S2MM</w:t>
      </w:r>
      <w:r>
        <w:rPr>
          <w:lang w:val="zh-Hans"/>
        </w:rPr>
        <w:t>），然后在长度寄存器中指定字节计数来命令传输。</w:t>
      </w:r>
    </w:p>
    <w:p>
      <w:pPr>
        <w:pStyle w:val="Normal"/>
        <w:numPr>
          <w:ilvl w:val="0"/>
          <w:numId w:val="3"/>
        </w:numPr>
        <w:spacing w:before="0" w:after="143"/>
        <w:ind w:left="1105" w:right="43" w:hanging="360"/>
        <w:rPr/>
      </w:pPr>
      <w:r>
        <w:rPr>
          <w:lang w:val="zh-Hans"/>
        </w:rPr>
        <w:t xml:space="preserve">主 </w:t>
      </w:r>
      <w:r>
        <w:rPr>
          <w:lang w:val="zh-Hans"/>
        </w:rPr>
        <w:t xml:space="preserve">AXI4 </w:t>
      </w:r>
      <w:r>
        <w:rPr>
          <w:lang w:val="zh-Hans"/>
        </w:rPr>
        <w:t xml:space="preserve">数据宽度支持 </w:t>
      </w: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w:t>
      </w:r>
      <w:r>
        <w:rPr>
          <w:lang w:val="zh-Hans"/>
        </w:rPr>
        <w:t xml:space="preserve">512 </w:t>
      </w:r>
      <w:r>
        <w:rPr>
          <w:lang w:val="zh-Hans"/>
        </w:rPr>
        <w:t xml:space="preserve">和 </w:t>
      </w:r>
      <w:r>
        <w:rPr>
          <w:lang w:val="zh-Hans"/>
        </w:rPr>
        <w:t>1</w:t>
      </w:r>
      <w:r>
        <w:rPr>
          <w:lang w:val="zh-Hans"/>
        </w:rPr>
        <w:t>，</w:t>
      </w:r>
      <w:r>
        <w:rPr>
          <w:lang w:val="zh-Hans"/>
        </w:rPr>
        <w:t xml:space="preserve">024 </w:t>
      </w:r>
      <w:r>
        <w:rPr>
          <w:lang w:val="zh-Hans"/>
        </w:rPr>
        <w:t>位</w:t>
      </w:r>
    </w:p>
    <w:p>
      <w:pPr>
        <w:pStyle w:val="Normal"/>
        <w:numPr>
          <w:ilvl w:val="0"/>
          <w:numId w:val="3"/>
        </w:numPr>
        <w:spacing w:before="0" w:after="143"/>
        <w:ind w:left="1105" w:right="43" w:hanging="360"/>
        <w:rPr/>
      </w:pPr>
      <w:r>
        <w:rPr>
          <w:lang w:val="zh-Hans"/>
        </w:rPr>
        <w:t xml:space="preserve">主 </w:t>
      </w:r>
      <w:r>
        <w:rPr>
          <w:lang w:val="zh-Hans"/>
        </w:rPr>
        <w:t xml:space="preserve">AXI4 </w:t>
      </w:r>
      <w:r>
        <w:rPr>
          <w:lang w:val="zh-Hans"/>
        </w:rPr>
        <w:t xml:space="preserve">流数据宽度支持 </w:t>
      </w:r>
      <w:r>
        <w:rPr>
          <w:lang w:val="zh-Hans"/>
        </w:rPr>
        <w:t>8</w:t>
      </w:r>
      <w:r>
        <w:rPr>
          <w:lang w:val="zh-Hans"/>
        </w:rPr>
        <w:t>、</w:t>
      </w:r>
      <w:r>
        <w:rPr>
          <w:lang w:val="zh-Hans"/>
        </w:rPr>
        <w:t>16</w:t>
      </w:r>
      <w:r>
        <w:rPr>
          <w:lang w:val="zh-Hans"/>
        </w:rPr>
        <w:t>、</w:t>
      </w: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w:t>
      </w:r>
      <w:r>
        <w:rPr>
          <w:lang w:val="zh-Hans"/>
        </w:rPr>
        <w:t xml:space="preserve">512 </w:t>
      </w:r>
      <w:r>
        <w:rPr>
          <w:lang w:val="zh-Hans"/>
        </w:rPr>
        <w:t xml:space="preserve">和 </w:t>
      </w:r>
      <w:r>
        <w:rPr>
          <w:lang w:val="zh-Hans"/>
        </w:rPr>
        <w:t>1</w:t>
      </w:r>
      <w:r>
        <w:rPr>
          <w:lang w:val="zh-Hans"/>
        </w:rPr>
        <w:t>，</w:t>
      </w:r>
      <w:r>
        <w:rPr>
          <w:lang w:val="zh-Hans"/>
        </w:rPr>
        <w:t xml:space="preserve">024 </w:t>
      </w:r>
      <w:r>
        <w:rPr>
          <w:lang w:val="zh-Hans"/>
        </w:rPr>
        <w:t>位</w:t>
      </w:r>
    </w:p>
    <w:p>
      <w:pPr>
        <w:pStyle w:val="Normal"/>
        <w:numPr>
          <w:ilvl w:val="0"/>
          <w:numId w:val="3"/>
        </w:numPr>
        <w:ind w:left="1105" w:right="43" w:hanging="360"/>
        <w:rPr/>
      </w:pPr>
      <w:r>
        <w:rPr>
          <w:lang w:val="zh-Hans"/>
        </w:rPr>
        <w:t xml:space="preserve">可选的数据重新对齐引擎，适用于高达 </w:t>
      </w:r>
      <w:r>
        <w:rPr>
          <w:lang w:val="zh-Hans"/>
        </w:rPr>
        <w:t xml:space="preserve">512 </w:t>
      </w:r>
      <w:r>
        <w:rPr>
          <w:lang w:val="zh-Hans"/>
        </w:rPr>
        <w:t>位的流数据宽度</w:t>
      </w:r>
    </w:p>
    <w:p>
      <w:pPr>
        <w:pStyle w:val="Normal"/>
        <w:spacing w:lineRule="auto" w:line="264" w:before="0" w:after="425"/>
        <w:ind w:left="10" w:right="-13" w:hanging="10"/>
        <w:jc w:val="right"/>
        <w:rPr/>
      </w:pPr>
      <w:r>
        <w:rPr>
          <w:i/>
          <w:lang w:val="zh-Hans"/>
        </w:rPr>
        <w:t xml:space="preserve">第 </w:t>
      </w:r>
      <w:r>
        <w:rPr>
          <w:i/>
          <w:lang w:val="zh-Hans"/>
        </w:rPr>
        <w:t xml:space="preserve">1 </w:t>
      </w:r>
      <w:r>
        <w:rPr>
          <w:i/>
          <w:lang w:val="zh-Hans"/>
        </w:rPr>
        <w:t xml:space="preserve">章： </w:t>
      </w:r>
      <w:r>
        <w:rPr>
          <w:b/>
          <w:lang w:val="zh-Hans"/>
        </w:rPr>
        <w:t>概述</w:t>
      </w:r>
    </w:p>
    <w:p>
      <w:pPr>
        <w:pStyle w:val="Normal"/>
        <w:ind w:left="1123" w:right="43" w:hanging="3"/>
        <w:rPr/>
      </w:pPr>
      <w:r>
        <w:rPr>
          <w:lang w:val="zh-Hans"/>
        </w:rPr>
        <w:t>所有数据都重新对齐到主存储器映射和流数据路径上的字节（</w:t>
      </w:r>
      <w:r>
        <w:rPr>
          <w:lang w:val="zh-Hans"/>
        </w:rPr>
        <w:t xml:space="preserve">8 </w:t>
      </w:r>
      <w:r>
        <w:rPr>
          <w:lang w:val="zh-Hans"/>
        </w:rPr>
        <w:t>位）级别</w:t>
      </w:r>
    </w:p>
    <w:p>
      <w:pPr>
        <w:pStyle w:val="Normal"/>
        <w:numPr>
          <w:ilvl w:val="0"/>
          <w:numId w:val="3"/>
        </w:numPr>
        <w:ind w:left="1105" w:right="43" w:hanging="360"/>
        <w:rPr/>
      </w:pPr>
      <w:r>
        <w:rPr>
          <w:lang w:val="zh-Hans"/>
        </w:rPr>
        <w:t xml:space="preserve">可选的 </w:t>
      </w:r>
      <w:r>
        <w:rPr>
          <w:lang w:val="zh-Hans"/>
        </w:rPr>
        <w:t xml:space="preserve">AXI </w:t>
      </w:r>
      <w:r>
        <w:rPr>
          <w:lang w:val="zh-Hans"/>
        </w:rPr>
        <w:t xml:space="preserve">控制和状态流，用于连接 </w:t>
      </w:r>
      <w:r>
        <w:rPr>
          <w:lang w:val="zh-Hans"/>
        </w:rPr>
        <w:t xml:space="preserve">AXI </w:t>
      </w:r>
      <w:r>
        <w:rPr>
          <w:lang w:val="zh-Hans"/>
        </w:rPr>
        <w:t xml:space="preserve">以太网 </w:t>
      </w:r>
      <w:r>
        <w:rPr>
          <w:lang w:val="zh-Hans"/>
        </w:rPr>
        <w:t>IP</w:t>
      </w:r>
    </w:p>
    <w:p>
      <w:pPr>
        <w:pStyle w:val="Normal"/>
        <w:spacing w:lineRule="auto" w:line="235" w:before="0" w:after="218"/>
        <w:ind w:left="1130" w:right="0" w:hanging="10"/>
        <w:jc w:val="left"/>
        <w:rPr/>
      </w:pPr>
      <w:r>
        <w:rPr>
          <w:lang w:val="zh-Hans"/>
        </w:rPr>
        <w:t xml:space="preserve">为 </w:t>
      </w:r>
      <w:r>
        <w:rPr>
          <w:lang w:val="zh-Hans"/>
        </w:rPr>
        <w:t xml:space="preserve">MM2S </w:t>
      </w:r>
      <w:r>
        <w:rPr>
          <w:lang w:val="zh-Hans"/>
        </w:rPr>
        <w:t xml:space="preserve">通道提供可选的控制流，为 </w:t>
      </w:r>
      <w:r>
        <w:rPr>
          <w:lang w:val="zh-Hans"/>
        </w:rPr>
        <w:t xml:space="preserve">S2MM chan nel </w:t>
      </w:r>
      <w:r>
        <w:rPr>
          <w:lang w:val="zh-Hans"/>
        </w:rPr>
        <w:t>提供状态流，以从高带宽数据路径卸载低带宽控制和状态。</w:t>
      </w:r>
    </w:p>
    <w:p>
      <w:pPr>
        <w:pStyle w:val="Normal"/>
        <w:numPr>
          <w:ilvl w:val="0"/>
          <w:numId w:val="3"/>
        </w:numPr>
        <w:spacing w:before="0" w:after="264"/>
        <w:ind w:left="1105" w:right="43" w:hanging="360"/>
        <w:rPr/>
      </w:pPr>
      <w:r>
        <w:rPr>
          <w:lang w:val="zh-Hans"/>
        </w:rPr>
        <w:t>可选微模式</w:t>
      </w:r>
    </w:p>
    <w:p>
      <w:pPr>
        <w:pStyle w:val="Normal"/>
        <w:ind w:left="1123" w:right="43" w:hanging="3"/>
        <w:rPr/>
      </w:pPr>
      <w:r>
        <w:rPr>
          <w:lang w:val="zh-Hans"/>
        </w:rPr>
        <w:t xml:space="preserve">AXI DMA </w:t>
      </w:r>
      <w:r>
        <w:rPr>
          <w:lang w:val="zh-Hans"/>
        </w:rPr>
        <w:t xml:space="preserve">可以配置为提供低占用空间、低性能的 </w:t>
      </w:r>
      <w:r>
        <w:rPr>
          <w:lang w:val="zh-Hans"/>
        </w:rPr>
        <w:t>IP</w:t>
      </w:r>
      <w:r>
        <w:rPr>
          <w:lang w:val="zh-Hans"/>
        </w:rPr>
        <w:t>，可以处理小数据包的传输。阅读以下章节以获取更多信息。</w:t>
      </w:r>
    </w:p>
    <w:p>
      <w:pPr>
        <w:pStyle w:val="Normal"/>
        <w:spacing w:lineRule="auto" w:line="259" w:before="0" w:after="287"/>
        <w:ind w:left="760" w:right="-7" w:hanging="0"/>
        <w:jc w:val="left"/>
        <w:rPr/>
      </w:pPr>
      <w:r>
        <w:rPr/>
        <mc:AlternateContent>
          <mc:Choice Requires="wpg">
            <w:drawing>
              <wp:inline distT="0" distB="0" distL="0" distR="0" wp14:anchorId="772CC300">
                <wp:extent cx="5921375" cy="25400"/>
                <wp:effectExtent l="0" t="0" r="0" b="0"/>
                <wp:docPr id="13" name="形状8"/>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8" style="position:absolute;margin-left:0pt;margin-top:-2pt;width:466.2pt;height:1.95pt" coordorigin="0,-40" coordsize="9324,39"/>
            </w:pict>
          </mc:Fallback>
        </mc:AlternateContent>
      </w:r>
    </w:p>
    <w:p>
      <w:pPr>
        <w:pStyle w:val="2"/>
        <w:ind w:left="755" w:right="67" w:hanging="10"/>
        <w:rPr/>
      </w:pPr>
      <w:r>
        <w:rPr>
          <w:lang w:val="zh-Hans"/>
        </w:rPr>
        <w:t>应用</w:t>
      </w:r>
    </w:p>
    <w:p>
      <w:pPr>
        <w:pStyle w:val="Normal"/>
        <w:ind w:left="748" w:right="43" w:hanging="3"/>
        <w:rPr/>
      </w:pPr>
      <w:r>
        <w:rPr>
          <w:lang w:val="zh-Hans"/>
        </w:rPr>
        <w:t xml:space="preserve">AXI DMA </w:t>
      </w:r>
      <w:r>
        <w:rPr>
          <w:lang w:val="zh-Hans"/>
        </w:rPr>
        <w:t xml:space="preserve">在系统内存和基于 </w:t>
      </w:r>
      <w:r>
        <w:rPr>
          <w:lang w:val="zh-Hans"/>
        </w:rPr>
        <w:t xml:space="preserve">AXI4 </w:t>
      </w:r>
      <w:r>
        <w:rPr>
          <w:lang w:val="zh-Hans"/>
        </w:rPr>
        <w:t xml:space="preserve">流的目标 </w:t>
      </w:r>
      <w:r>
        <w:rPr>
          <w:lang w:val="zh-Hans"/>
        </w:rPr>
        <w:t>IP</w:t>
      </w:r>
      <w:r>
        <w:rPr>
          <w:lang w:val="zh-Hans"/>
        </w:rPr>
        <w:t xml:space="preserve">（如 </w:t>
      </w:r>
      <w:r>
        <w:rPr>
          <w:lang w:val="zh-Hans"/>
        </w:rPr>
        <w:t xml:space="preserve">AXI </w:t>
      </w:r>
      <w:r>
        <w:rPr>
          <w:lang w:val="zh-Hans"/>
        </w:rPr>
        <w:t xml:space="preserve">以太网）之间提供高速数据移动。 </w:t>
      </w:r>
    </w:p>
    <w:p>
      <w:pPr>
        <w:pStyle w:val="Normal"/>
        <w:spacing w:lineRule="auto" w:line="259" w:before="0" w:after="287"/>
        <w:ind w:left="760" w:right="-7" w:hanging="0"/>
        <w:jc w:val="left"/>
        <w:rPr/>
      </w:pPr>
      <w:r>
        <w:rPr/>
        <mc:AlternateContent>
          <mc:Choice Requires="wpg">
            <w:drawing>
              <wp:inline distT="0" distB="0" distL="0" distR="0" wp14:anchorId="77B03A39">
                <wp:extent cx="5921375" cy="25400"/>
                <wp:effectExtent l="0" t="0" r="0" b="0"/>
                <wp:docPr id="14" name="形状9"/>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9" style="position:absolute;margin-left:0pt;margin-top:-2pt;width:466.2pt;height:1.95pt" coordorigin="0,-40" coordsize="9324,39"/>
            </w:pict>
          </mc:Fallback>
        </mc:AlternateContent>
      </w:r>
    </w:p>
    <w:p>
      <w:pPr>
        <w:pStyle w:val="2"/>
        <w:ind w:left="755" w:right="67" w:hanging="10"/>
        <w:rPr/>
      </w:pPr>
      <w:r>
        <w:rPr>
          <w:lang w:val="zh-Hans"/>
        </w:rPr>
        <w:t>许可和订购</w:t>
      </w:r>
    </w:p>
    <w:p>
      <w:pPr>
        <w:pStyle w:val="Normal"/>
        <w:ind w:left="748" w:right="43" w:hanging="3"/>
        <w:rPr/>
      </w:pPr>
      <w:r>
        <w:rPr>
          <w:lang w:val="zh-Hans"/>
        </w:rPr>
        <w:t xml:space="preserve">这款 </w:t>
      </w:r>
      <w:r>
        <w:rPr>
          <w:lang w:val="zh-Hans"/>
        </w:rPr>
        <w:t xml:space="preserve">Xilinx LogiCORE™ IP </w:t>
      </w:r>
      <w:r>
        <w:rPr>
          <w:lang w:val="zh-Hans"/>
        </w:rPr>
        <w:t xml:space="preserve">模块根据 </w:t>
      </w:r>
      <w:r>
        <w:rPr>
          <w:lang w:val="zh-Hans"/>
        </w:rPr>
        <w:t xml:space="preserve">Xilinx </w:t>
      </w:r>
      <w:hyperlink r:id="rId29">
        <w:r>
          <w:rPr>
            <w:color w:val="0000FF"/>
            <w:lang w:val="zh-Hans"/>
          </w:rPr>
          <w:t xml:space="preserve">最终用户许可条款随 </w:t>
        </w:r>
        <w:r>
          <w:rPr>
            <w:color w:val="0000FF"/>
            <w:lang w:val="zh-Hans"/>
          </w:rPr>
          <w:t>Xilinx</w:t>
        </w:r>
      </w:hyperlink>
      <w:r>
        <w:rPr>
          <w:lang w:val="zh-Hans"/>
        </w:rPr>
        <w:t xml:space="preserve">® Vivado® </w:t>
      </w:r>
      <w:r>
        <w:rPr>
          <w:lang w:val="zh-Hans"/>
        </w:rPr>
        <w:t>设计套件免费提供。</w:t>
      </w:r>
    </w:p>
    <w:p>
      <w:pPr>
        <w:pStyle w:val="Normal"/>
        <w:spacing w:before="0" w:after="21"/>
        <w:ind w:left="748" w:right="43" w:hanging="3"/>
        <w:rPr/>
      </w:pPr>
      <w:r>
        <w:rPr>
          <w:lang w:val="zh-Hans"/>
        </w:rPr>
        <w:t xml:space="preserve">有关此模块和其他 </w:t>
      </w:r>
      <w:r>
        <w:rPr>
          <w:lang w:val="zh-Hans"/>
        </w:rPr>
        <w:t xml:space="preserve">Xilinx LogiCORE IP </w:t>
      </w:r>
      <w:r>
        <w:rPr>
          <w:lang w:val="zh-Hans"/>
        </w:rPr>
        <w:t xml:space="preserve">模块的信息，请访问 </w:t>
      </w:r>
      <w:hyperlink r:id="rId30">
        <w:r>
          <w:rPr>
            <w:color w:val="0000FF"/>
            <w:lang w:val="zh-Hans"/>
          </w:rPr>
          <w:t xml:space="preserve">Xilinx </w:t>
        </w:r>
      </w:hyperlink>
    </w:p>
    <w:p>
      <w:pPr>
        <w:pStyle w:val="Normal"/>
        <w:ind w:left="748" w:right="43" w:hanging="3"/>
        <w:rPr/>
      </w:pPr>
      <w:hyperlink r:id="rId31">
        <w:r>
          <w:rPr>
            <w:color w:val="0000FF"/>
            <w:lang w:val="zh-Hans"/>
          </w:rPr>
          <w:t>知识产权</w:t>
        </w:r>
      </w:hyperlink>
      <w:hyperlink r:id="rId32">
        <w:r>
          <w:rPr>
            <w:lang w:val="zh-Hans"/>
          </w:rPr>
          <w:t xml:space="preserve"> 页面。有关蓋毒素</w:t>
        </w:r>
      </w:hyperlink>
      <w:r>
        <w:rPr>
          <w:lang w:val="zh-Hans"/>
        </w:rPr>
        <w:t xml:space="preserve">g </w:t>
      </w:r>
      <w:r>
        <w:rPr>
          <w:lang w:val="zh-Hans"/>
        </w:rPr>
        <w:t xml:space="preserve">以及其他 </w:t>
      </w:r>
      <w:r>
        <w:rPr>
          <w:lang w:val="zh-Hans"/>
        </w:rPr>
        <w:t xml:space="preserve">Xilinx LogiCORE IP </w:t>
      </w:r>
      <w:r>
        <w:rPr>
          <w:lang w:val="zh-Hans"/>
        </w:rPr>
        <w:t xml:space="preserve">模块和工具可用性的信息，请联系您 </w:t>
      </w:r>
      <w:hyperlink r:id="rId33">
        <w:r>
          <w:rPr>
            <w:color w:val="0000FF"/>
            <w:lang w:val="zh-Hans"/>
          </w:rPr>
          <w:t xml:space="preserve">当地的 </w:t>
        </w:r>
        <w:r>
          <w:rPr>
            <w:color w:val="0000FF"/>
            <w:lang w:val="zh-Hans"/>
          </w:rPr>
          <w:t xml:space="preserve">Xilinx </w:t>
        </w:r>
        <w:r>
          <w:rPr>
            <w:color w:val="0000FF"/>
            <w:lang w:val="zh-Hans"/>
          </w:rPr>
          <w:t>销售代表</w:t>
        </w:r>
      </w:hyperlink>
      <w:r>
        <w:rPr>
          <w:lang w:val="zh-Hans"/>
        </w:rPr>
        <w:t>。</w:t>
      </w:r>
    </w:p>
    <w:p>
      <w:pPr>
        <w:pStyle w:val="Normal"/>
        <w:spacing w:lineRule="auto" w:line="259" w:before="0" w:after="71"/>
        <w:ind w:left="-8" w:right="0" w:hanging="0"/>
        <w:jc w:val="left"/>
        <w:rPr/>
      </w:pPr>
      <w:r>
        <w:rPr/>
        <w:drawing>
          <wp:inline distT="0" distB="0" distL="0" distR="0">
            <wp:extent cx="804545" cy="502920"/>
            <wp:effectExtent l="0" t="0" r="0" b="0"/>
            <wp:docPr id="15" name="Picture 1426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2693" descr=""/>
                    <pic:cNvPicPr>
                      <a:picLocks noChangeAspect="1" noChangeArrowheads="1"/>
                    </pic:cNvPicPr>
                  </pic:nvPicPr>
                  <pic:blipFill>
                    <a:blip r:embed="rId34"/>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第</w:t>
      </w:r>
      <w:r>
        <w:rPr>
          <w:i/>
          <w:sz w:val="40"/>
          <w:lang w:val="zh-Hans"/>
        </w:rPr>
        <w:t>2</w:t>
      </w:r>
      <w:r>
        <w:rPr>
          <w:i/>
          <w:sz w:val="40"/>
          <w:lang w:val="zh-Hans"/>
        </w:rPr>
        <w:t xml:space="preserve">章 </w:t>
      </w:r>
      <w:r>
        <w:rPr>
          <w:sz w:val="56"/>
          <w:lang w:val="zh-Hans"/>
        </w:rPr>
        <w:t>产品规格</w:t>
      </w:r>
    </w:p>
    <w:p>
      <w:pPr>
        <w:pStyle w:val="Normal"/>
        <w:spacing w:lineRule="auto" w:line="259" w:before="0" w:after="287"/>
        <w:ind w:left="760" w:right="-7" w:hanging="0"/>
        <w:jc w:val="left"/>
        <w:rPr/>
      </w:pPr>
      <w:r>
        <w:rPr/>
        <mc:AlternateContent>
          <mc:Choice Requires="wpg">
            <w:drawing>
              <wp:inline distT="0" distB="0" distL="0" distR="0" wp14:anchorId="57E2D151">
                <wp:extent cx="5921375" cy="25400"/>
                <wp:effectExtent l="0" t="0" r="0" b="0"/>
                <wp:docPr id="16" name="形状10"/>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 style="position:absolute;margin-left:0pt;margin-top:-2pt;width:466.2pt;height:1.95pt" coordorigin="0,-40" coordsize="9324,39"/>
            </w:pict>
          </mc:Fallback>
        </mc:AlternateContent>
      </w:r>
    </w:p>
    <w:p>
      <w:pPr>
        <w:pStyle w:val="2"/>
        <w:ind w:left="755" w:right="67" w:hanging="10"/>
        <w:rPr/>
      </w:pPr>
      <w:r>
        <w:rPr>
          <w:lang w:val="zh-Hans"/>
        </w:rPr>
        <w:t>性能</w:t>
      </w:r>
    </w:p>
    <w:p>
      <w:pPr>
        <w:pStyle w:val="Normal"/>
        <w:ind w:left="748" w:right="43" w:hanging="3"/>
        <w:rPr/>
      </w:pPr>
      <w:r>
        <w:rPr>
          <w:lang w:val="zh-Hans"/>
        </w:rPr>
        <w:t>本节包含以下小节。</w:t>
      </w:r>
    </w:p>
    <w:p>
      <w:pPr>
        <w:pStyle w:val="Normal"/>
        <w:numPr>
          <w:ilvl w:val="0"/>
          <w:numId w:val="4"/>
        </w:numPr>
        <w:spacing w:lineRule="auto" w:line="259" w:before="0" w:after="122"/>
        <w:ind w:left="1105" w:right="0" w:hanging="360"/>
        <w:jc w:val="left"/>
        <w:rPr/>
      </w:pPr>
      <w:hyperlink r:id="rId35">
        <w:r>
          <w:rPr>
            <w:color w:val="0000FF"/>
            <w:lang w:val="zh-Hans"/>
          </w:rPr>
          <w:t>性能</w:t>
        </w:r>
      </w:hyperlink>
      <w:r>
        <w:rPr>
          <w:color w:val="0000FF"/>
          <w:lang w:val="zh-Hans"/>
        </w:rPr>
        <w:t>与资源利用率</w:t>
      </w:r>
    </w:p>
    <w:p>
      <w:pPr>
        <w:pStyle w:val="Normal"/>
        <w:numPr>
          <w:ilvl w:val="0"/>
          <w:numId w:val="4"/>
        </w:numPr>
        <w:spacing w:lineRule="auto" w:line="259" w:before="0" w:after="384"/>
        <w:ind w:left="1105" w:right="0" w:hanging="360"/>
        <w:jc w:val="left"/>
        <w:rPr/>
      </w:pPr>
      <w:r>
        <w:rPr>
          <w:color w:val="0000FF"/>
          <w:lang w:val="zh-Hans"/>
        </w:rPr>
        <w:t>延迟和吞吐量</w:t>
      </w:r>
    </w:p>
    <w:p>
      <w:pPr>
        <w:pStyle w:val="3"/>
        <w:ind w:left="755" w:right="67" w:hanging="10"/>
        <w:rPr/>
      </w:pPr>
      <w:r>
        <w:rPr>
          <w:lang w:val="zh-Hans"/>
        </w:rPr>
        <w:t>延迟和吞吐量</w:t>
      </w:r>
    </w:p>
    <w:p>
      <w:pPr>
        <w:pStyle w:val="Normal"/>
        <w:ind w:left="748" w:right="43" w:hanging="3"/>
        <w:rPr/>
      </w:pPr>
      <w:r>
        <w:rPr>
          <w:color w:val="0000FF"/>
          <w:lang w:val="zh-Hans"/>
        </w:rPr>
        <w:t xml:space="preserve">表 </w:t>
      </w:r>
      <w:r>
        <w:rPr>
          <w:color w:val="0000FF"/>
          <w:lang w:val="zh-Hans"/>
        </w:rPr>
        <w:t xml:space="preserve">2-1 </w:t>
      </w:r>
      <w:r>
        <w:rPr>
          <w:color w:val="0000FF"/>
          <w:lang w:val="zh-Hans"/>
        </w:rPr>
        <w:t xml:space="preserve">和表 </w:t>
      </w:r>
      <w:r>
        <w:rPr>
          <w:color w:val="0000FF"/>
          <w:lang w:val="zh-Hans"/>
        </w:rPr>
        <w:t>2-2</w:t>
      </w:r>
      <w:r>
        <w:rPr>
          <w:lang w:val="zh-Hans"/>
        </w:rPr>
        <w:t xml:space="preserve">  </w:t>
      </w:r>
      <w:r>
        <w:rPr>
          <w:lang w:val="zh-Hans"/>
        </w:rPr>
        <w:t xml:space="preserve">描述了 </w:t>
      </w:r>
      <w:r>
        <w:rPr>
          <w:lang w:val="zh-Hans"/>
        </w:rPr>
        <w:t xml:space="preserve">AXI DMA </w:t>
      </w:r>
      <w:r>
        <w:rPr>
          <w:lang w:val="zh-Hans"/>
        </w:rPr>
        <w:t xml:space="preserve">的延迟和吞吐量。这些表提供了典型配置的性能信息。吞吐量测试包括在 </w:t>
      </w:r>
      <w:r>
        <w:rPr>
          <w:lang w:val="zh-Hans"/>
        </w:rPr>
        <w:t xml:space="preserve">MM2S </w:t>
      </w:r>
      <w:r>
        <w:rPr>
          <w:lang w:val="zh-Hans"/>
        </w:rPr>
        <w:t xml:space="preserve">和 </w:t>
      </w:r>
      <w:r>
        <w:rPr>
          <w:lang w:val="zh-Hans"/>
        </w:rPr>
        <w:t xml:space="preserve">S2MM </w:t>
      </w:r>
      <w:r>
        <w:rPr>
          <w:lang w:val="zh-Hans"/>
        </w:rPr>
        <w:t xml:space="preserve">端传输 </w:t>
      </w:r>
      <w:r>
        <w:rPr>
          <w:lang w:val="zh-Hans"/>
        </w:rPr>
        <w:t>10</w:t>
      </w:r>
      <w:r>
        <w:rPr>
          <w:lang w:val="zh-Hans"/>
        </w:rPr>
        <w:t>，</w:t>
      </w:r>
      <w:r>
        <w:rPr>
          <w:lang w:val="zh-Hans"/>
        </w:rPr>
        <w:t xml:space="preserve">000 </w:t>
      </w:r>
      <w:r>
        <w:rPr>
          <w:lang w:val="zh-Hans"/>
        </w:rPr>
        <w:t>个字节。</w:t>
      </w:r>
    </w:p>
    <w:p>
      <w:pPr>
        <w:pStyle w:val="Normal"/>
        <w:spacing w:before="0" w:after="167"/>
        <w:ind w:left="748" w:right="43" w:hanging="3"/>
        <w:rPr/>
      </w:pPr>
      <w:r>
        <w:rPr>
          <w:lang w:val="zh-Hans"/>
        </w:rPr>
        <w:t>吞吐量是从完成描述符提取 （</w:t>
      </w:r>
      <w:r>
        <w:rPr>
          <w:lang w:val="zh-Hans"/>
        </w:rPr>
        <w:t>DMACR.</w:t>
      </w:r>
      <w:r>
        <w:rPr>
          <w:lang w:val="zh-Hans"/>
        </w:rPr>
        <w:t xml:space="preserve">空闲 </w:t>
      </w:r>
      <w:r>
        <w:rPr>
          <w:lang w:val="zh-Hans"/>
        </w:rPr>
        <w:t>= 1</w:t>
      </w:r>
      <w:r>
        <w:rPr>
          <w:lang w:val="zh-Hans"/>
        </w:rPr>
        <w:t xml:space="preserve">） 到帧计数中断断言。 </w:t>
      </w:r>
    </w:p>
    <w:p>
      <w:pPr>
        <w:pStyle w:val="Normal"/>
        <w:tabs>
          <w:tab w:val="clear" w:pos="420"/>
          <w:tab w:val="center" w:pos="1214" w:leader="none"/>
          <w:tab w:val="center" w:pos="3253" w:leader="none"/>
        </w:tabs>
        <w:spacing w:lineRule="auto" w:line="264" w:before="0" w:after="3"/>
        <w:ind w:left="0" w:right="0" w:hanging="0"/>
        <w:jc w:val="left"/>
        <w:rPr/>
      </w:pPr>
      <w:r>
        <w:rPr>
          <w:lang w:val="zh-Hans"/>
        </w:rPr>
        <w:tab/>
      </w:r>
      <w:r>
        <w:rPr>
          <w:i/>
          <w:lang w:val="zh-Hans"/>
        </w:rPr>
        <w:t xml:space="preserve">表 </w:t>
      </w:r>
      <w:r>
        <w:rPr>
          <w:i/>
          <w:lang w:val="zh-Hans"/>
        </w:rPr>
        <w:t>2-1</w:t>
      </w:r>
      <w:r>
        <w:rPr>
          <w:i/>
          <w:lang w:val="zh-Hans"/>
        </w:rPr>
        <w:t>：</w:t>
      </w:r>
      <w:r>
        <w:rPr>
          <w:i/>
          <w:lang w:val="zh-Hans"/>
        </w:rPr>
        <w:tab/>
      </w:r>
      <w:r>
        <w:rPr>
          <w:b/>
          <w:lang w:val="zh-Hans"/>
        </w:rPr>
        <w:t xml:space="preserve">AXI DMA </w:t>
      </w:r>
      <w:r>
        <w:rPr>
          <w:b/>
          <w:lang w:val="zh-Hans"/>
        </w:rPr>
        <w:t>延迟数字</w:t>
      </w:r>
    </w:p>
    <w:tbl>
      <w:tblPr>
        <w:tblStyle w:val="TableGrid"/>
        <w:tblW w:w="9318" w:type="dxa"/>
        <w:jc w:val="left"/>
        <w:tblInd w:w="760" w:type="dxa"/>
        <w:tblCellMar>
          <w:top w:w="82" w:type="dxa"/>
          <w:left w:w="90" w:type="dxa"/>
          <w:bottom w:w="0" w:type="dxa"/>
          <w:right w:w="115" w:type="dxa"/>
        </w:tblCellMar>
        <w:tblLook w:val="04a0" w:noHBand="0" w:noVBand="1" w:firstColumn="1" w:lastRow="0" w:lastColumn="0" w:firstRow="1"/>
      </w:tblPr>
      <w:tblGrid>
        <w:gridCol w:w="7459"/>
        <w:gridCol w:w="1858"/>
      </w:tblGrid>
      <w:tr>
        <w:trPr>
          <w:trHeight w:val="381" w:hRule="atLeast"/>
        </w:trPr>
        <w:tc>
          <w:tcPr>
            <w:tcW w:w="745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c>
          <w:tcPr>
            <w:tcW w:w="185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1" w:right="0" w:hanging="0"/>
              <w:jc w:val="center"/>
              <w:rPr/>
            </w:pPr>
            <w:r>
              <w:rPr>
                <w:b/>
                <w:lang w:val="zh-Hans"/>
              </w:rPr>
              <w:t>时钟</w:t>
            </w:r>
          </w:p>
        </w:tc>
      </w:tr>
      <w:tr>
        <w:trPr>
          <w:trHeight w:val="350" w:hRule="atLeast"/>
        </w:trPr>
        <w:tc>
          <w:tcPr>
            <w:tcW w:w="745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b/>
                <w:sz w:val="19"/>
                <w:lang w:val="zh-Hans"/>
              </w:rPr>
              <w:t xml:space="preserve">MM2S </w:t>
            </w:r>
            <w:r>
              <w:rPr>
                <w:b/>
                <w:sz w:val="19"/>
                <w:lang w:val="zh-Hans"/>
              </w:rPr>
              <w:t>通道</w:t>
            </w:r>
          </w:p>
        </w:tc>
        <w:tc>
          <w:tcPr>
            <w:tcW w:w="185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r>
      <w:tr>
        <w:trPr>
          <w:trHeight w:val="349"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尾部描述符写入</w:t>
            </w:r>
            <w:r>
              <w:rPr>
                <w:sz w:val="19"/>
                <w:lang w:val="zh-Hans"/>
              </w:rPr>
              <w:t>m_axi_sg_arvalid</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 w:right="0" w:hanging="0"/>
              <w:jc w:val="center"/>
              <w:rPr/>
            </w:pPr>
            <w:r>
              <w:rPr>
                <w:sz w:val="19"/>
                <w:lang w:val="zh-Hans"/>
              </w:rPr>
              <w:t>10</w:t>
            </w:r>
          </w:p>
        </w:tc>
      </w:tr>
      <w:tr>
        <w:trPr>
          <w:trHeight w:val="350"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m_axi_sg_arvalid</w:t>
            </w:r>
            <w:r>
              <w:rPr>
                <w:sz w:val="19"/>
                <w:lang w:val="zh-Hans"/>
              </w:rPr>
              <w:t>到</w:t>
            </w:r>
            <w:r>
              <w:rPr>
                <w:sz w:val="19"/>
                <w:lang w:val="zh-Hans"/>
              </w:rPr>
              <w:t>m_axi_mm2s_arvalid</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 w:right="0" w:hanging="0"/>
              <w:jc w:val="center"/>
              <w:rPr/>
            </w:pPr>
            <w:r>
              <w:rPr>
                <w:sz w:val="19"/>
                <w:lang w:val="zh-Hans"/>
              </w:rPr>
              <w:t>28</w:t>
            </w:r>
          </w:p>
        </w:tc>
      </w:tr>
      <w:tr>
        <w:trPr>
          <w:trHeight w:val="350"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m_axi_mm2s_arvalid</w:t>
            </w:r>
            <w:r>
              <w:rPr>
                <w:sz w:val="19"/>
                <w:lang w:val="zh-Hans"/>
              </w:rPr>
              <w:t>到</w:t>
            </w:r>
            <w:r>
              <w:rPr>
                <w:sz w:val="19"/>
                <w:lang w:val="zh-Hans"/>
              </w:rPr>
              <w:t>m_axis_mm2s_tvalid</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8" w:right="0" w:hanging="0"/>
              <w:jc w:val="center"/>
              <w:rPr/>
            </w:pPr>
            <w:r>
              <w:rPr>
                <w:sz w:val="19"/>
                <w:lang w:val="zh-Hans"/>
              </w:rPr>
              <w:t>6</w:t>
            </w:r>
          </w:p>
        </w:tc>
      </w:tr>
      <w:tr>
        <w:trPr>
          <w:trHeight w:val="349"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b/>
                <w:sz w:val="19"/>
                <w:lang w:val="zh-Hans"/>
              </w:rPr>
              <w:t xml:space="preserve">S2 </w:t>
            </w:r>
            <w:r>
              <w:rPr>
                <w:b/>
                <w:sz w:val="19"/>
                <w:lang w:val="zh-Hans"/>
              </w:rPr>
              <w:t>毫米通道</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r>
      <w:tr>
        <w:trPr>
          <w:trHeight w:val="350"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尾部描述符写入</w:t>
            </w:r>
            <w:r>
              <w:rPr>
                <w:sz w:val="19"/>
                <w:lang w:val="zh-Hans"/>
              </w:rPr>
              <w:t>m_axi_sg_arvalid</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 w:right="0" w:hanging="0"/>
              <w:jc w:val="center"/>
              <w:rPr/>
            </w:pPr>
            <w:r>
              <w:rPr>
                <w:sz w:val="19"/>
                <w:lang w:val="zh-Hans"/>
              </w:rPr>
              <w:t>10</w:t>
            </w:r>
          </w:p>
        </w:tc>
      </w:tr>
      <w:tr>
        <w:trPr>
          <w:trHeight w:val="350" w:hRule="atLeast"/>
        </w:trPr>
        <w:tc>
          <w:tcPr>
            <w:tcW w:w="74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s_axis_s2mm_tvalid</w:t>
            </w:r>
            <w:r>
              <w:rPr>
                <w:sz w:val="19"/>
                <w:lang w:val="zh-Hans"/>
              </w:rPr>
              <w:t>到</w:t>
            </w:r>
            <w:r>
              <w:rPr>
                <w:sz w:val="19"/>
                <w:lang w:val="zh-Hans"/>
              </w:rPr>
              <w:t>m_axi_s2mm_awvalid</w:t>
            </w:r>
          </w:p>
        </w:tc>
        <w:tc>
          <w:tcPr>
            <w:tcW w:w="18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8" w:right="0" w:hanging="0"/>
              <w:jc w:val="center"/>
              <w:rPr/>
            </w:pPr>
            <w:r>
              <w:rPr>
                <w:sz w:val="19"/>
                <w:lang w:val="zh-Hans"/>
              </w:rPr>
              <w:t>39</w:t>
            </w:r>
          </w:p>
        </w:tc>
      </w:tr>
    </w:tbl>
    <w:p>
      <w:pPr>
        <w:pStyle w:val="Normal"/>
        <w:tabs>
          <w:tab w:val="clear" w:pos="420"/>
          <w:tab w:val="center" w:pos="1214" w:leader="none"/>
          <w:tab w:val="center" w:pos="3502" w:leader="none"/>
        </w:tabs>
        <w:spacing w:lineRule="auto" w:line="264" w:before="0" w:after="3"/>
        <w:ind w:left="0" w:right="0" w:hanging="0"/>
        <w:jc w:val="left"/>
        <w:rPr/>
      </w:pPr>
      <w:r>
        <w:rPr>
          <w:lang w:val="zh-Hans"/>
        </w:rPr>
        <w:tab/>
      </w:r>
      <w:r>
        <w:rPr>
          <w:i/>
          <w:lang w:val="zh-Hans"/>
        </w:rPr>
        <w:t xml:space="preserve">表 </w:t>
      </w:r>
      <w:r>
        <w:rPr>
          <w:i/>
          <w:lang w:val="zh-Hans"/>
        </w:rPr>
        <w:t>2-2</w:t>
      </w:r>
      <w:r>
        <w:rPr>
          <w:i/>
          <w:lang w:val="zh-Hans"/>
        </w:rPr>
        <w:t>：</w:t>
      </w:r>
      <w:r>
        <w:rPr>
          <w:i/>
          <w:lang w:val="zh-Hans"/>
        </w:rPr>
        <w:tab/>
      </w:r>
      <w:r>
        <w:rPr>
          <w:b/>
          <w:lang w:val="zh-Hans"/>
        </w:rPr>
        <w:t xml:space="preserve">AXI DMA </w:t>
      </w:r>
      <w:r>
        <w:rPr>
          <w:b/>
          <w:lang w:val="zh-Hans"/>
        </w:rPr>
        <w:t>吞吐量数</w:t>
      </w:r>
      <w:r>
        <w:rPr>
          <w:b/>
          <w:color w:val="0000FF"/>
          <w:vertAlign w:val="superscript"/>
          <w:lang w:val="zh-Hans"/>
        </w:rPr>
        <w:t>（</w:t>
      </w:r>
      <w:r>
        <w:rPr>
          <w:b/>
          <w:color w:val="0000FF"/>
          <w:vertAlign w:val="superscript"/>
          <w:lang w:val="zh-Hans"/>
        </w:rPr>
        <w:t>1</w:t>
      </w:r>
      <w:r>
        <w:rPr>
          <w:b/>
          <w:color w:val="0000FF"/>
          <w:vertAlign w:val="superscript"/>
          <w:lang w:val="zh-Hans"/>
        </w:rPr>
        <w:t>）</w:t>
      </w:r>
    </w:p>
    <w:tbl>
      <w:tblPr>
        <w:tblStyle w:val="TableGrid"/>
        <w:tblW w:w="9288" w:type="dxa"/>
        <w:jc w:val="left"/>
        <w:tblInd w:w="760" w:type="dxa"/>
        <w:tblCellMar>
          <w:top w:w="76" w:type="dxa"/>
          <w:left w:w="90" w:type="dxa"/>
          <w:bottom w:w="0" w:type="dxa"/>
          <w:right w:w="115" w:type="dxa"/>
        </w:tblCellMar>
        <w:tblLook w:val="04a0" w:noHBand="0" w:noVBand="1" w:firstColumn="1" w:lastRow="0" w:lastColumn="0" w:firstRow="1"/>
      </w:tblPr>
      <w:tblGrid>
        <w:gridCol w:w="1043"/>
        <w:gridCol w:w="2372"/>
        <w:gridCol w:w="1985"/>
        <w:gridCol w:w="2505"/>
        <w:gridCol w:w="1383"/>
      </w:tblGrid>
      <w:tr>
        <w:trPr>
          <w:trHeight w:val="640" w:hRule="atLeast"/>
        </w:trPr>
        <w:tc>
          <w:tcPr>
            <w:tcW w:w="104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渠道</w:t>
            </w:r>
          </w:p>
        </w:tc>
        <w:tc>
          <w:tcPr>
            <w:tcW w:w="2372"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时钟频率（兆赫）</w:t>
            </w:r>
          </w:p>
        </w:tc>
        <w:tc>
          <w:tcPr>
            <w:tcW w:w="198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 w:right="0" w:hanging="0"/>
              <w:jc w:val="left"/>
              <w:rPr/>
            </w:pPr>
            <w:r>
              <w:rPr>
                <w:b/>
                <w:lang w:val="zh-Hans"/>
              </w:rPr>
              <w:t>传输的字节数</w:t>
            </w:r>
          </w:p>
        </w:tc>
        <w:tc>
          <w:tcPr>
            <w:tcW w:w="250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总吞吐量（</w:t>
            </w:r>
            <w:r>
              <w:rPr>
                <w:b/>
                <w:lang w:val="zh-Hans"/>
              </w:rPr>
              <w:t>MB/</w:t>
            </w:r>
            <w:r>
              <w:rPr>
                <w:b/>
                <w:lang w:val="zh-Hans"/>
              </w:rPr>
              <w:t>秒）</w:t>
            </w:r>
          </w:p>
        </w:tc>
        <w:tc>
          <w:tcPr>
            <w:tcW w:w="138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理论百分比</w:t>
            </w:r>
          </w:p>
        </w:tc>
      </w:tr>
      <w:tr>
        <w:trPr>
          <w:trHeight w:val="350" w:hRule="atLeast"/>
        </w:trPr>
        <w:tc>
          <w:tcPr>
            <w:tcW w:w="104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MM2S</w:t>
            </w:r>
            <w:r>
              <w:rPr>
                <w:color w:val="0000FF"/>
                <w:sz w:val="19"/>
                <w:vertAlign w:val="superscript"/>
                <w:lang w:val="zh-Hans"/>
              </w:rPr>
              <w:t>（</w:t>
            </w:r>
            <w:r>
              <w:rPr>
                <w:color w:val="0000FF"/>
                <w:sz w:val="19"/>
                <w:vertAlign w:val="superscript"/>
                <w:lang w:val="zh-Hans"/>
              </w:rPr>
              <w:t>2</w:t>
            </w:r>
            <w:r>
              <w:rPr>
                <w:color w:val="0000FF"/>
                <w:sz w:val="19"/>
                <w:vertAlign w:val="superscript"/>
                <w:lang w:val="zh-Hans"/>
              </w:rPr>
              <w:t>）</w:t>
            </w:r>
          </w:p>
        </w:tc>
        <w:tc>
          <w:tcPr>
            <w:tcW w:w="237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9" w:right="0" w:hanging="0"/>
              <w:jc w:val="center"/>
              <w:rPr/>
            </w:pPr>
            <w:r>
              <w:rPr>
                <w:sz w:val="19"/>
                <w:lang w:val="zh-Hans"/>
              </w:rPr>
              <w:t>100</w:t>
            </w:r>
          </w:p>
        </w:tc>
        <w:tc>
          <w:tcPr>
            <w:tcW w:w="1985"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9" w:right="0" w:hanging="0"/>
              <w:jc w:val="center"/>
              <w:rPr/>
            </w:pPr>
            <w:r>
              <w:rPr>
                <w:sz w:val="19"/>
                <w:lang w:val="zh-Hans"/>
              </w:rPr>
              <w:t>10,000</w:t>
            </w:r>
          </w:p>
        </w:tc>
        <w:tc>
          <w:tcPr>
            <w:tcW w:w="2505"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1" w:right="0" w:hanging="0"/>
              <w:jc w:val="center"/>
              <w:rPr/>
            </w:pPr>
            <w:r>
              <w:rPr>
                <w:sz w:val="19"/>
                <w:lang w:val="zh-Hans"/>
              </w:rPr>
              <w:t>399.04</w:t>
            </w:r>
          </w:p>
        </w:tc>
        <w:tc>
          <w:tcPr>
            <w:tcW w:w="138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8" w:right="0" w:hanging="0"/>
              <w:jc w:val="center"/>
              <w:rPr/>
            </w:pPr>
            <w:r>
              <w:rPr>
                <w:sz w:val="19"/>
                <w:lang w:val="zh-Hans"/>
              </w:rPr>
              <w:t>99.76</w:t>
            </w:r>
          </w:p>
        </w:tc>
      </w:tr>
    </w:tbl>
    <w:p>
      <w:pPr>
        <w:sectPr>
          <w:headerReference w:type="even" r:id="rId36"/>
          <w:headerReference w:type="default" r:id="rId37"/>
          <w:footerReference w:type="even" r:id="rId38"/>
          <w:footerReference w:type="default" r:id="rId39"/>
          <w:type w:val="nextPage"/>
          <w:pgSz w:w="12240" w:h="15840"/>
          <w:pgMar w:left="1080" w:right="1087" w:header="720" w:top="777" w:footer="254" w:bottom="1898" w:gutter="0"/>
          <w:pgNumType w:fmt="decimal"/>
          <w:formProt w:val="false"/>
          <w:textDirection w:val="lrTb"/>
          <w:docGrid w:type="default" w:linePitch="100" w:charSpace="0"/>
        </w:sectPr>
      </w:pPr>
    </w:p>
    <w:p>
      <w:pPr>
        <w:pStyle w:val="Normal"/>
        <w:tabs>
          <w:tab w:val="clear" w:pos="420"/>
          <w:tab w:val="center" w:pos="1214" w:leader="none"/>
          <w:tab w:val="center" w:pos="3921" w:leader="none"/>
        </w:tabs>
        <w:spacing w:lineRule="auto" w:line="264" w:before="0" w:after="3"/>
        <w:ind w:left="0" w:right="0" w:hanging="0"/>
        <w:jc w:val="left"/>
        <w:rPr/>
      </w:pPr>
      <w:r>
        <w:rPr>
          <w:lang w:val="zh-Hans"/>
        </w:rPr>
        <w:tab/>
      </w:r>
      <w:r>
        <w:rPr>
          <w:i/>
          <w:lang w:val="zh-Hans"/>
        </w:rPr>
        <w:t xml:space="preserve">表 </w:t>
      </w:r>
      <w:r>
        <w:rPr>
          <w:i/>
          <w:lang w:val="zh-Hans"/>
        </w:rPr>
        <w:t>2-2</w:t>
      </w:r>
      <w:r>
        <w:rPr>
          <w:i/>
          <w:lang w:val="zh-Hans"/>
        </w:rPr>
        <w:t>：</w:t>
      </w:r>
      <w:r>
        <w:rPr>
          <w:i/>
          <w:lang w:val="zh-Hans"/>
        </w:rPr>
        <w:tab/>
      </w:r>
      <w:r>
        <w:rPr>
          <w:b/>
          <w:lang w:val="zh-Hans"/>
        </w:rPr>
        <w:t xml:space="preserve">AXI DMA </w:t>
      </w:r>
      <w:r>
        <w:rPr>
          <w:b/>
          <w:lang w:val="zh-Hans"/>
        </w:rPr>
        <w:t>吞吐量数</w:t>
      </w:r>
      <w:r>
        <w:rPr>
          <w:b/>
          <w:color w:val="0000FF"/>
          <w:vertAlign w:val="superscript"/>
          <w:lang w:val="zh-Hans"/>
        </w:rPr>
        <w:t>（</w:t>
      </w:r>
      <w:r>
        <w:rPr>
          <w:b/>
          <w:color w:val="0000FF"/>
          <w:vertAlign w:val="superscript"/>
          <w:lang w:val="zh-Hans"/>
        </w:rPr>
        <w:t>1</w:t>
      </w:r>
      <w:r>
        <w:rPr>
          <w:b/>
          <w:color w:val="0000FF"/>
          <w:vertAlign w:val="superscript"/>
          <w:lang w:val="zh-Hans"/>
        </w:rPr>
        <w:t>）（</w:t>
      </w:r>
      <w:r>
        <w:rPr>
          <w:b/>
          <w:i/>
          <w:lang w:val="zh-Hans"/>
        </w:rPr>
        <w:t xml:space="preserve"> 续）</w:t>
      </w:r>
    </w:p>
    <w:tbl>
      <w:tblPr>
        <w:tblStyle w:val="TableGrid"/>
        <w:tblW w:w="9288" w:type="dxa"/>
        <w:jc w:val="left"/>
        <w:tblInd w:w="760" w:type="dxa"/>
        <w:tblCellMar>
          <w:top w:w="76" w:type="dxa"/>
          <w:left w:w="90" w:type="dxa"/>
          <w:bottom w:w="0" w:type="dxa"/>
          <w:right w:w="115" w:type="dxa"/>
        </w:tblCellMar>
        <w:tblLook w:val="04a0" w:noHBand="0" w:noVBand="1" w:firstColumn="1" w:lastRow="0" w:lastColumn="0" w:firstRow="1"/>
      </w:tblPr>
      <w:tblGrid>
        <w:gridCol w:w="1043"/>
        <w:gridCol w:w="2372"/>
        <w:gridCol w:w="1985"/>
        <w:gridCol w:w="2505"/>
        <w:gridCol w:w="1383"/>
      </w:tblGrid>
      <w:tr>
        <w:trPr>
          <w:trHeight w:val="640" w:hRule="atLeast"/>
        </w:trPr>
        <w:tc>
          <w:tcPr>
            <w:tcW w:w="104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渠道</w:t>
            </w:r>
          </w:p>
        </w:tc>
        <w:tc>
          <w:tcPr>
            <w:tcW w:w="2372"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时钟频率（兆赫）</w:t>
            </w:r>
          </w:p>
        </w:tc>
        <w:tc>
          <w:tcPr>
            <w:tcW w:w="198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 w:right="0" w:hanging="0"/>
              <w:jc w:val="left"/>
              <w:rPr/>
            </w:pPr>
            <w:r>
              <w:rPr>
                <w:b/>
                <w:lang w:val="zh-Hans"/>
              </w:rPr>
              <w:t>传输的字节数</w:t>
            </w:r>
          </w:p>
        </w:tc>
        <w:tc>
          <w:tcPr>
            <w:tcW w:w="250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总吞吐量（</w:t>
            </w:r>
            <w:r>
              <w:rPr>
                <w:b/>
                <w:lang w:val="zh-Hans"/>
              </w:rPr>
              <w:t>MB/</w:t>
            </w:r>
            <w:r>
              <w:rPr>
                <w:b/>
                <w:lang w:val="zh-Hans"/>
              </w:rPr>
              <w:t>秒）</w:t>
            </w:r>
          </w:p>
        </w:tc>
        <w:tc>
          <w:tcPr>
            <w:tcW w:w="138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理论百分比</w:t>
            </w:r>
          </w:p>
        </w:tc>
      </w:tr>
      <w:tr>
        <w:trPr>
          <w:trHeight w:val="350" w:hRule="atLeast"/>
        </w:trPr>
        <w:tc>
          <w:tcPr>
            <w:tcW w:w="104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S2</w:t>
            </w:r>
            <w:r>
              <w:rPr>
                <w:sz w:val="19"/>
                <w:lang w:val="zh-Hans"/>
              </w:rPr>
              <w:t>毫米</w:t>
            </w:r>
            <w:r>
              <w:rPr>
                <w:color w:val="0000FF"/>
                <w:sz w:val="19"/>
                <w:vertAlign w:val="superscript"/>
                <w:lang w:val="zh-Hans"/>
              </w:rPr>
              <w:t>（</w:t>
            </w:r>
            <w:r>
              <w:rPr>
                <w:color w:val="0000FF"/>
                <w:sz w:val="19"/>
                <w:vertAlign w:val="superscript"/>
                <w:lang w:val="zh-Hans"/>
              </w:rPr>
              <w:t>3</w:t>
            </w:r>
            <w:r>
              <w:rPr>
                <w:color w:val="0000FF"/>
                <w:sz w:val="19"/>
                <w:vertAlign w:val="superscript"/>
                <w:lang w:val="zh-Hans"/>
              </w:rPr>
              <w:t>）</w:t>
            </w:r>
          </w:p>
        </w:tc>
        <w:tc>
          <w:tcPr>
            <w:tcW w:w="237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9" w:right="0" w:hanging="0"/>
              <w:jc w:val="center"/>
              <w:rPr/>
            </w:pPr>
            <w:r>
              <w:rPr>
                <w:sz w:val="19"/>
                <w:lang w:val="zh-Hans"/>
              </w:rPr>
              <w:t>100</w:t>
            </w:r>
          </w:p>
        </w:tc>
        <w:tc>
          <w:tcPr>
            <w:tcW w:w="1985"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9" w:right="0" w:hanging="0"/>
              <w:jc w:val="center"/>
              <w:rPr/>
            </w:pPr>
            <w:r>
              <w:rPr>
                <w:sz w:val="19"/>
                <w:lang w:val="zh-Hans"/>
              </w:rPr>
              <w:t>10,000</w:t>
            </w:r>
          </w:p>
        </w:tc>
        <w:tc>
          <w:tcPr>
            <w:tcW w:w="2505"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1" w:right="0" w:hanging="0"/>
              <w:jc w:val="center"/>
              <w:rPr/>
            </w:pPr>
            <w:r>
              <w:rPr>
                <w:sz w:val="19"/>
                <w:lang w:val="zh-Hans"/>
              </w:rPr>
              <w:t>298.59</w:t>
            </w:r>
          </w:p>
        </w:tc>
        <w:tc>
          <w:tcPr>
            <w:tcW w:w="138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8" w:right="0" w:hanging="0"/>
              <w:jc w:val="center"/>
              <w:rPr/>
            </w:pPr>
            <w:r>
              <w:rPr>
                <w:sz w:val="19"/>
                <w:lang w:val="zh-Hans"/>
              </w:rPr>
              <w:t>74.64</w:t>
            </w:r>
          </w:p>
        </w:tc>
      </w:tr>
    </w:tbl>
    <w:p>
      <w:pPr>
        <w:pStyle w:val="Normal"/>
        <w:spacing w:lineRule="auto" w:line="259" w:before="0" w:after="0"/>
        <w:ind w:left="785" w:right="0" w:hanging="10"/>
        <w:jc w:val="left"/>
        <w:rPr/>
      </w:pPr>
      <w:r>
        <w:rPr>
          <w:b/>
          <w:sz w:val="18"/>
          <w:lang w:val="zh-Hans"/>
        </w:rPr>
        <w:t xml:space="preserve">笔记： </w:t>
      </w:r>
    </w:p>
    <w:p>
      <w:pPr>
        <w:pStyle w:val="Normal"/>
        <w:numPr>
          <w:ilvl w:val="0"/>
          <w:numId w:val="5"/>
        </w:numPr>
        <w:spacing w:lineRule="auto" w:line="218" w:before="0" w:after="58"/>
        <w:ind w:left="1015" w:right="0" w:hanging="240"/>
        <w:rPr/>
      </w:pPr>
      <w:r>
        <w:rPr>
          <w:sz w:val="17"/>
          <w:lang w:val="zh-Hans"/>
        </w:rPr>
        <w:t xml:space="preserve">上述数字是使用默认 </w:t>
      </w:r>
      <w:r>
        <w:rPr>
          <w:sz w:val="17"/>
          <w:lang w:val="zh-Hans"/>
        </w:rPr>
        <w:t xml:space="preserve">IP </w:t>
      </w:r>
      <w:r>
        <w:rPr>
          <w:sz w:val="17"/>
          <w:lang w:val="zh-Hans"/>
        </w:rPr>
        <w:t>配置测量的。</w:t>
      </w:r>
    </w:p>
    <w:p>
      <w:pPr>
        <w:pStyle w:val="Normal"/>
        <w:numPr>
          <w:ilvl w:val="0"/>
          <w:numId w:val="5"/>
        </w:numPr>
        <w:spacing w:lineRule="auto" w:line="218" w:before="0" w:after="58"/>
        <w:ind w:left="1015" w:right="0" w:hanging="240"/>
        <w:rPr/>
      </w:pPr>
      <w:r>
        <w:rPr>
          <w:sz w:val="17"/>
          <w:lang w:val="zh-Hans"/>
        </w:rPr>
        <w:t xml:space="preserve">MM2S </w:t>
      </w:r>
      <w:r>
        <w:rPr>
          <w:sz w:val="17"/>
          <w:lang w:val="zh-Hans"/>
        </w:rPr>
        <w:t>吞吐量是在内存映射端</w:t>
      </w:r>
      <w:r>
        <w:rPr>
          <w:lang w:val="zh-Hans"/>
        </w:rPr>
        <w:t xml:space="preserve">的第一个 </w:t>
      </w:r>
      <w:r>
        <w:rPr>
          <w:lang w:val="zh-Hans"/>
        </w:rPr>
        <w:t xml:space="preserve">arvalid </w:t>
      </w:r>
      <w:r>
        <w:rPr>
          <w:lang w:val="zh-Hans"/>
        </w:rPr>
        <w:t>与</w:t>
      </w:r>
      <w:r>
        <w:rPr>
          <w:sz w:val="17"/>
          <w:lang w:val="zh-Hans"/>
        </w:rPr>
        <w:t>流式处理端</w:t>
      </w:r>
      <w:r>
        <w:rPr>
          <w:lang w:val="zh-Hans"/>
        </w:rPr>
        <w:t xml:space="preserve">的第一个 </w:t>
      </w:r>
      <w:r>
        <w:rPr>
          <w:sz w:val="17"/>
          <w:lang w:val="zh-Hans"/>
        </w:rPr>
        <w:t>arvalid</w:t>
      </w:r>
      <w:r>
        <w:rPr>
          <w:lang w:val="zh-Hans"/>
        </w:rPr>
        <w:t xml:space="preserve"> </w:t>
      </w:r>
      <w:r>
        <w:rPr>
          <w:lang w:val="zh-Hans"/>
        </w:rPr>
        <w:t>之间测量的。</w:t>
      </w:r>
    </w:p>
    <w:p>
      <w:pPr>
        <w:pStyle w:val="Normal"/>
        <w:numPr>
          <w:ilvl w:val="0"/>
          <w:numId w:val="5"/>
        </w:numPr>
        <w:spacing w:lineRule="auto" w:line="218" w:before="0" w:after="58"/>
        <w:ind w:left="1015" w:right="0" w:hanging="240"/>
        <w:rPr/>
      </w:pPr>
      <w:r>
        <w:rPr>
          <w:sz w:val="17"/>
          <w:lang w:val="zh-Hans"/>
        </w:rPr>
        <w:t xml:space="preserve">S2MM </w:t>
      </w:r>
      <w:r>
        <w:rPr>
          <w:sz w:val="17"/>
          <w:lang w:val="zh-Hans"/>
        </w:rPr>
        <w:t>吞吐量是在流式处理端的第一个</w:t>
      </w:r>
      <w:r>
        <w:rPr>
          <w:lang w:val="zh-Hans"/>
        </w:rPr>
        <w:t xml:space="preserve"> </w:t>
      </w:r>
      <w:r>
        <w:rPr>
          <w:lang w:val="zh-Hans"/>
        </w:rPr>
        <w:t xml:space="preserve">tvalid </w:t>
      </w:r>
      <w:r>
        <w:rPr>
          <w:sz w:val="17"/>
          <w:lang w:val="zh-Hans"/>
        </w:rPr>
        <w:t xml:space="preserve"> </w:t>
      </w:r>
      <w:r>
        <w:rPr>
          <w:sz w:val="17"/>
          <w:lang w:val="zh-Hans"/>
        </w:rPr>
        <w:t>到  内存映射端</w:t>
      </w:r>
      <w:r>
        <w:rPr>
          <w:lang w:val="zh-Hans"/>
        </w:rPr>
        <w:t xml:space="preserve">的最后一个 </w:t>
      </w:r>
      <w:r>
        <w:rPr>
          <w:sz w:val="17"/>
          <w:lang w:val="zh-Hans"/>
        </w:rPr>
        <w:t>tvalid</w:t>
      </w:r>
      <w:r>
        <w:rPr>
          <w:lang w:val="zh-Hans"/>
        </w:rPr>
        <w:t xml:space="preserve"> </w:t>
      </w:r>
      <w:r>
        <w:rPr>
          <w:lang w:val="zh-Hans"/>
        </w:rPr>
        <w:t>之间测量的。</w:t>
      </w:r>
      <w:r>
        <w:br w:type="page"/>
      </w:r>
    </w:p>
    <w:p>
      <w:pPr>
        <w:pStyle w:val="Normal"/>
        <w:spacing w:lineRule="auto" w:line="259" w:before="0" w:after="286"/>
        <w:ind w:left="760" w:right="-59" w:hanging="0"/>
        <w:jc w:val="left"/>
        <w:rPr/>
      </w:pPr>
      <w:r>
        <w:rPr/>
        <mc:AlternateContent>
          <mc:Choice Requires="wpg">
            <w:drawing>
              <wp:inline distT="0" distB="0" distL="0" distR="0" wp14:anchorId="0D69A0E3">
                <wp:extent cx="5921375" cy="25400"/>
                <wp:effectExtent l="0" t="0" r="0" b="0"/>
                <wp:docPr id="20" name="形状13"/>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3" style="position:absolute;margin-left:0pt;margin-top:-2pt;width:466.2pt;height:1.95pt" coordorigin="0,-40" coordsize="9324,39"/>
            </w:pict>
          </mc:Fallback>
        </mc:AlternateContent>
      </w:r>
    </w:p>
    <w:p>
      <w:pPr>
        <w:pStyle w:val="2"/>
        <w:ind w:left="755" w:right="67" w:hanging="10"/>
        <w:rPr/>
      </w:pPr>
      <w:r>
        <w:rPr>
          <w:lang w:val="zh-Hans"/>
        </w:rPr>
        <w:t>资源利用率</w:t>
      </w:r>
    </w:p>
    <w:p>
      <w:pPr>
        <w:pStyle w:val="Normal"/>
        <w:ind w:left="748" w:right="975" w:hanging="3"/>
        <w:rPr/>
      </w:pPr>
      <w:r>
        <w:rPr>
          <w:lang w:val="zh-Hans"/>
        </w:rPr>
        <w:t xml:space="preserve">有关性能和资源利用率的完整详细信息，请访问 </w:t>
      </w:r>
      <w:hyperlink r:id="rId40">
        <w:r>
          <w:rPr>
            <w:color w:val="0000FF"/>
            <w:lang w:val="zh-Hans"/>
          </w:rPr>
          <w:t>性能和资源利用率网页。</w:t>
        </w:r>
      </w:hyperlink>
    </w:p>
    <w:p>
      <w:pPr>
        <w:pStyle w:val="Normal"/>
        <w:spacing w:lineRule="auto" w:line="259" w:before="0" w:after="286"/>
        <w:ind w:left="760" w:right="-59" w:hanging="0"/>
        <w:jc w:val="left"/>
        <w:rPr/>
      </w:pPr>
      <w:r>
        <w:rPr/>
        <mc:AlternateContent>
          <mc:Choice Requires="wpg">
            <w:drawing>
              <wp:inline distT="0" distB="0" distL="0" distR="0" wp14:anchorId="4DE36467">
                <wp:extent cx="5921375" cy="25400"/>
                <wp:effectExtent l="0" t="0" r="0" b="0"/>
                <wp:docPr id="21" name="形状14"/>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4" style="position:absolute;margin-left:0pt;margin-top:-2pt;width:466.2pt;height:1.95pt" coordorigin="0,-40" coordsize="9324,39"/>
            </w:pict>
          </mc:Fallback>
        </mc:AlternateContent>
      </w:r>
    </w:p>
    <w:p>
      <w:pPr>
        <w:pStyle w:val="2"/>
        <w:ind w:left="755" w:right="67" w:hanging="10"/>
        <w:rPr/>
      </w:pPr>
      <w:r>
        <w:rPr>
          <w:lang w:val="zh-Hans"/>
        </w:rPr>
        <w:t>端口说明</w:t>
      </w:r>
    </w:p>
    <w:p>
      <w:pPr>
        <w:pStyle w:val="Normal"/>
        <w:ind w:left="748" w:right="43" w:hanging="3"/>
        <w:rPr/>
      </w:pPr>
      <w:r>
        <w:rPr>
          <w:lang w:val="zh-Hans"/>
        </w:rPr>
        <w:t xml:space="preserve">AXI DMA I/O </w:t>
      </w:r>
      <w:r>
        <w:rPr>
          <w:lang w:val="zh-Hans"/>
        </w:rPr>
        <w:t>信号如</w:t>
      </w:r>
      <w:r>
        <w:rPr>
          <w:color w:val="0000FF"/>
          <w:lang w:val="zh-Hans"/>
        </w:rPr>
        <w:t xml:space="preserve">表 </w:t>
      </w:r>
      <w:r>
        <w:rPr>
          <w:color w:val="0000FF"/>
          <w:lang w:val="zh-Hans"/>
        </w:rPr>
        <w:t>2-3</w:t>
      </w:r>
      <w:r>
        <w:rPr>
          <w:lang w:val="zh-Hans"/>
        </w:rPr>
        <w:t xml:space="preserve"> </w:t>
      </w:r>
      <w:r>
        <w:rPr>
          <w:lang w:val="zh-Hans"/>
        </w:rPr>
        <w:t>所示。</w:t>
      </w:r>
    </w:p>
    <w:p>
      <w:pPr>
        <w:pStyle w:val="Normal"/>
        <w:tabs>
          <w:tab w:val="clear" w:pos="420"/>
          <w:tab w:val="center" w:pos="2200" w:leader="none"/>
        </w:tabs>
        <w:spacing w:lineRule="auto" w:line="264" w:before="0" w:after="3"/>
        <w:ind w:left="-15" w:right="0" w:hanging="0"/>
        <w:jc w:val="left"/>
        <w:rPr/>
      </w:pPr>
      <w:r>
        <w:rPr>
          <w:i/>
          <w:lang w:val="zh-Hans"/>
        </w:rPr>
        <w:t xml:space="preserve">表 </w:t>
      </w:r>
      <w:r>
        <w:rPr>
          <w:i/>
          <w:lang w:val="zh-Hans"/>
        </w:rPr>
        <w:t>2-3</w:t>
      </w:r>
      <w:r>
        <w:rPr>
          <w:i/>
          <w:lang w:val="zh-Hans"/>
        </w:rPr>
        <w:t>：</w:t>
      </w:r>
      <w:r>
        <w:rPr>
          <w:i/>
          <w:lang w:val="zh-Hans"/>
        </w:rPr>
        <w:tab/>
      </w:r>
      <w:r>
        <w:rPr>
          <w:b/>
          <w:lang w:val="zh-Hans"/>
        </w:rPr>
        <w:t xml:space="preserve">I/O </w:t>
      </w:r>
      <w:r>
        <w:rPr>
          <w:b/>
          <w:lang w:val="zh-Hans"/>
        </w:rPr>
        <w:t>信号 说明</w:t>
      </w:r>
    </w:p>
    <w:tbl>
      <w:tblPr>
        <w:tblStyle w:val="TableGrid"/>
        <w:tblW w:w="10163" w:type="dxa"/>
        <w:jc w:val="left"/>
        <w:tblInd w:w="0" w:type="dxa"/>
        <w:tblCellMar>
          <w:top w:w="81" w:type="dxa"/>
          <w:left w:w="89" w:type="dxa"/>
          <w:bottom w:w="0" w:type="dxa"/>
          <w:right w:w="77" w:type="dxa"/>
        </w:tblCellMar>
        <w:tblLook w:val="04a0" w:noHBand="0" w:noVBand="1" w:firstColumn="1" w:lastRow="0" w:lastColumn="0" w:firstRow="1"/>
      </w:tblPr>
      <w:tblGrid>
        <w:gridCol w:w="2543"/>
        <w:gridCol w:w="1652"/>
        <w:gridCol w:w="828"/>
        <w:gridCol w:w="824"/>
        <w:gridCol w:w="4316"/>
      </w:tblGrid>
      <w:tr>
        <w:trPr>
          <w:trHeight w:val="641" w:hRule="atLeast"/>
        </w:trPr>
        <w:tc>
          <w:tcPr>
            <w:tcW w:w="254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信号名称</w:t>
            </w:r>
          </w:p>
        </w:tc>
        <w:tc>
          <w:tcPr>
            <w:tcW w:w="1652"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 w:right="0" w:hanging="0"/>
              <w:jc w:val="left"/>
              <w:rPr/>
            </w:pPr>
            <w:r>
              <w:rPr>
                <w:b/>
                <w:lang w:val="zh-Hans"/>
              </w:rPr>
              <w:t>接口</w:t>
            </w:r>
          </w:p>
        </w:tc>
        <w:tc>
          <w:tcPr>
            <w:tcW w:w="82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信号</w:t>
            </w:r>
          </w:p>
          <w:p>
            <w:pPr>
              <w:pStyle w:val="Normal"/>
              <w:spacing w:lineRule="auto" w:line="259" w:before="0" w:after="0"/>
              <w:ind w:left="1" w:right="0" w:hanging="0"/>
              <w:jc w:val="left"/>
              <w:rPr/>
            </w:pPr>
            <w:r>
              <w:rPr>
                <w:b/>
                <w:lang w:val="zh-Hans"/>
              </w:rPr>
              <w:t>类型</w:t>
            </w:r>
          </w:p>
        </w:tc>
        <w:tc>
          <w:tcPr>
            <w:tcW w:w="82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初始化</w:t>
            </w:r>
          </w:p>
          <w:p>
            <w:pPr>
              <w:pStyle w:val="Normal"/>
              <w:spacing w:lineRule="auto" w:line="259" w:before="0" w:after="0"/>
              <w:ind w:left="1" w:right="0" w:hanging="0"/>
              <w:jc w:val="left"/>
              <w:rPr/>
            </w:pPr>
            <w:r>
              <w:rPr>
                <w:b/>
                <w:lang w:val="zh-Hans"/>
              </w:rPr>
              <w:t>地位</w:t>
            </w:r>
          </w:p>
        </w:tc>
        <w:tc>
          <w:tcPr>
            <w:tcW w:w="431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349" w:hRule="atLeast"/>
        </w:trPr>
        <w:tc>
          <w:tcPr>
            <w:tcW w:w="254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s_axi_lite_aclk</w:t>
            </w:r>
          </w:p>
        </w:tc>
        <w:tc>
          <w:tcPr>
            <w:tcW w:w="165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时钟</w:t>
            </w:r>
          </w:p>
        </w:tc>
        <w:tc>
          <w:tcPr>
            <w:tcW w:w="82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我</w:t>
            </w:r>
          </w:p>
        </w:tc>
        <w:tc>
          <w:tcPr>
            <w:tcW w:w="82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AXI4 </w:t>
            </w:r>
            <w:r>
              <w:rPr>
                <w:sz w:val="19"/>
                <w:lang w:val="zh-Hans"/>
              </w:rPr>
              <w:t xml:space="preserve">精简版时钟。 </w:t>
            </w:r>
          </w:p>
        </w:tc>
      </w:tr>
      <w:tr>
        <w:trPr>
          <w:trHeight w:val="350" w:hRule="atLeast"/>
        </w:trPr>
        <w:tc>
          <w:tcPr>
            <w:tcW w:w="254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m_axi_sg_aclk</w:t>
            </w:r>
          </w:p>
        </w:tc>
        <w:tc>
          <w:tcPr>
            <w:tcW w:w="165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时钟</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我</w:t>
            </w:r>
          </w:p>
        </w:tc>
        <w:tc>
          <w:tcPr>
            <w:tcW w:w="8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AXI DMA </w:t>
            </w:r>
            <w:r>
              <w:rPr>
                <w:sz w:val="19"/>
                <w:lang w:val="zh-Hans"/>
              </w:rPr>
              <w:t>散射聚集时钟</w:t>
            </w:r>
          </w:p>
        </w:tc>
      </w:tr>
      <w:tr>
        <w:trPr>
          <w:trHeight w:val="350" w:hRule="atLeast"/>
        </w:trPr>
        <w:tc>
          <w:tcPr>
            <w:tcW w:w="254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m_axi_mm2s_aclk</w:t>
            </w:r>
          </w:p>
        </w:tc>
        <w:tc>
          <w:tcPr>
            <w:tcW w:w="165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时钟</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我</w:t>
            </w:r>
          </w:p>
        </w:tc>
        <w:tc>
          <w:tcPr>
            <w:tcW w:w="8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AXI DMA MM2S </w:t>
            </w:r>
            <w:r>
              <w:rPr>
                <w:sz w:val="19"/>
                <w:lang w:val="zh-Hans"/>
              </w:rPr>
              <w:t>主时钟</w:t>
            </w:r>
          </w:p>
        </w:tc>
      </w:tr>
      <w:tr>
        <w:trPr>
          <w:trHeight w:val="349" w:hRule="atLeast"/>
        </w:trPr>
        <w:tc>
          <w:tcPr>
            <w:tcW w:w="254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m_axi_s2mm_aclk</w:t>
            </w:r>
          </w:p>
        </w:tc>
        <w:tc>
          <w:tcPr>
            <w:tcW w:w="165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时钟</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我</w:t>
            </w:r>
          </w:p>
        </w:tc>
        <w:tc>
          <w:tcPr>
            <w:tcW w:w="8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 xml:space="preserve">AXI DMA S2MM </w:t>
            </w:r>
            <w:r>
              <w:rPr>
                <w:sz w:val="19"/>
                <w:lang w:val="zh-Hans"/>
              </w:rPr>
              <w:t>主时钟</w:t>
            </w:r>
          </w:p>
        </w:tc>
      </w:tr>
      <w:tr>
        <w:trPr>
          <w:trHeight w:val="810" w:hRule="atLeast"/>
        </w:trPr>
        <w:tc>
          <w:tcPr>
            <w:tcW w:w="254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axi_resetn</w:t>
            </w:r>
          </w:p>
        </w:tc>
        <w:tc>
          <w:tcPr>
            <w:tcW w:w="16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重置</w:t>
            </w:r>
          </w:p>
        </w:tc>
        <w:tc>
          <w:tcPr>
            <w:tcW w:w="82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pPr>
            <w:r>
              <w:rPr>
                <w:sz w:val="19"/>
                <w:lang w:val="zh-Hans"/>
              </w:rPr>
              <w:t>我</w:t>
            </w:r>
          </w:p>
        </w:tc>
        <w:tc>
          <w:tcPr>
            <w:tcW w:w="8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58" w:hanging="0"/>
              <w:rPr/>
            </w:pPr>
            <w:r>
              <w:rPr>
                <w:sz w:val="19"/>
                <w:lang w:val="zh-Hans"/>
              </w:rPr>
              <w:t xml:space="preserve">AXI DMA </w:t>
            </w:r>
            <w:r>
              <w:rPr>
                <w:sz w:val="19"/>
                <w:lang w:val="zh-Hans"/>
              </w:rPr>
              <w:t>重置。</w:t>
            </w:r>
            <w:r>
              <w:rPr>
                <w:sz w:val="19"/>
                <w:lang w:val="zh-Hans"/>
              </w:rPr>
              <w:t>/</w:t>
            </w:r>
            <w:r>
              <w:rPr>
                <w:sz w:val="19"/>
                <w:lang w:val="zh-Hans"/>
              </w:rPr>
              <w:t xml:space="preserve">有效复位。断位为低时，将重置整个 </w:t>
            </w:r>
            <w:r>
              <w:rPr>
                <w:sz w:val="19"/>
                <w:lang w:val="zh-Hans"/>
              </w:rPr>
              <w:t xml:space="preserve">AXI DMA </w:t>
            </w:r>
            <w:r>
              <w:rPr>
                <w:sz w:val="19"/>
                <w:lang w:val="zh-Hans"/>
              </w:rPr>
              <w:t>内核。必须与</w:t>
            </w:r>
            <w:r>
              <w:rPr>
                <w:sz w:val="19"/>
                <w:lang w:val="zh-Hans"/>
              </w:rPr>
              <w:t>s_axi_lite_aclk</w:t>
            </w:r>
            <w:r>
              <w:rPr>
                <w:sz w:val="19"/>
                <w:lang w:val="zh-Hans"/>
              </w:rPr>
              <w:t>同步。</w:t>
            </w:r>
          </w:p>
        </w:tc>
      </w:tr>
      <w:tr>
        <w:trPr>
          <w:trHeight w:val="581" w:hRule="atLeast"/>
        </w:trPr>
        <w:tc>
          <w:tcPr>
            <w:tcW w:w="254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mm2s_introut</w:t>
            </w:r>
          </w:p>
        </w:tc>
        <w:tc>
          <w:tcPr>
            <w:tcW w:w="16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中断</w:t>
            </w:r>
          </w:p>
        </w:tc>
        <w:tc>
          <w:tcPr>
            <w:tcW w:w="82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pPr>
            <w:r>
              <w:rPr>
                <w:sz w:val="19"/>
                <w:lang w:val="zh-Hans"/>
              </w:rPr>
              <w:t>O</w:t>
            </w:r>
          </w:p>
        </w:tc>
        <w:tc>
          <w:tcPr>
            <w:tcW w:w="82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pPr>
            <w:r>
              <w:rPr>
                <w:sz w:val="19"/>
                <w:lang w:val="zh-Hans"/>
              </w:rPr>
              <w:t>0</w:t>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中断输出以内存映射到流通道。</w:t>
            </w:r>
          </w:p>
        </w:tc>
      </w:tr>
      <w:tr>
        <w:trPr>
          <w:trHeight w:val="580" w:hRule="atLeast"/>
        </w:trPr>
        <w:tc>
          <w:tcPr>
            <w:tcW w:w="254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s2mm_introut</w:t>
            </w:r>
          </w:p>
        </w:tc>
        <w:tc>
          <w:tcPr>
            <w:tcW w:w="16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中断</w:t>
            </w:r>
          </w:p>
        </w:tc>
        <w:tc>
          <w:tcPr>
            <w:tcW w:w="82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pPr>
            <w:r>
              <w:rPr>
                <w:sz w:val="19"/>
                <w:lang w:val="zh-Hans"/>
              </w:rPr>
              <w:t>O</w:t>
            </w:r>
          </w:p>
        </w:tc>
        <w:tc>
          <w:tcPr>
            <w:tcW w:w="82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pPr>
            <w:r>
              <w:rPr>
                <w:sz w:val="19"/>
                <w:lang w:val="zh-Hans"/>
              </w:rPr>
              <w:t>0</w:t>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中断流到内存映射通道。</w:t>
            </w:r>
          </w:p>
        </w:tc>
      </w:tr>
      <w:tr>
        <w:trPr>
          <w:trHeight w:val="350" w:hRule="atLeast"/>
        </w:trPr>
        <w:tc>
          <w:tcPr>
            <w:tcW w:w="254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axi_dma_tstvec</w:t>
            </w:r>
          </w:p>
        </w:tc>
        <w:tc>
          <w:tcPr>
            <w:tcW w:w="165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那</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O</w:t>
            </w:r>
          </w:p>
        </w:tc>
        <w:tc>
          <w:tcPr>
            <w:tcW w:w="8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调试内部使用的信号。</w:t>
            </w:r>
          </w:p>
        </w:tc>
      </w:tr>
      <w:tr>
        <w:trPr>
          <w:trHeight w:val="379" w:hRule="atLeast"/>
        </w:trPr>
        <w:tc>
          <w:tcPr>
            <w:tcW w:w="2543"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0" w:type="dxa"/>
            <w:gridSpan w:val="4"/>
            <w:tcBorders>
              <w:top w:val="single" w:sz="2" w:space="0" w:color="000000"/>
              <w:bottom w:val="single" w:sz="2" w:space="0" w:color="000000"/>
              <w:right w:val="single" w:sz="2" w:space="0" w:color="000000"/>
            </w:tcBorders>
          </w:tcPr>
          <w:p>
            <w:pPr>
              <w:pStyle w:val="Normal"/>
              <w:spacing w:lineRule="auto" w:line="259" w:before="0" w:after="0"/>
              <w:ind w:left="1202" w:right="0" w:hanging="0"/>
              <w:jc w:val="left"/>
              <w:rPr/>
            </w:pPr>
            <w:r>
              <w:rPr>
                <w:b/>
                <w:lang w:val="zh-Hans"/>
              </w:rPr>
              <w:t xml:space="preserve">AXI4-Lite </w:t>
            </w:r>
            <w:r>
              <w:rPr>
                <w:b/>
                <w:lang w:val="zh-Hans"/>
              </w:rPr>
              <w:t>接口信号</w:t>
            </w:r>
          </w:p>
        </w:tc>
      </w:tr>
      <w:tr>
        <w:trPr>
          <w:trHeight w:val="581" w:hRule="atLeast"/>
        </w:trPr>
        <w:tc>
          <w:tcPr>
            <w:tcW w:w="254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s_axi_lite_*</w:t>
            </w:r>
          </w:p>
        </w:tc>
        <w:tc>
          <w:tcPr>
            <w:tcW w:w="16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S_AXI_LITE</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输入</w:t>
            </w:r>
            <w:r>
              <w:rPr>
                <w:sz w:val="19"/>
                <w:lang w:val="zh-Hans"/>
              </w:rPr>
              <w:t>/</w:t>
            </w:r>
            <w:r>
              <w:rPr>
                <w:sz w:val="19"/>
                <w:lang w:val="zh-Hans"/>
              </w:rPr>
              <w:t>输出</w:t>
            </w:r>
          </w:p>
        </w:tc>
        <w:tc>
          <w:tcPr>
            <w:tcW w:w="8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AXI</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79" w:hRule="atLeast"/>
        </w:trPr>
        <w:tc>
          <w:tcPr>
            <w:tcW w:w="2543"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0" w:type="dxa"/>
            <w:gridSpan w:val="4"/>
            <w:tcBorders>
              <w:top w:val="single" w:sz="2" w:space="0" w:color="000000"/>
              <w:bottom w:val="single" w:sz="2" w:space="0" w:color="000000"/>
              <w:right w:val="single" w:sz="2" w:space="0" w:color="000000"/>
            </w:tcBorders>
          </w:tcPr>
          <w:p>
            <w:pPr>
              <w:pStyle w:val="Normal"/>
              <w:spacing w:lineRule="auto" w:line="259" w:before="0" w:after="0"/>
              <w:ind w:left="386" w:right="0" w:hanging="0"/>
              <w:jc w:val="left"/>
              <w:rPr/>
            </w:pPr>
            <w:r>
              <w:rPr>
                <w:b/>
                <w:lang w:val="zh-Hans"/>
              </w:rPr>
              <w:t xml:space="preserve">MM2S </w:t>
            </w:r>
            <w:r>
              <w:rPr>
                <w:b/>
                <w:lang w:val="zh-Hans"/>
              </w:rPr>
              <w:t>内存映射读取接口信号</w:t>
            </w:r>
          </w:p>
        </w:tc>
      </w:tr>
      <w:tr>
        <w:trPr>
          <w:trHeight w:val="581" w:hRule="atLeast"/>
        </w:trPr>
        <w:tc>
          <w:tcPr>
            <w:tcW w:w="254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m_axi_mm2s_*</w:t>
            </w:r>
          </w:p>
        </w:tc>
        <w:tc>
          <w:tcPr>
            <w:tcW w:w="16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M_AXI_MM2S</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输入</w:t>
            </w:r>
            <w:r>
              <w:rPr>
                <w:sz w:val="19"/>
                <w:lang w:val="zh-Hans"/>
              </w:rPr>
              <w:t>/</w:t>
            </w:r>
            <w:r>
              <w:rPr>
                <w:sz w:val="19"/>
                <w:lang w:val="zh-Hans"/>
              </w:rPr>
              <w:t>输出</w:t>
            </w:r>
          </w:p>
        </w:tc>
        <w:tc>
          <w:tcPr>
            <w:tcW w:w="8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有关  </w:t>
            </w:r>
            <w:r>
              <w:rPr>
                <w:sz w:val="19"/>
                <w:lang w:val="zh-Hans"/>
              </w:rPr>
              <w:t xml:space="preserve">AXI4 </w:t>
            </w:r>
            <w:r>
              <w:rPr>
                <w:sz w:val="19"/>
                <w:lang w:val="zh-Hans"/>
              </w:rPr>
              <w:t>信号，请参阅</w:t>
            </w:r>
            <w:r>
              <w:rPr>
                <w:lang w:val="zh-Hans"/>
              </w:rPr>
              <w:t xml:space="preserve"> </w:t>
            </w:r>
            <w:r>
              <w:rPr>
                <w:i/>
                <w:sz w:val="19"/>
                <w:lang w:val="zh-Hans"/>
              </w:rPr>
              <w:t xml:space="preserve">AAXI </w:t>
            </w:r>
            <w:r>
              <w:rPr>
                <w:i/>
                <w:sz w:val="19"/>
                <w:lang w:val="zh-Hans"/>
              </w:rPr>
              <w:t>参考指南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79" w:hRule="atLeast"/>
        </w:trPr>
        <w:tc>
          <w:tcPr>
            <w:tcW w:w="2543"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0" w:type="dxa"/>
            <w:gridSpan w:val="4"/>
            <w:tcBorders>
              <w:top w:val="single" w:sz="2" w:space="0" w:color="000000"/>
              <w:bottom w:val="single" w:sz="2" w:space="0" w:color="000000"/>
              <w:right w:val="single" w:sz="2" w:space="0" w:color="000000"/>
            </w:tcBorders>
          </w:tcPr>
          <w:p>
            <w:pPr>
              <w:pStyle w:val="Normal"/>
              <w:spacing w:lineRule="auto" w:line="259" w:before="0" w:after="0"/>
              <w:ind w:left="594" w:right="0" w:hanging="0"/>
              <w:jc w:val="left"/>
              <w:rPr/>
            </w:pPr>
            <w:r>
              <w:rPr>
                <w:b/>
                <w:lang w:val="zh-Hans"/>
              </w:rPr>
              <w:t xml:space="preserve">MM2S </w:t>
            </w:r>
            <w:r>
              <w:rPr>
                <w:b/>
                <w:lang w:val="zh-Hans"/>
              </w:rPr>
              <w:t>主流接口信号</w:t>
            </w:r>
          </w:p>
        </w:tc>
      </w:tr>
      <w:tr>
        <w:trPr>
          <w:trHeight w:val="350" w:hRule="atLeast"/>
        </w:trPr>
        <w:tc>
          <w:tcPr>
            <w:tcW w:w="254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mm2s_prmry_reset_out_n</w:t>
            </w:r>
          </w:p>
        </w:tc>
        <w:tc>
          <w:tcPr>
            <w:tcW w:w="165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M_AXIS_MM2S</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O</w:t>
            </w:r>
          </w:p>
        </w:tc>
        <w:tc>
          <w:tcPr>
            <w:tcW w:w="8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w:t>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主 </w:t>
            </w:r>
            <w:r>
              <w:rPr>
                <w:sz w:val="19"/>
                <w:lang w:val="zh-Hans"/>
              </w:rPr>
              <w:t xml:space="preserve">MM2S </w:t>
            </w:r>
            <w:r>
              <w:rPr>
                <w:sz w:val="19"/>
                <w:lang w:val="zh-Hans"/>
              </w:rPr>
              <w:t>重置。</w:t>
            </w:r>
            <w:r>
              <w:rPr>
                <w:sz w:val="19"/>
                <w:lang w:val="zh-Hans"/>
              </w:rPr>
              <w:t>/</w:t>
            </w:r>
            <w:r>
              <w:rPr>
                <w:sz w:val="19"/>
                <w:lang w:val="zh-Hans"/>
              </w:rPr>
              <w:t>有效复位。</w:t>
            </w:r>
          </w:p>
        </w:tc>
      </w:tr>
      <w:tr>
        <w:trPr>
          <w:trHeight w:val="580" w:hRule="atLeast"/>
        </w:trPr>
        <w:tc>
          <w:tcPr>
            <w:tcW w:w="254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m_axis_mm2s_*</w:t>
            </w:r>
          </w:p>
        </w:tc>
        <w:tc>
          <w:tcPr>
            <w:tcW w:w="16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M_AXIS_MM2S</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输入</w:t>
            </w:r>
            <w:r>
              <w:rPr>
                <w:sz w:val="19"/>
                <w:lang w:val="zh-Hans"/>
              </w:rPr>
              <w:t>/</w:t>
            </w:r>
            <w:r>
              <w:rPr>
                <w:sz w:val="19"/>
                <w:lang w:val="zh-Hans"/>
              </w:rPr>
              <w:t>输出</w:t>
            </w:r>
          </w:p>
        </w:tc>
        <w:tc>
          <w:tcPr>
            <w:tcW w:w="8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AXI</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80" w:hRule="atLeast"/>
        </w:trPr>
        <w:tc>
          <w:tcPr>
            <w:tcW w:w="2543"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0" w:type="dxa"/>
            <w:gridSpan w:val="4"/>
            <w:tcBorders>
              <w:top w:val="single" w:sz="2" w:space="0" w:color="000000"/>
              <w:bottom w:val="single" w:sz="2" w:space="0" w:color="000000"/>
              <w:right w:val="single" w:sz="2" w:space="0" w:color="000000"/>
            </w:tcBorders>
          </w:tcPr>
          <w:p>
            <w:pPr>
              <w:pStyle w:val="Normal"/>
              <w:spacing w:lineRule="auto" w:line="259" w:before="0" w:after="0"/>
              <w:ind w:left="214" w:right="0" w:hanging="0"/>
              <w:jc w:val="left"/>
              <w:rPr/>
            </w:pPr>
            <w:r>
              <w:rPr>
                <w:b/>
                <w:lang w:val="zh-Hans"/>
              </w:rPr>
              <w:t xml:space="preserve">MM2S </w:t>
            </w:r>
            <w:r>
              <w:rPr>
                <w:b/>
                <w:lang w:val="zh-Hans"/>
              </w:rPr>
              <w:t>主控流接口信号</w:t>
            </w:r>
          </w:p>
        </w:tc>
      </w:tr>
      <w:tr>
        <w:trPr>
          <w:trHeight w:val="350" w:hRule="atLeast"/>
        </w:trPr>
        <w:tc>
          <w:tcPr>
            <w:tcW w:w="254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mm2s_cntrl_reset_out_n</w:t>
            </w:r>
          </w:p>
        </w:tc>
        <w:tc>
          <w:tcPr>
            <w:tcW w:w="165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M_AXIS_CNTRL</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O</w:t>
            </w:r>
          </w:p>
        </w:tc>
        <w:tc>
          <w:tcPr>
            <w:tcW w:w="8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1</w:t>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控制重置。</w:t>
            </w:r>
            <w:r>
              <w:rPr>
                <w:sz w:val="19"/>
                <w:lang w:val="zh-Hans"/>
              </w:rPr>
              <w:t>/</w:t>
            </w:r>
            <w:r>
              <w:rPr>
                <w:sz w:val="19"/>
                <w:lang w:val="zh-Hans"/>
              </w:rPr>
              <w:t>有效复位。</w:t>
            </w:r>
          </w:p>
        </w:tc>
      </w:tr>
      <w:tr>
        <w:trPr>
          <w:trHeight w:val="580" w:hRule="atLeast"/>
        </w:trPr>
        <w:tc>
          <w:tcPr>
            <w:tcW w:w="254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m_axis_mm2s_cntrl_*</w:t>
            </w:r>
          </w:p>
        </w:tc>
        <w:tc>
          <w:tcPr>
            <w:tcW w:w="16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M_AXIS_CNTRL</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输入</w:t>
            </w:r>
            <w:r>
              <w:rPr>
                <w:sz w:val="19"/>
                <w:lang w:val="zh-Hans"/>
              </w:rPr>
              <w:t>/</w:t>
            </w:r>
            <w:r>
              <w:rPr>
                <w:sz w:val="19"/>
                <w:lang w:val="zh-Hans"/>
              </w:rPr>
              <w:t>输出</w:t>
            </w:r>
          </w:p>
        </w:tc>
        <w:tc>
          <w:tcPr>
            <w:tcW w:w="8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AXI</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80" w:hRule="atLeast"/>
        </w:trPr>
        <w:tc>
          <w:tcPr>
            <w:tcW w:w="2543"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0" w:type="dxa"/>
            <w:gridSpan w:val="4"/>
            <w:tcBorders>
              <w:top w:val="single" w:sz="2" w:space="0" w:color="000000"/>
              <w:bottom w:val="single" w:sz="2" w:space="0" w:color="000000"/>
              <w:right w:val="single" w:sz="2" w:space="0" w:color="000000"/>
            </w:tcBorders>
          </w:tcPr>
          <w:p>
            <w:pPr>
              <w:pStyle w:val="Normal"/>
              <w:spacing w:lineRule="auto" w:line="259" w:before="0" w:after="0"/>
              <w:ind w:left="357" w:right="0" w:hanging="0"/>
              <w:jc w:val="left"/>
              <w:rPr/>
            </w:pPr>
            <w:r>
              <w:rPr>
                <w:b/>
                <w:lang w:val="zh-Hans"/>
              </w:rPr>
              <w:t xml:space="preserve">S2MM </w:t>
            </w:r>
            <w:r>
              <w:rPr>
                <w:b/>
                <w:lang w:val="zh-Hans"/>
              </w:rPr>
              <w:t>内存映射写入接口信号</w:t>
            </w:r>
          </w:p>
        </w:tc>
      </w:tr>
    </w:tbl>
    <w:p>
      <w:pPr>
        <w:pStyle w:val="Normal"/>
        <w:tabs>
          <w:tab w:val="clear" w:pos="420"/>
          <w:tab w:val="center" w:pos="2619" w:leader="none"/>
        </w:tabs>
        <w:spacing w:lineRule="auto" w:line="264" w:before="0" w:after="3"/>
        <w:ind w:left="-15" w:right="0" w:hanging="0"/>
        <w:jc w:val="left"/>
        <w:rPr/>
      </w:pPr>
      <w:r>
        <w:rPr>
          <w:i/>
          <w:lang w:val="zh-Hans"/>
        </w:rPr>
        <w:t xml:space="preserve">表 </w:t>
      </w:r>
      <w:r>
        <w:rPr>
          <w:i/>
          <w:lang w:val="zh-Hans"/>
        </w:rPr>
        <w:t>2-3</w:t>
      </w:r>
      <w:r>
        <w:rPr>
          <w:i/>
          <w:lang w:val="zh-Hans"/>
        </w:rPr>
        <w:t>：</w:t>
      </w:r>
      <w:r>
        <w:rPr>
          <w:i/>
          <w:lang w:val="zh-Hans"/>
        </w:rPr>
        <w:tab/>
      </w:r>
      <w:r>
        <w:rPr>
          <w:b/>
          <w:lang w:val="zh-Hans"/>
        </w:rPr>
        <w:t xml:space="preserve">I/O </w:t>
      </w:r>
      <w:r>
        <w:rPr>
          <w:b/>
          <w:lang w:val="zh-Hans"/>
        </w:rPr>
        <w:t xml:space="preserve">信号说明 </w:t>
      </w:r>
      <w:r>
        <w:rPr>
          <w:b/>
          <w:i/>
          <w:lang w:val="zh-Hans"/>
        </w:rPr>
        <w:t>（续）</w:t>
      </w:r>
    </w:p>
    <w:tbl>
      <w:tblPr>
        <w:tblStyle w:val="TableGrid"/>
        <w:tblW w:w="10163" w:type="dxa"/>
        <w:jc w:val="left"/>
        <w:tblInd w:w="0" w:type="dxa"/>
        <w:tblCellMar>
          <w:top w:w="81" w:type="dxa"/>
          <w:left w:w="67" w:type="dxa"/>
          <w:bottom w:w="0" w:type="dxa"/>
          <w:right w:w="109" w:type="dxa"/>
        </w:tblCellMar>
        <w:tblLook w:val="04a0" w:noHBand="0" w:noVBand="1" w:firstColumn="1" w:lastRow="0" w:lastColumn="0" w:firstRow="1"/>
      </w:tblPr>
      <w:tblGrid>
        <w:gridCol w:w="2543"/>
        <w:gridCol w:w="1652"/>
        <w:gridCol w:w="828"/>
        <w:gridCol w:w="824"/>
        <w:gridCol w:w="4316"/>
      </w:tblGrid>
      <w:tr>
        <w:trPr>
          <w:trHeight w:val="640" w:hRule="atLeast"/>
        </w:trPr>
        <w:tc>
          <w:tcPr>
            <w:tcW w:w="254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3" w:right="0" w:hanging="0"/>
              <w:jc w:val="left"/>
              <w:rPr/>
            </w:pPr>
            <w:r>
              <w:rPr>
                <w:b/>
                <w:lang w:val="zh-Hans"/>
              </w:rPr>
              <w:t>信号名称</w:t>
            </w:r>
          </w:p>
        </w:tc>
        <w:tc>
          <w:tcPr>
            <w:tcW w:w="1652"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4" w:right="0" w:hanging="0"/>
              <w:jc w:val="left"/>
              <w:rPr/>
            </w:pPr>
            <w:r>
              <w:rPr>
                <w:b/>
                <w:lang w:val="zh-Hans"/>
              </w:rPr>
              <w:t>接口</w:t>
            </w:r>
          </w:p>
        </w:tc>
        <w:tc>
          <w:tcPr>
            <w:tcW w:w="82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3" w:right="0" w:hanging="0"/>
              <w:jc w:val="left"/>
              <w:rPr/>
            </w:pPr>
            <w:r>
              <w:rPr>
                <w:b/>
                <w:lang w:val="zh-Hans"/>
              </w:rPr>
              <w:t>信号</w:t>
            </w:r>
          </w:p>
          <w:p>
            <w:pPr>
              <w:pStyle w:val="Normal"/>
              <w:spacing w:lineRule="auto" w:line="259" w:before="0" w:after="0"/>
              <w:ind w:left="23" w:right="0" w:hanging="0"/>
              <w:jc w:val="left"/>
              <w:rPr/>
            </w:pPr>
            <w:r>
              <w:rPr>
                <w:b/>
                <w:lang w:val="zh-Hans"/>
              </w:rPr>
              <w:t>类型</w:t>
            </w:r>
          </w:p>
        </w:tc>
        <w:tc>
          <w:tcPr>
            <w:tcW w:w="82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3" w:right="0" w:hanging="0"/>
              <w:jc w:val="left"/>
              <w:rPr/>
            </w:pPr>
            <w:r>
              <w:rPr>
                <w:b/>
                <w:lang w:val="zh-Hans"/>
              </w:rPr>
              <w:t>初始化</w:t>
            </w:r>
          </w:p>
          <w:p>
            <w:pPr>
              <w:pStyle w:val="Normal"/>
              <w:spacing w:lineRule="auto" w:line="259" w:before="0" w:after="0"/>
              <w:ind w:left="23" w:right="0" w:hanging="0"/>
              <w:jc w:val="left"/>
              <w:rPr/>
            </w:pPr>
            <w:r>
              <w:rPr>
                <w:b/>
                <w:lang w:val="zh-Hans"/>
              </w:rPr>
              <w:t>地位</w:t>
            </w:r>
          </w:p>
        </w:tc>
        <w:tc>
          <w:tcPr>
            <w:tcW w:w="431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23" w:right="0" w:hanging="0"/>
              <w:jc w:val="left"/>
              <w:rPr/>
            </w:pPr>
            <w:r>
              <w:rPr>
                <w:b/>
                <w:lang w:val="zh-Hans"/>
              </w:rPr>
              <w:t>描述</w:t>
            </w:r>
          </w:p>
        </w:tc>
      </w:tr>
      <w:tr>
        <w:trPr>
          <w:trHeight w:val="580" w:hRule="atLeast"/>
        </w:trPr>
        <w:tc>
          <w:tcPr>
            <w:tcW w:w="254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m_axi_s2mm_*</w:t>
            </w:r>
          </w:p>
        </w:tc>
        <w:tc>
          <w:tcPr>
            <w:tcW w:w="1652"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M_AXI_S2MM</w:t>
            </w:r>
          </w:p>
        </w:tc>
        <w:tc>
          <w:tcPr>
            <w:tcW w:w="82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输入</w:t>
            </w:r>
            <w:r>
              <w:rPr>
                <w:sz w:val="19"/>
                <w:lang w:val="zh-Hans"/>
              </w:rPr>
              <w:t>/</w:t>
            </w:r>
            <w:r>
              <w:rPr>
                <w:sz w:val="19"/>
                <w:lang w:val="zh-Hans"/>
              </w:rPr>
              <w:t>输出</w:t>
            </w:r>
          </w:p>
        </w:tc>
        <w:tc>
          <w:tcPr>
            <w:tcW w:w="82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 xml:space="preserve">AXI </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80" w:hRule="atLeast"/>
        </w:trPr>
        <w:tc>
          <w:tcPr>
            <w:tcW w:w="2543"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0" w:type="dxa"/>
            <w:gridSpan w:val="4"/>
            <w:tcBorders>
              <w:top w:val="single" w:sz="2" w:space="0" w:color="000000"/>
              <w:bottom w:val="single" w:sz="2" w:space="0" w:color="000000"/>
              <w:right w:val="single" w:sz="2" w:space="0" w:color="000000"/>
            </w:tcBorders>
          </w:tcPr>
          <w:p>
            <w:pPr>
              <w:pStyle w:val="Normal"/>
              <w:spacing w:lineRule="auto" w:line="259" w:before="0" w:after="0"/>
              <w:ind w:left="704" w:right="0" w:hanging="0"/>
              <w:jc w:val="left"/>
              <w:rPr/>
            </w:pPr>
            <w:r>
              <w:rPr>
                <w:b/>
                <w:lang w:val="zh-Hans"/>
              </w:rPr>
              <w:t xml:space="preserve">S2MM </w:t>
            </w:r>
            <w:r>
              <w:rPr>
                <w:b/>
                <w:lang w:val="zh-Hans"/>
              </w:rPr>
              <w:t>从数据流接口信号</w:t>
            </w:r>
          </w:p>
        </w:tc>
      </w:tr>
      <w:tr>
        <w:trPr>
          <w:trHeight w:val="349" w:hRule="atLeast"/>
        </w:trPr>
        <w:tc>
          <w:tcPr>
            <w:tcW w:w="254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s2mm_prmry_reset_out_n</w:t>
            </w:r>
          </w:p>
        </w:tc>
        <w:tc>
          <w:tcPr>
            <w:tcW w:w="165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2" w:right="0" w:hanging="0"/>
              <w:jc w:val="left"/>
              <w:rPr/>
            </w:pPr>
            <w:r>
              <w:rPr>
                <w:sz w:val="19"/>
                <w:lang w:val="zh-Hans"/>
              </w:rPr>
              <w:t>S_AXIS_S2MM</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O</w:t>
            </w:r>
          </w:p>
        </w:tc>
        <w:tc>
          <w:tcPr>
            <w:tcW w:w="8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1</w:t>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主 </w:t>
            </w:r>
            <w:r>
              <w:rPr>
                <w:sz w:val="19"/>
                <w:lang w:val="zh-Hans"/>
              </w:rPr>
              <w:t xml:space="preserve">S2MM </w:t>
            </w:r>
            <w:r>
              <w:rPr>
                <w:sz w:val="19"/>
                <w:lang w:val="zh-Hans"/>
              </w:rPr>
              <w:t>复位。</w:t>
            </w:r>
            <w:r>
              <w:rPr>
                <w:sz w:val="19"/>
                <w:lang w:val="zh-Hans"/>
              </w:rPr>
              <w:t>/</w:t>
            </w:r>
            <w:r>
              <w:rPr>
                <w:sz w:val="19"/>
                <w:lang w:val="zh-Hans"/>
              </w:rPr>
              <w:t>有效复位。</w:t>
            </w:r>
          </w:p>
        </w:tc>
      </w:tr>
      <w:tr>
        <w:trPr>
          <w:trHeight w:val="581" w:hRule="atLeast"/>
        </w:trPr>
        <w:tc>
          <w:tcPr>
            <w:tcW w:w="254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s_axis_s2mm_*</w:t>
            </w:r>
          </w:p>
        </w:tc>
        <w:tc>
          <w:tcPr>
            <w:tcW w:w="16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1" w:right="0" w:hanging="0"/>
              <w:jc w:val="left"/>
              <w:rPr/>
            </w:pPr>
            <w:r>
              <w:rPr>
                <w:sz w:val="19"/>
                <w:lang w:val="zh-Hans"/>
              </w:rPr>
              <w:t>S_AXIS_S2MM</w:t>
            </w:r>
          </w:p>
        </w:tc>
        <w:tc>
          <w:tcPr>
            <w:tcW w:w="82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1" w:right="0" w:hanging="0"/>
              <w:jc w:val="left"/>
              <w:rPr/>
            </w:pPr>
            <w:r>
              <w:rPr>
                <w:sz w:val="19"/>
                <w:lang w:val="zh-Hans"/>
              </w:rPr>
              <w:t>我</w:t>
            </w:r>
          </w:p>
        </w:tc>
        <w:tc>
          <w:tcPr>
            <w:tcW w:w="8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输入</w:t>
            </w:r>
            <w:r>
              <w:rPr>
                <w:sz w:val="19"/>
                <w:lang w:val="zh-Hans"/>
              </w:rPr>
              <w:t>/</w:t>
            </w:r>
            <w:r>
              <w:rPr>
                <w:sz w:val="19"/>
                <w:lang w:val="zh-Hans"/>
              </w:rPr>
              <w:t>输出</w:t>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 xml:space="preserve">AXI </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79" w:hRule="atLeast"/>
        </w:trPr>
        <w:tc>
          <w:tcPr>
            <w:tcW w:w="2543"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0" w:type="dxa"/>
            <w:gridSpan w:val="4"/>
            <w:tcBorders>
              <w:top w:val="single" w:sz="2" w:space="0" w:color="000000"/>
              <w:bottom w:val="single" w:sz="2" w:space="0" w:color="000000"/>
              <w:right w:val="single" w:sz="2" w:space="0" w:color="000000"/>
            </w:tcBorders>
          </w:tcPr>
          <w:p>
            <w:pPr>
              <w:pStyle w:val="Normal"/>
              <w:spacing w:lineRule="auto" w:line="259" w:before="0" w:after="0"/>
              <w:ind w:left="380" w:right="0" w:hanging="0"/>
              <w:jc w:val="left"/>
              <w:rPr/>
            </w:pPr>
            <w:r>
              <w:rPr>
                <w:b/>
                <w:lang w:val="zh-Hans"/>
              </w:rPr>
              <w:t xml:space="preserve">S2MM </w:t>
            </w:r>
            <w:r>
              <w:rPr>
                <w:b/>
                <w:lang w:val="zh-Hans"/>
              </w:rPr>
              <w:t>从机状态流接口信号</w:t>
            </w:r>
          </w:p>
        </w:tc>
      </w:tr>
      <w:tr>
        <w:trPr>
          <w:trHeight w:val="581" w:hRule="atLeast"/>
        </w:trPr>
        <w:tc>
          <w:tcPr>
            <w:tcW w:w="254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s2mm_sts_reset_out_n</w:t>
            </w:r>
          </w:p>
        </w:tc>
        <w:tc>
          <w:tcPr>
            <w:tcW w:w="16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S_AXIS_STS</w:t>
            </w:r>
          </w:p>
        </w:tc>
        <w:tc>
          <w:tcPr>
            <w:tcW w:w="82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O</w:t>
            </w:r>
          </w:p>
        </w:tc>
        <w:tc>
          <w:tcPr>
            <w:tcW w:w="82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1</w:t>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AXI </w:t>
            </w:r>
            <w:r>
              <w:rPr>
                <w:sz w:val="19"/>
                <w:lang w:val="zh-Hans"/>
              </w:rPr>
              <w:t>状态流 （</w:t>
            </w:r>
            <w:r>
              <w:rPr>
                <w:sz w:val="19"/>
                <w:lang w:val="zh-Hans"/>
              </w:rPr>
              <w:t>STS</w:t>
            </w:r>
            <w:r>
              <w:rPr>
                <w:sz w:val="19"/>
                <w:lang w:val="zh-Hans"/>
              </w:rPr>
              <w:t>） 复位输出。</w:t>
            </w:r>
            <w:r>
              <w:rPr>
                <w:sz w:val="19"/>
                <w:lang w:val="zh-Hans"/>
              </w:rPr>
              <w:t>/</w:t>
            </w:r>
            <w:r>
              <w:rPr>
                <w:sz w:val="19"/>
                <w:lang w:val="zh-Hans"/>
              </w:rPr>
              <w:t>有效复位。</w:t>
            </w:r>
          </w:p>
        </w:tc>
      </w:tr>
      <w:tr>
        <w:trPr>
          <w:trHeight w:val="580" w:hRule="atLeast"/>
        </w:trPr>
        <w:tc>
          <w:tcPr>
            <w:tcW w:w="254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s_axis_s2mm_sts_*</w:t>
            </w:r>
          </w:p>
        </w:tc>
        <w:tc>
          <w:tcPr>
            <w:tcW w:w="16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S_AXIS_STS</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输入</w:t>
            </w:r>
            <w:r>
              <w:rPr>
                <w:sz w:val="19"/>
                <w:lang w:val="zh-Hans"/>
              </w:rPr>
              <w:t>/</w:t>
            </w:r>
            <w:r>
              <w:rPr>
                <w:sz w:val="19"/>
                <w:lang w:val="zh-Hans"/>
              </w:rPr>
              <w:t>输出</w:t>
            </w:r>
          </w:p>
        </w:tc>
        <w:tc>
          <w:tcPr>
            <w:tcW w:w="8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 xml:space="preserve">AXI </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80" w:hRule="atLeast"/>
        </w:trPr>
        <w:tc>
          <w:tcPr>
            <w:tcW w:w="2543"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0" w:type="dxa"/>
            <w:gridSpan w:val="4"/>
            <w:tcBorders>
              <w:top w:val="single" w:sz="2" w:space="0" w:color="000000"/>
              <w:bottom w:val="single" w:sz="2" w:space="0" w:color="000000"/>
              <w:right w:val="single" w:sz="2" w:space="0" w:color="000000"/>
            </w:tcBorders>
          </w:tcPr>
          <w:p>
            <w:pPr>
              <w:pStyle w:val="Normal"/>
              <w:spacing w:lineRule="auto" w:line="259" w:before="0" w:after="0"/>
              <w:ind w:left="28" w:right="0" w:hanging="0"/>
              <w:jc w:val="left"/>
              <w:rPr/>
            </w:pPr>
            <w:r>
              <w:rPr>
                <w:b/>
                <w:lang w:val="zh-Hans"/>
              </w:rPr>
              <w:t>散射收集内存映射读取接口信号</w:t>
            </w:r>
          </w:p>
        </w:tc>
      </w:tr>
      <w:tr>
        <w:trPr>
          <w:trHeight w:val="580" w:hRule="atLeast"/>
        </w:trPr>
        <w:tc>
          <w:tcPr>
            <w:tcW w:w="254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m_axi_sg_*</w:t>
            </w:r>
          </w:p>
        </w:tc>
        <w:tc>
          <w:tcPr>
            <w:tcW w:w="16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M_AXI_SG</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输入</w:t>
            </w:r>
            <w:r>
              <w:rPr>
                <w:sz w:val="19"/>
                <w:lang w:val="zh-Hans"/>
              </w:rPr>
              <w:t>/</w:t>
            </w:r>
            <w:r>
              <w:rPr>
                <w:sz w:val="19"/>
                <w:lang w:val="zh-Hans"/>
              </w:rPr>
              <w:t>输出</w:t>
            </w:r>
          </w:p>
        </w:tc>
        <w:tc>
          <w:tcPr>
            <w:tcW w:w="8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 xml:space="preserve">AXI </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r>
        <w:trPr>
          <w:trHeight w:val="380" w:hRule="atLeast"/>
        </w:trPr>
        <w:tc>
          <w:tcPr>
            <w:tcW w:w="2543" w:type="dxa"/>
            <w:tcBorders>
              <w:top w:val="single" w:sz="2" w:space="0" w:color="000000"/>
              <w:left w:val="single" w:sz="2" w:space="0" w:color="000000"/>
              <w:bottom w:val="single" w:sz="2" w:space="0" w:color="000000"/>
            </w:tcBorders>
          </w:tcPr>
          <w:p>
            <w:pPr>
              <w:pStyle w:val="Normal"/>
              <w:spacing w:lineRule="auto" w:line="259" w:before="0" w:after="160"/>
              <w:ind w:left="0" w:right="0" w:hanging="0"/>
              <w:jc w:val="left"/>
              <w:rPr/>
            </w:pPr>
            <w:r>
              <w:rPr/>
            </w:r>
          </w:p>
        </w:tc>
        <w:tc>
          <w:tcPr>
            <w:tcW w:w="7620" w:type="dxa"/>
            <w:gridSpan w:val="4"/>
            <w:tcBorders>
              <w:top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b/>
                <w:lang w:val="zh-Hans"/>
              </w:rPr>
              <w:t>分散 收集 内存 映射 写入 接口 信号</w:t>
            </w:r>
          </w:p>
        </w:tc>
      </w:tr>
      <w:tr>
        <w:trPr>
          <w:trHeight w:val="580" w:hRule="atLeast"/>
        </w:trPr>
        <w:tc>
          <w:tcPr>
            <w:tcW w:w="254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m_axi_sg*</w:t>
            </w:r>
          </w:p>
        </w:tc>
        <w:tc>
          <w:tcPr>
            <w:tcW w:w="165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3" w:right="0" w:hanging="0"/>
              <w:jc w:val="left"/>
              <w:rPr/>
            </w:pPr>
            <w:r>
              <w:rPr>
                <w:sz w:val="19"/>
                <w:lang w:val="zh-Hans"/>
              </w:rPr>
              <w:t>M_AXI_SG</w:t>
            </w:r>
          </w:p>
        </w:tc>
        <w:tc>
          <w:tcPr>
            <w:tcW w:w="82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输入</w:t>
            </w:r>
            <w:r>
              <w:rPr>
                <w:sz w:val="19"/>
                <w:lang w:val="zh-Hans"/>
              </w:rPr>
              <w:t>/</w:t>
            </w:r>
            <w:r>
              <w:rPr>
                <w:sz w:val="19"/>
                <w:lang w:val="zh-Hans"/>
              </w:rPr>
              <w:t>输出</w:t>
            </w:r>
          </w:p>
        </w:tc>
        <w:tc>
          <w:tcPr>
            <w:tcW w:w="82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43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3" w:right="0" w:hanging="0"/>
              <w:jc w:val="left"/>
              <w:rPr/>
            </w:pPr>
            <w:r>
              <w:rPr>
                <w:sz w:val="19"/>
                <w:lang w:val="zh-Hans"/>
              </w:rPr>
              <w:t xml:space="preserve">有关  </w:t>
            </w:r>
            <w:r>
              <w:rPr>
                <w:sz w:val="19"/>
                <w:lang w:val="zh-Hans"/>
              </w:rPr>
              <w:t xml:space="preserve">AXI4 </w:t>
            </w:r>
            <w:r>
              <w:rPr>
                <w:sz w:val="19"/>
                <w:lang w:val="zh-Hans"/>
              </w:rPr>
              <w:t xml:space="preserve">信号，请参见 </w:t>
            </w:r>
            <w:r>
              <w:rPr>
                <w:sz w:val="19"/>
                <w:lang w:val="zh-Hans"/>
              </w:rPr>
              <w:t xml:space="preserve">AXI </w:t>
            </w:r>
            <w:r>
              <w:rPr>
                <w:lang w:val="zh-Hans"/>
              </w:rPr>
              <w:t xml:space="preserve"> </w:t>
            </w:r>
            <w:r>
              <w:rPr>
                <w:lang w:val="zh-Hans"/>
              </w:rPr>
              <w:t>参考</w:t>
            </w:r>
            <w:r>
              <w:rPr>
                <w:i/>
                <w:sz w:val="19"/>
                <w:lang w:val="zh-Hans"/>
              </w:rPr>
              <w:t>指南</w:t>
            </w:r>
            <w:r>
              <w:rPr>
                <w:sz w:val="19"/>
                <w:lang w:val="zh-Hans"/>
              </w:rPr>
              <w:t xml:space="preserve"> （</w:t>
            </w:r>
            <w:r>
              <w:rPr>
                <w:sz w:val="19"/>
                <w:lang w:val="zh-Hans"/>
              </w:rPr>
              <w:t>UG1037</w:t>
            </w:r>
            <w:r>
              <w:rPr>
                <w:sz w:val="19"/>
                <w:lang w:val="zh-Hans"/>
              </w:rPr>
              <w:t xml:space="preserve">） </w:t>
            </w:r>
            <w:r>
              <w:rPr>
                <w:lang w:val="zh-Hans"/>
              </w:rPr>
              <w:t xml:space="preserve"> </w:t>
            </w:r>
            <w:r>
              <w:rPr>
                <w:lang w:val="zh-Hans"/>
              </w:rPr>
              <w:t>[</w:t>
            </w:r>
            <w:r>
              <w:rPr>
                <w:color w:val="0000FF"/>
                <w:sz w:val="19"/>
                <w:lang w:val="zh-Hans"/>
              </w:rPr>
              <w:t xml:space="preserve">参考文献 </w:t>
            </w:r>
            <w:r>
              <w:rPr>
                <w:color w:val="0000FF"/>
                <w:sz w:val="19"/>
                <w:lang w:val="zh-Hans"/>
              </w:rPr>
              <w:t>2]</w:t>
            </w:r>
            <w:r>
              <w:rPr>
                <w:lang w:val="zh-Hans"/>
              </w:rPr>
              <w:t xml:space="preserve"> </w:t>
            </w:r>
            <w:r>
              <w:rPr>
                <w:lang w:val="zh-Hans"/>
              </w:rPr>
              <w:t xml:space="preserve">的附录 </w:t>
            </w:r>
            <w:r>
              <w:rPr>
                <w:lang w:val="zh-Hans"/>
              </w:rPr>
              <w:t>A</w:t>
            </w:r>
            <w:r>
              <w:rPr>
                <w:lang w:val="zh-Hans"/>
              </w:rPr>
              <w:t>。</w:t>
            </w:r>
          </w:p>
        </w:tc>
      </w:tr>
    </w:tbl>
    <w:p>
      <w:pPr>
        <w:pStyle w:val="Normal"/>
        <w:spacing w:lineRule="auto" w:line="259" w:before="0" w:after="286"/>
        <w:ind w:left="760" w:right="-59" w:hanging="0"/>
        <w:jc w:val="left"/>
        <w:rPr/>
      </w:pPr>
      <w:r>
        <w:rPr/>
        <mc:AlternateContent>
          <mc:Choice Requires="wpg">
            <w:drawing>
              <wp:inline distT="0" distB="0" distL="0" distR="0" wp14:anchorId="4C73D46E">
                <wp:extent cx="5921375" cy="25400"/>
                <wp:effectExtent l="0" t="0" r="0" b="0"/>
                <wp:docPr id="22" name="形状15"/>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5" style="position:absolute;margin-left:0pt;margin-top:-2pt;width:466.2pt;height:1.95pt" coordorigin="0,-40" coordsize="9324,39"/>
            </w:pict>
          </mc:Fallback>
        </mc:AlternateContent>
      </w:r>
    </w:p>
    <w:p>
      <w:pPr>
        <w:pStyle w:val="2"/>
        <w:ind w:left="755" w:right="67" w:hanging="10"/>
        <w:rPr/>
      </w:pPr>
      <w:r>
        <w:rPr>
          <w:lang w:val="zh-Hans"/>
        </w:rPr>
        <w:t>寄存器空间</w:t>
      </w:r>
    </w:p>
    <w:p>
      <w:pPr>
        <w:pStyle w:val="Normal"/>
        <w:ind w:left="748" w:right="43" w:hanging="3"/>
        <w:rPr/>
      </w:pPr>
      <w:r>
        <w:rPr>
          <w:lang w:val="zh-Hans"/>
        </w:rPr>
        <w:t>用于分散</w:t>
      </w:r>
      <w:r>
        <w:rPr>
          <w:lang w:val="zh-Hans"/>
        </w:rPr>
        <w:t>/</w:t>
      </w:r>
      <w:r>
        <w:rPr>
          <w:lang w:val="zh-Hans"/>
        </w:rPr>
        <w:t xml:space="preserve">聚集模式的 </w:t>
      </w:r>
      <w:r>
        <w:rPr>
          <w:lang w:val="zh-Hans"/>
        </w:rPr>
        <w:t xml:space="preserve">AXI DMA </w:t>
      </w:r>
      <w:r>
        <w:rPr>
          <w:lang w:val="zh-Hans"/>
        </w:rPr>
        <w:t>内核寄存器空间如</w:t>
      </w:r>
      <w:r>
        <w:rPr>
          <w:color w:val="0000FF"/>
          <w:lang w:val="zh-Hans"/>
        </w:rPr>
        <w:t xml:space="preserve">表 </w:t>
      </w:r>
      <w:r>
        <w:rPr>
          <w:color w:val="0000FF"/>
          <w:lang w:val="zh-Hans"/>
        </w:rPr>
        <w:t>2-4</w:t>
      </w:r>
      <w:r>
        <w:rPr>
          <w:lang w:val="zh-Hans"/>
        </w:rPr>
        <w:t xml:space="preserve"> </w:t>
      </w:r>
      <w:r>
        <w:rPr>
          <w:lang w:val="zh-Hans"/>
        </w:rPr>
        <w:t xml:space="preserve">所示。直接寄存器模式的 </w:t>
      </w:r>
      <w:r>
        <w:rPr>
          <w:lang w:val="zh-Hans"/>
        </w:rPr>
        <w:t xml:space="preserve">AXI DMA </w:t>
      </w:r>
      <w:r>
        <w:rPr>
          <w:lang w:val="zh-Hans"/>
        </w:rPr>
        <w:t>内核寄存器空间如</w:t>
      </w:r>
      <w:r>
        <w:rPr>
          <w:color w:val="0000FF"/>
          <w:lang w:val="zh-Hans"/>
        </w:rPr>
        <w:t xml:space="preserve">表 </w:t>
      </w:r>
      <w:r>
        <w:rPr>
          <w:color w:val="0000FF"/>
          <w:lang w:val="zh-Hans"/>
        </w:rPr>
        <w:t>2-5</w:t>
      </w:r>
      <w:r>
        <w:rPr>
          <w:lang w:val="zh-Hans"/>
        </w:rPr>
        <w:t xml:space="preserve"> </w:t>
      </w:r>
      <w:r>
        <w:rPr>
          <w:lang w:val="zh-Hans"/>
        </w:rPr>
        <w:t>所示。</w:t>
      </w:r>
      <w:r>
        <w:rPr>
          <w:lang w:val="zh-Hans"/>
        </w:rPr>
        <w:t xml:space="preserve">AXI DMA </w:t>
      </w:r>
      <w:r>
        <w:rPr>
          <w:lang w:val="zh-Hans"/>
        </w:rPr>
        <w:t>寄存器内存映射到不可缓存的内存空间。此内存空间必须在</w:t>
      </w:r>
      <w:r>
        <w:rPr>
          <w:lang w:val="zh-Hans"/>
        </w:rPr>
        <w:t xml:space="preserve">AXI </w:t>
      </w:r>
      <w:r>
        <w:rPr>
          <w:lang w:val="zh-Hans"/>
        </w:rPr>
        <w:t>字（</w:t>
      </w:r>
      <w:r>
        <w:rPr>
          <w:lang w:val="zh-Hans"/>
        </w:rPr>
        <w:t xml:space="preserve">32 </w:t>
      </w:r>
      <w:r>
        <w:rPr>
          <w:lang w:val="zh-Hans"/>
        </w:rPr>
        <w:t>位）边界上对齐。</w:t>
      </w:r>
    </w:p>
    <w:p>
      <w:pPr>
        <w:pStyle w:val="Normal"/>
        <w:spacing w:lineRule="auto" w:line="218" w:before="0" w:after="427"/>
        <w:ind w:left="755" w:right="-13" w:hanging="10"/>
        <w:rPr/>
      </w:pPr>
      <w:r>
        <w:rPr>
          <w:b/>
          <w:i/>
          <w:lang w:val="zh-Hans"/>
        </w:rPr>
        <w:t xml:space="preserve">注： </w:t>
      </w:r>
      <w:r>
        <w:rPr>
          <w:sz w:val="20"/>
          <w:lang w:val="zh-Hans"/>
        </w:rPr>
        <w:t xml:space="preserve">AXI4-Lite </w:t>
      </w:r>
      <w:r>
        <w:rPr>
          <w:sz w:val="20"/>
          <w:lang w:val="zh-Hans"/>
        </w:rPr>
        <w:t xml:space="preserve">写访问寄存器由 </w:t>
      </w:r>
      <w:r>
        <w:rPr>
          <w:sz w:val="20"/>
          <w:lang w:val="zh-Hans"/>
        </w:rPr>
        <w:t xml:space="preserve">32 </w:t>
      </w:r>
      <w:r>
        <w:rPr>
          <w:sz w:val="20"/>
          <w:lang w:val="zh-Hans"/>
        </w:rPr>
        <w:t>位</w:t>
      </w:r>
      <w:r>
        <w:rPr>
          <w:lang w:val="zh-Hans"/>
        </w:rPr>
        <w:t xml:space="preserve"> </w:t>
      </w:r>
      <w:r>
        <w:rPr>
          <w:lang w:val="zh-Hans"/>
        </w:rPr>
        <w:t xml:space="preserve">AXI </w:t>
      </w:r>
      <w:r>
        <w:rPr>
          <w:lang w:val="zh-Hans"/>
        </w:rPr>
        <w:t>写入数据 （</w:t>
      </w:r>
      <w:r>
        <w:rPr>
          <w:lang w:val="zh-Hans"/>
        </w:rPr>
        <w:t>*</w:t>
      </w:r>
      <w:r>
        <w:rPr>
          <w:sz w:val="20"/>
          <w:lang w:val="zh-Hans"/>
        </w:rPr>
        <w:t>_wdata</w:t>
      </w:r>
      <w:r>
        <w:rPr>
          <w:lang w:val="zh-Hans"/>
        </w:rPr>
        <w:t>） 信号更新</w:t>
      </w:r>
      <w:r>
        <w:rPr>
          <w:sz w:val="20"/>
          <w:lang w:val="zh-Hans"/>
        </w:rPr>
        <w:t xml:space="preserve">，不受 </w:t>
      </w:r>
      <w:r>
        <w:rPr>
          <w:sz w:val="20"/>
          <w:lang w:val="zh-Hans"/>
        </w:rPr>
        <w:t xml:space="preserve">AXI </w:t>
      </w:r>
      <w:r>
        <w:rPr>
          <w:sz w:val="20"/>
          <w:lang w:val="zh-Hans"/>
        </w:rPr>
        <w:t>写入数据选通 （</w:t>
      </w:r>
      <w:r>
        <w:rPr>
          <w:sz w:val="20"/>
          <w:lang w:val="zh-Hans"/>
        </w:rPr>
        <w:t>*_wstrb</w:t>
      </w:r>
      <w:r>
        <w:rPr>
          <w:sz w:val="20"/>
          <w:lang w:val="zh-Hans"/>
        </w:rPr>
        <w:t>） 信号的影响。对于写入，</w:t>
      </w:r>
      <w:r>
        <w:rPr>
          <w:sz w:val="20"/>
          <w:lang w:val="zh-Hans"/>
        </w:rPr>
        <w:t xml:space="preserve">AXI </w:t>
      </w:r>
      <w:r>
        <w:rPr>
          <w:sz w:val="20"/>
          <w:lang w:val="zh-Hans"/>
        </w:rPr>
        <w:t>写入地址</w:t>
      </w:r>
      <w:r>
        <w:rPr>
          <w:lang w:val="zh-Hans"/>
        </w:rPr>
        <w:t>有效 （</w:t>
      </w:r>
      <w:r>
        <w:rPr>
          <w:lang w:val="zh-Hans"/>
        </w:rPr>
        <w:t>*</w:t>
      </w:r>
      <w:r>
        <w:rPr>
          <w:sz w:val="20"/>
          <w:lang w:val="zh-Hans"/>
        </w:rPr>
        <w:t>_awvalid</w:t>
      </w:r>
      <w:r>
        <w:rPr>
          <w:lang w:val="zh-Hans"/>
        </w:rPr>
        <w:t xml:space="preserve">） </w:t>
      </w:r>
      <w:r>
        <w:rPr>
          <w:sz w:val="20"/>
          <w:lang w:val="zh-Hans"/>
        </w:rPr>
        <w:t xml:space="preserve">和 </w:t>
      </w:r>
      <w:r>
        <w:rPr>
          <w:sz w:val="20"/>
          <w:lang w:val="zh-Hans"/>
        </w:rPr>
        <w:t xml:space="preserve">AXI </w:t>
      </w:r>
      <w:r>
        <w:rPr>
          <w:sz w:val="20"/>
          <w:lang w:val="zh-Hans"/>
        </w:rPr>
        <w:t>写入数据有效 （</w:t>
      </w:r>
      <w:r>
        <w:rPr>
          <w:sz w:val="20"/>
          <w:lang w:val="zh-Hans"/>
        </w:rPr>
        <w:t>*_wvalid</w:t>
      </w:r>
      <w:r>
        <w:rPr>
          <w:sz w:val="20"/>
          <w:lang w:val="zh-Hans"/>
        </w:rPr>
        <w:t xml:space="preserve">） 信号应同时置位。 </w:t>
      </w:r>
    </w:p>
    <w:p>
      <w:pPr>
        <w:pStyle w:val="3"/>
        <w:ind w:left="755" w:right="67" w:hanging="10"/>
        <w:rPr/>
      </w:pPr>
      <w:r>
        <w:rPr>
          <w:rFonts w:ascii="宋体" w:hAnsi="宋体" w:cs="宋体" w:eastAsia="宋体"/>
          <w:lang w:val="zh-Hans"/>
        </w:rPr>
        <w:t>字节顺序</w:t>
      </w:r>
    </w:p>
    <w:p>
      <w:pPr>
        <w:pStyle w:val="Normal"/>
        <w:spacing w:before="0" w:after="84"/>
        <w:ind w:left="748" w:right="43" w:hanging="3"/>
        <w:rPr/>
      </w:pPr>
      <w:r>
        <w:rPr>
          <w:lang w:val="zh-Hans"/>
        </w:rPr>
        <w:t>所有寄存器均采用小端格式，如图</w:t>
      </w:r>
      <w:r>
        <w:rPr>
          <w:color w:val="0000FF"/>
          <w:lang w:val="zh-Hans"/>
        </w:rPr>
        <w:t>2-1</w:t>
      </w:r>
      <w:r>
        <w:rPr>
          <w:lang w:val="zh-Hans"/>
        </w:rPr>
        <w:t>所示。</w:t>
      </w:r>
    </w:p>
    <w:p>
      <w:pPr>
        <w:pStyle w:val="Normal"/>
        <w:spacing w:lineRule="auto" w:line="264" w:before="0" w:after="266"/>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w:t>
      </w:r>
    </w:p>
    <w:p>
      <w:pPr>
        <w:pStyle w:val="Normal"/>
        <w:tabs>
          <w:tab w:val="clear" w:pos="420"/>
          <w:tab w:val="center" w:pos="882" w:leader="none"/>
          <w:tab w:val="center" w:pos="9548" w:leader="none"/>
        </w:tabs>
        <w:spacing w:lineRule="auto" w:line="259" w:before="0" w:after="0"/>
        <w:ind w:left="0" w:right="0" w:hanging="0"/>
        <w:jc w:val="left"/>
        <w:rPr/>
      </w:pPr>
      <w:r>
        <w:rPr>
          <w:lang w:val="zh-Hans"/>
        </w:rPr>
        <w:tab/>
      </w:r>
      <w:r>
        <w:rPr>
          <w:sz w:val="16"/>
          <w:lang w:val="zh-Hans"/>
        </w:rPr>
        <w:t>MSB</w:t>
        <w:tab/>
        <w:t>LSB</w:t>
      </w:r>
    </w:p>
    <w:tbl>
      <w:tblPr>
        <w:tblStyle w:val="TableGrid"/>
        <w:tblW w:w="9041" w:type="dxa"/>
        <w:jc w:val="left"/>
        <w:tblInd w:w="706" w:type="dxa"/>
        <w:tblCellMar>
          <w:top w:w="0" w:type="dxa"/>
          <w:left w:w="108" w:type="dxa"/>
          <w:bottom w:w="0" w:type="dxa"/>
          <w:right w:w="89" w:type="dxa"/>
        </w:tblCellMar>
        <w:tblLook w:val="04a0" w:noHBand="0" w:noVBand="1" w:firstColumn="1" w:lastRow="0" w:lastColumn="0" w:firstRow="1"/>
      </w:tblPr>
      <w:tblGrid>
        <w:gridCol w:w="2257"/>
        <w:gridCol w:w="505"/>
        <w:gridCol w:w="1757"/>
        <w:gridCol w:w="458"/>
        <w:gridCol w:w="1804"/>
        <w:gridCol w:w="459"/>
        <w:gridCol w:w="1800"/>
      </w:tblGrid>
      <w:tr>
        <w:trPr>
          <w:trHeight w:val="164" w:hRule="atLeast"/>
        </w:trPr>
        <w:tc>
          <w:tcPr>
            <w:tcW w:w="2762" w:type="dxa"/>
            <w:gridSpan w:val="2"/>
            <w:tcBorders>
              <w:bottom w:val="single" w:sz="6" w:space="0" w:color="000000"/>
            </w:tcBorders>
          </w:tcPr>
          <w:p>
            <w:pPr>
              <w:pStyle w:val="Normal"/>
              <w:spacing w:lineRule="auto" w:line="259" w:before="0" w:after="0"/>
              <w:ind w:left="455" w:right="0" w:hanging="0"/>
              <w:jc w:val="left"/>
              <w:rPr/>
            </w:pPr>
            <w:r>
              <w:rPr>
                <w:sz w:val="16"/>
                <w:lang w:val="zh-Hans"/>
              </w:rPr>
              <w:t>地址偏移</w:t>
            </w:r>
            <w:r>
              <w:rPr>
                <w:sz w:val="16"/>
                <w:lang w:val="zh-Hans"/>
              </w:rPr>
              <w:t>0x03</w:t>
            </w:r>
          </w:p>
        </w:tc>
        <w:tc>
          <w:tcPr>
            <w:tcW w:w="2215" w:type="dxa"/>
            <w:gridSpan w:val="2"/>
            <w:tcBorders>
              <w:bottom w:val="single" w:sz="6" w:space="0" w:color="000000"/>
            </w:tcBorders>
          </w:tcPr>
          <w:p>
            <w:pPr>
              <w:pStyle w:val="Normal"/>
              <w:spacing w:lineRule="auto" w:line="259" w:before="0" w:after="0"/>
              <w:ind w:left="0" w:right="0" w:hanging="0"/>
              <w:jc w:val="left"/>
              <w:rPr/>
            </w:pPr>
            <w:r>
              <w:rPr>
                <w:sz w:val="16"/>
                <w:lang w:val="zh-Hans"/>
              </w:rPr>
              <w:t>地址偏移</w:t>
            </w:r>
            <w:r>
              <w:rPr>
                <w:sz w:val="16"/>
                <w:lang w:val="zh-Hans"/>
              </w:rPr>
              <w:t>0x02</w:t>
            </w:r>
          </w:p>
        </w:tc>
        <w:tc>
          <w:tcPr>
            <w:tcW w:w="2263" w:type="dxa"/>
            <w:gridSpan w:val="2"/>
            <w:tcBorders>
              <w:bottom w:val="single" w:sz="6" w:space="0" w:color="000000"/>
            </w:tcBorders>
          </w:tcPr>
          <w:p>
            <w:pPr>
              <w:pStyle w:val="Normal"/>
              <w:spacing w:lineRule="auto" w:line="259" w:before="0" w:after="0"/>
              <w:ind w:left="0" w:right="0" w:hanging="0"/>
              <w:jc w:val="left"/>
              <w:rPr/>
            </w:pPr>
            <w:r>
              <w:rPr>
                <w:sz w:val="16"/>
                <w:lang w:val="zh-Hans"/>
              </w:rPr>
              <w:t>地址偏移</w:t>
            </w:r>
            <w:r>
              <w:rPr>
                <w:sz w:val="16"/>
                <w:lang w:val="zh-Hans"/>
              </w:rPr>
              <w:t>0x01</w:t>
            </w:r>
          </w:p>
        </w:tc>
        <w:tc>
          <w:tcPr>
            <w:tcW w:w="1800" w:type="dxa"/>
            <w:tcBorders>
              <w:bottom w:val="single" w:sz="6" w:space="0" w:color="000000"/>
            </w:tcBorders>
          </w:tcPr>
          <w:p>
            <w:pPr>
              <w:pStyle w:val="Normal"/>
              <w:spacing w:lineRule="auto" w:line="259" w:before="0" w:after="0"/>
              <w:ind w:left="0" w:right="0" w:hanging="0"/>
              <w:jc w:val="left"/>
              <w:rPr/>
            </w:pPr>
            <w:r>
              <w:rPr>
                <w:sz w:val="16"/>
                <w:lang w:val="zh-Hans"/>
              </w:rPr>
              <w:t>地址偏移</w:t>
            </w:r>
            <w:r>
              <w:rPr>
                <w:sz w:val="16"/>
                <w:lang w:val="zh-Hans"/>
              </w:rPr>
              <w:t>0x00</w:t>
            </w:r>
          </w:p>
        </w:tc>
      </w:tr>
      <w:tr>
        <w:trPr>
          <w:trHeight w:val="383" w:hRule="atLeast"/>
        </w:trPr>
        <w:tc>
          <w:tcPr>
            <w:tcW w:w="2257" w:type="dxa"/>
            <w:tcBorders>
              <w:top w:val="single" w:sz="6" w:space="0" w:color="000000"/>
              <w:left w:val="single" w:sz="6" w:space="0" w:color="000000"/>
              <w:bottom w:val="single" w:sz="6" w:space="0" w:color="000000"/>
              <w:right w:val="single" w:sz="8" w:space="0" w:color="000000"/>
            </w:tcBorders>
            <w:vAlign w:val="center"/>
          </w:tcPr>
          <w:p>
            <w:pPr>
              <w:pStyle w:val="Normal"/>
              <w:tabs>
                <w:tab w:val="clear" w:pos="420"/>
                <w:tab w:val="center" w:pos="1114" w:leader="none"/>
                <w:tab w:val="right" w:pos="2170" w:leader="none"/>
              </w:tabs>
              <w:spacing w:lineRule="auto" w:line="259" w:before="0" w:after="0"/>
              <w:ind w:left="0" w:right="0" w:hanging="0"/>
              <w:jc w:val="left"/>
              <w:rPr/>
            </w:pPr>
            <w:r>
              <w:rPr>
                <w:sz w:val="16"/>
                <w:lang w:val="zh-Hans"/>
              </w:rPr>
              <w:t>31</w:t>
              <w:tab/>
            </w:r>
            <w:r>
              <w:rPr>
                <w:rFonts w:eastAsia="" w:asciiTheme="minorEastAsia" w:eastAsiaTheme="minorEastAsia" w:hAnsiTheme="minorEastAsia"/>
                <w:sz w:val="16"/>
                <w:lang w:val="zh-Hans"/>
              </w:rPr>
              <w:t>byte</w:t>
            </w:r>
            <w:r>
              <w:rPr>
                <w:sz w:val="16"/>
                <w:lang w:val="zh-Hans"/>
              </w:rPr>
              <w:t>3</w:t>
              <w:tab/>
              <w:t>24</w:t>
            </w:r>
          </w:p>
        </w:tc>
        <w:tc>
          <w:tcPr>
            <w:tcW w:w="505" w:type="dxa"/>
            <w:tcBorders>
              <w:top w:val="single" w:sz="6" w:space="0" w:color="000000"/>
              <w:left w:val="single" w:sz="8" w:space="0" w:color="000000"/>
              <w:bottom w:val="single" w:sz="6" w:space="0" w:color="000000"/>
            </w:tcBorders>
          </w:tcPr>
          <w:p>
            <w:pPr>
              <w:pStyle w:val="Normal"/>
              <w:spacing w:lineRule="auto" w:line="259" w:before="0" w:after="0"/>
              <w:ind w:left="75" w:right="0" w:hanging="0"/>
              <w:jc w:val="left"/>
              <w:rPr/>
            </w:pPr>
            <w:r>
              <w:rPr>
                <w:sz w:val="16"/>
                <w:lang w:val="zh-Hans"/>
              </w:rPr>
              <w:t>23</w:t>
            </w:r>
          </w:p>
        </w:tc>
        <w:tc>
          <w:tcPr>
            <w:tcW w:w="1757" w:type="dxa"/>
            <w:tcBorders>
              <w:top w:val="single" w:sz="6" w:space="0" w:color="000000"/>
              <w:bottom w:val="single" w:sz="6" w:space="0" w:color="000000"/>
              <w:right w:val="single" w:sz="8" w:space="0" w:color="000000"/>
            </w:tcBorders>
            <w:vAlign w:val="center"/>
          </w:tcPr>
          <w:p>
            <w:pPr>
              <w:pStyle w:val="Normal"/>
              <w:tabs>
                <w:tab w:val="clear" w:pos="420"/>
                <w:tab w:val="center" w:pos="526" w:leader="none"/>
                <w:tab w:val="right" w:pos="1667" w:leader="none"/>
              </w:tabs>
              <w:spacing w:lineRule="auto" w:line="259" w:before="0" w:after="0"/>
              <w:ind w:left="0" w:right="0" w:hanging="0"/>
              <w:jc w:val="left"/>
              <w:rPr/>
            </w:pPr>
            <w:r>
              <w:rPr>
                <w:lang w:val="zh-Hans"/>
              </w:rPr>
              <w:tab/>
            </w:r>
            <w:r>
              <w:rPr>
                <w:rFonts w:eastAsia="" w:asciiTheme="minorEastAsia" w:eastAsiaTheme="minorEastAsia" w:hAnsiTheme="minorEastAsia"/>
                <w:sz w:val="16"/>
                <w:lang w:val="zh-Hans"/>
              </w:rPr>
              <w:t>byte</w:t>
            </w:r>
            <w:r>
              <w:rPr>
                <w:sz w:val="16"/>
                <w:lang w:val="zh-Hans"/>
              </w:rPr>
              <w:t xml:space="preserve"> 2</w:t>
              <w:tab/>
              <w:t>16</w:t>
            </w:r>
          </w:p>
        </w:tc>
        <w:tc>
          <w:tcPr>
            <w:tcW w:w="458" w:type="dxa"/>
            <w:tcBorders>
              <w:top w:val="single" w:sz="6" w:space="0" w:color="000000"/>
              <w:left w:val="single" w:sz="8" w:space="0" w:color="000000"/>
              <w:bottom w:val="single" w:sz="6" w:space="0" w:color="000000"/>
            </w:tcBorders>
          </w:tcPr>
          <w:p>
            <w:pPr>
              <w:pStyle w:val="Normal"/>
              <w:spacing w:lineRule="auto" w:line="259" w:before="0" w:after="0"/>
              <w:ind w:left="27" w:right="0" w:hanging="0"/>
              <w:jc w:val="left"/>
              <w:rPr/>
            </w:pPr>
            <w:r>
              <w:rPr>
                <w:sz w:val="16"/>
                <w:lang w:val="zh-Hans"/>
              </w:rPr>
              <w:t>15</w:t>
            </w:r>
          </w:p>
        </w:tc>
        <w:tc>
          <w:tcPr>
            <w:tcW w:w="1804" w:type="dxa"/>
            <w:tcBorders>
              <w:top w:val="single" w:sz="6" w:space="0" w:color="000000"/>
              <w:bottom w:val="single" w:sz="6" w:space="0" w:color="000000"/>
              <w:right w:val="single" w:sz="8" w:space="0" w:color="000000"/>
            </w:tcBorders>
          </w:tcPr>
          <w:p>
            <w:pPr>
              <w:pStyle w:val="Normal"/>
              <w:tabs>
                <w:tab w:val="clear" w:pos="420"/>
                <w:tab w:val="center" w:pos="658" w:leader="none"/>
                <w:tab w:val="right" w:pos="1715" w:leader="none"/>
              </w:tabs>
              <w:spacing w:lineRule="auto" w:line="259" w:before="0" w:after="0"/>
              <w:ind w:left="0" w:right="0" w:hanging="0"/>
              <w:jc w:val="left"/>
              <w:rPr/>
            </w:pPr>
            <w:r>
              <w:rPr>
                <w:lang w:val="zh-Hans"/>
              </w:rPr>
              <w:tab/>
            </w:r>
            <w:r>
              <w:rPr>
                <w:rFonts w:eastAsia="" w:asciiTheme="minorEastAsia" w:eastAsiaTheme="minorEastAsia" w:hAnsiTheme="minorEastAsia"/>
                <w:sz w:val="16"/>
                <w:lang w:val="zh-Hans"/>
              </w:rPr>
              <w:t>byte</w:t>
            </w:r>
            <w:r>
              <w:rPr>
                <w:sz w:val="16"/>
                <w:lang w:val="zh-Hans"/>
              </w:rPr>
              <w:t>1</w:t>
              <w:tab/>
              <w:t>8</w:t>
            </w:r>
          </w:p>
        </w:tc>
        <w:tc>
          <w:tcPr>
            <w:tcW w:w="459" w:type="dxa"/>
            <w:tcBorders>
              <w:top w:val="single" w:sz="6" w:space="0" w:color="000000"/>
              <w:left w:val="single" w:sz="8" w:space="0" w:color="000000"/>
              <w:bottom w:val="single" w:sz="6" w:space="0" w:color="000000"/>
            </w:tcBorders>
            <w:vAlign w:val="center"/>
          </w:tcPr>
          <w:p>
            <w:pPr>
              <w:pStyle w:val="Normal"/>
              <w:spacing w:lineRule="auto" w:line="259" w:before="0" w:after="0"/>
              <w:ind w:right="0" w:hanging="0"/>
              <w:jc w:val="left"/>
              <w:rPr/>
            </w:pPr>
            <w:r>
              <w:rPr>
                <w:sz w:val="16"/>
                <w:lang w:val="zh-Hans"/>
              </w:rPr>
              <w:t>7</w:t>
            </w:r>
          </w:p>
        </w:tc>
        <w:tc>
          <w:tcPr>
            <w:tcW w:w="1800" w:type="dxa"/>
            <w:tcBorders>
              <w:top w:val="single" w:sz="6" w:space="0" w:color="000000"/>
              <w:bottom w:val="single" w:sz="6" w:space="0" w:color="000000"/>
              <w:right w:val="single" w:sz="6" w:space="0" w:color="000000"/>
            </w:tcBorders>
            <w:vAlign w:val="center"/>
          </w:tcPr>
          <w:p>
            <w:pPr>
              <w:pStyle w:val="Normal"/>
              <w:tabs>
                <w:tab w:val="clear" w:pos="420"/>
                <w:tab w:val="center" w:pos="699" w:leader="none"/>
                <w:tab w:val="right" w:pos="1712" w:leader="none"/>
              </w:tabs>
              <w:spacing w:lineRule="auto" w:line="259" w:before="0" w:after="0"/>
              <w:ind w:left="0" w:right="0" w:hanging="0"/>
              <w:jc w:val="left"/>
              <w:rPr/>
            </w:pPr>
            <w:r>
              <w:rPr>
                <w:lang w:val="zh-Hans"/>
              </w:rPr>
              <w:tab/>
            </w:r>
            <w:r>
              <w:rPr>
                <w:rFonts w:eastAsia="" w:asciiTheme="minorEastAsia" w:eastAsiaTheme="minorEastAsia" w:hAnsiTheme="minorEastAsia"/>
                <w:sz w:val="16"/>
                <w:lang w:val="zh-Hans"/>
              </w:rPr>
              <w:t>byte</w:t>
            </w:r>
            <w:r>
              <w:rPr>
                <w:sz w:val="16"/>
                <w:lang w:val="zh-Hans"/>
              </w:rPr>
              <w:t>0</w:t>
              <w:tab/>
              <w:t>0</w:t>
            </w:r>
          </w:p>
        </w:tc>
      </w:tr>
    </w:tbl>
    <w:p>
      <w:pPr>
        <w:pStyle w:val="Normal"/>
        <w:spacing w:lineRule="auto" w:line="264" w:before="0" w:after="199"/>
        <w:ind w:left="10" w:right="269" w:hanging="10"/>
        <w:jc w:val="right"/>
        <w:rPr/>
      </w:pPr>
      <w:r>
        <w:rPr>
          <w:sz w:val="10"/>
          <w:lang w:val="zh-Hans"/>
        </w:rPr>
        <w:t>X14584</w:t>
      </w:r>
    </w:p>
    <w:p>
      <w:pPr>
        <w:pStyle w:val="Normal"/>
        <w:tabs>
          <w:tab w:val="clear" w:pos="420"/>
          <w:tab w:val="center" w:pos="3560" w:leader="none"/>
          <w:tab w:val="center" w:pos="5652" w:leader="none"/>
        </w:tabs>
        <w:spacing w:lineRule="auto" w:line="264" w:before="0" w:after="219"/>
        <w:ind w:left="0" w:right="0" w:hanging="0"/>
        <w:jc w:val="center"/>
        <w:rPr/>
      </w:pPr>
      <w:r>
        <w:rPr>
          <w:i/>
          <w:lang w:val="zh-Hans"/>
        </w:rPr>
        <w:t xml:space="preserve">图 </w:t>
      </w:r>
      <w:r>
        <w:rPr>
          <w:i/>
          <w:lang w:val="zh-Hans"/>
        </w:rPr>
        <w:t>2-1</w:t>
      </w:r>
      <w:r>
        <w:rPr>
          <w:i/>
          <w:lang w:val="zh-Hans"/>
        </w:rPr>
        <w:t>：</w:t>
      </w:r>
      <w:r>
        <w:rPr>
          <w:b/>
          <w:lang w:val="zh-Hans"/>
        </w:rPr>
        <w:t xml:space="preserve">32 </w:t>
      </w:r>
      <w:r>
        <w:rPr>
          <w:b/>
          <w:lang w:val="zh-Hans"/>
        </w:rPr>
        <w:t>位小端示例</w:t>
      </w:r>
    </w:p>
    <w:p>
      <w:pPr>
        <w:pStyle w:val="3"/>
        <w:spacing w:before="0" w:after="67"/>
        <w:ind w:left="755" w:right="67" w:hanging="10"/>
        <w:rPr/>
      </w:pPr>
      <w:r>
        <w:rPr>
          <w:lang w:val="zh-Hans"/>
        </w:rPr>
        <w:t xml:space="preserve">AXI DMA </w:t>
      </w:r>
      <w:r>
        <w:rPr>
          <w:lang w:val="zh-Hans"/>
        </w:rPr>
        <w:t>寄存器地址映射</w:t>
      </w:r>
    </w:p>
    <w:p>
      <w:pPr>
        <w:pStyle w:val="Normal"/>
        <w:tabs>
          <w:tab w:val="clear" w:pos="420"/>
          <w:tab w:val="center" w:pos="1214" w:leader="none"/>
          <w:tab w:val="center" w:pos="4074" w:leader="none"/>
        </w:tabs>
        <w:spacing w:lineRule="auto" w:line="264" w:before="0" w:after="3"/>
        <w:ind w:left="0" w:right="0" w:firstLine="660"/>
        <w:jc w:val="left"/>
        <w:rPr/>
      </w:pPr>
      <w:r>
        <w:rPr>
          <w:i/>
          <w:lang w:val="zh-Hans"/>
        </w:rPr>
        <w:t xml:space="preserve">表 </w:t>
      </w:r>
      <w:r>
        <w:rPr>
          <w:i/>
          <w:lang w:val="zh-Hans"/>
        </w:rPr>
        <w:t>2-4</w:t>
      </w:r>
      <w:r>
        <w:rPr>
          <w:i/>
          <w:lang w:val="zh-Hans"/>
        </w:rPr>
        <w:t>：</w:t>
      </w:r>
      <w:r>
        <w:rPr>
          <w:b/>
          <w:lang w:val="zh-Hans"/>
        </w:rPr>
        <w:t>分散</w:t>
      </w:r>
      <w:r>
        <w:rPr>
          <w:b/>
          <w:lang w:val="zh-Hans"/>
        </w:rPr>
        <w:t>/</w:t>
      </w:r>
      <w:r>
        <w:rPr>
          <w:b/>
          <w:lang w:val="zh-Hans"/>
        </w:rPr>
        <w:t>收集模式寄存器地址映射</w:t>
      </w:r>
    </w:p>
    <w:tbl>
      <w:tblPr>
        <w:tblStyle w:val="TableGrid"/>
        <w:tblW w:w="9305" w:type="dxa"/>
        <w:jc w:val="left"/>
        <w:tblInd w:w="760" w:type="dxa"/>
        <w:tblCellMar>
          <w:top w:w="73" w:type="dxa"/>
          <w:left w:w="88" w:type="dxa"/>
          <w:bottom w:w="0" w:type="dxa"/>
          <w:right w:w="72" w:type="dxa"/>
        </w:tblCellMar>
        <w:tblLook w:val="04a0" w:noHBand="0" w:noVBand="1" w:firstColumn="1" w:lastRow="0" w:lastColumn="0" w:firstRow="1"/>
      </w:tblPr>
      <w:tblGrid>
        <w:gridCol w:w="2853"/>
        <w:gridCol w:w="2461"/>
        <w:gridCol w:w="3991"/>
      </w:tblGrid>
      <w:tr>
        <w:trPr>
          <w:trHeight w:val="381" w:hRule="atLeast"/>
        </w:trPr>
        <w:tc>
          <w:tcPr>
            <w:tcW w:w="285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 w:right="0" w:hanging="0"/>
              <w:jc w:val="left"/>
              <w:rPr/>
            </w:pPr>
            <w:r>
              <w:rPr>
                <w:b/>
                <w:lang w:val="zh-Hans"/>
              </w:rPr>
              <w:t>地址空间偏</w:t>
            </w:r>
            <w:ins w:id="0" w:author="未知作者" w:date="2023-05-06T15:20:27Z">
              <w:r>
                <w:rPr>
                  <w:b/>
                  <w:lang w:val="zh-Hans"/>
                </w:rPr>
                <w:t>移量</w:t>
              </w:r>
            </w:ins>
            <w:del w:id="1" w:author="未知作者" w:date="2023-05-06T15:20:33Z">
              <w:r>
                <w:rPr>
                  <w:b/>
                  <w:lang w:val="zh-Hans"/>
                </w:rPr>
                <w:delText>移</w:delText>
              </w:r>
            </w:del>
            <w:del w:id="2" w:author="未知作者" w:date="2023-05-06T15:20:33Z">
              <w:r>
                <w:rPr>
                  <w:color w:val="0000FF"/>
                  <w:vertAlign w:val="superscript"/>
                  <w:lang w:val="zh-Hans"/>
                </w:rPr>
                <w:delText>量</w:delText>
              </w:r>
            </w:del>
            <w:r>
              <w:rPr>
                <w:color w:val="0000FF"/>
                <w:vertAlign w:val="superscript"/>
                <w:lang w:val="zh-Hans"/>
              </w:rPr>
              <w:t>（</w:t>
            </w:r>
            <w:r>
              <w:rPr>
                <w:color w:val="0000FF"/>
                <w:vertAlign w:val="superscript"/>
                <w:lang w:val="zh-Hans"/>
              </w:rPr>
              <w:t>1</w:t>
            </w:r>
            <w:r>
              <w:rPr>
                <w:color w:val="0000FF"/>
                <w:vertAlign w:val="superscript"/>
                <w:lang w:val="zh-Hans"/>
              </w:rPr>
              <w:t>）</w:t>
            </w:r>
          </w:p>
        </w:tc>
        <w:tc>
          <w:tcPr>
            <w:tcW w:w="246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 w:right="0" w:hanging="0"/>
              <w:jc w:val="left"/>
              <w:rPr/>
            </w:pPr>
            <w:r>
              <w:rPr>
                <w:b/>
                <w:lang w:val="zh-Hans"/>
              </w:rPr>
              <w:t>名字</w:t>
            </w:r>
          </w:p>
        </w:tc>
        <w:tc>
          <w:tcPr>
            <w:tcW w:w="399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描述</w:t>
            </w:r>
          </w:p>
        </w:tc>
      </w:tr>
      <w:tr>
        <w:trPr>
          <w:trHeight w:val="350" w:hRule="atLeast"/>
        </w:trPr>
        <w:tc>
          <w:tcPr>
            <w:tcW w:w="285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00h</w:t>
            </w:r>
          </w:p>
        </w:tc>
        <w:tc>
          <w:tcPr>
            <w:tcW w:w="246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MM2S_DMACR</w:t>
            </w:r>
          </w:p>
        </w:tc>
        <w:tc>
          <w:tcPr>
            <w:tcW w:w="399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MM2S DMA </w:t>
            </w:r>
            <w:r>
              <w:rPr>
                <w:sz w:val="19"/>
                <w:lang w:val="zh-Hans"/>
              </w:rPr>
              <w:t>控制寄存器</w:t>
            </w:r>
          </w:p>
        </w:tc>
      </w:tr>
      <w:tr>
        <w:trPr>
          <w:trHeight w:val="349" w:hRule="atLeast"/>
        </w:trPr>
        <w:tc>
          <w:tcPr>
            <w:tcW w:w="285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rFonts w:eastAsia="" w:eastAsiaTheme="minorEastAsia"/>
              </w:rPr>
            </w:pPr>
            <w:r>
              <w:rPr>
                <w:sz w:val="19"/>
                <w:lang w:val="zh-Hans"/>
              </w:rPr>
              <w:t>04</w:t>
            </w:r>
            <w:r>
              <w:rPr>
                <w:rFonts w:eastAsia="" w:asciiTheme="minorEastAsia" w:eastAsiaTheme="minorEastAsia" w:hAnsiTheme="minorEastAsia"/>
                <w:sz w:val="19"/>
                <w:lang w:val="zh-Hans"/>
              </w:rPr>
              <w:t>h</w:t>
            </w:r>
          </w:p>
        </w:tc>
        <w:tc>
          <w:tcPr>
            <w:tcW w:w="246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MM2S_DMASR</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MM2S DMA </w:t>
            </w:r>
            <w:r>
              <w:rPr>
                <w:sz w:val="19"/>
                <w:lang w:val="zh-Hans"/>
              </w:rPr>
              <w:t>状态寄存器</w:t>
            </w:r>
          </w:p>
        </w:tc>
      </w:tr>
      <w:tr>
        <w:trPr>
          <w:trHeight w:val="581" w:hRule="atLeast"/>
        </w:trPr>
        <w:tc>
          <w:tcPr>
            <w:tcW w:w="28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08</w:t>
            </w:r>
            <w:r>
              <w:rPr>
                <w:rFonts w:eastAsia="" w:eastAsiaTheme="minorEastAsia"/>
                <w:sz w:val="19"/>
                <w:lang w:val="zh-Hans"/>
              </w:rPr>
              <w:t>h</w:t>
            </w:r>
          </w:p>
        </w:tc>
        <w:tc>
          <w:tcPr>
            <w:tcW w:w="246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MM2S_CURDESC</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1"/>
              <w:rPr/>
            </w:pPr>
            <w:r>
              <w:rPr>
                <w:sz w:val="19"/>
                <w:lang w:val="zh-Hans"/>
              </w:rPr>
              <w:t xml:space="preserve">MM2S </w:t>
            </w:r>
            <w:r>
              <w:rPr>
                <w:sz w:val="19"/>
                <w:lang w:val="zh-Hans"/>
              </w:rPr>
              <w:t>描述符</w:t>
            </w:r>
            <w:r>
              <w:rPr>
                <w:rFonts w:ascii="微软雅黑" w:hAnsi="微软雅黑" w:cs="微软雅黑" w:eastAsia="微软雅黑"/>
                <w:sz w:val="19"/>
                <w:lang w:val="zh-Hans"/>
              </w:rPr>
              <w:t>头</w:t>
            </w:r>
            <w:r>
              <w:rPr>
                <w:sz w:val="19"/>
                <w:lang w:val="zh-Hans"/>
              </w:rPr>
              <w:t xml:space="preserve">指针。低 </w:t>
            </w:r>
            <w:r>
              <w:rPr>
                <w:sz w:val="19"/>
                <w:lang w:val="zh-Hans"/>
              </w:rPr>
              <w:t xml:space="preserve">32 </w:t>
            </w:r>
            <w:r>
              <w:rPr>
                <w:sz w:val="19"/>
                <w:lang w:val="zh-Hans"/>
              </w:rPr>
              <w:t>位。</w:t>
            </w:r>
          </w:p>
        </w:tc>
      </w:tr>
      <w:tr>
        <w:trPr>
          <w:trHeight w:val="580" w:hRule="atLeast"/>
        </w:trPr>
        <w:tc>
          <w:tcPr>
            <w:tcW w:w="28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0Ch</w:t>
            </w:r>
          </w:p>
        </w:tc>
        <w:tc>
          <w:tcPr>
            <w:tcW w:w="246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MM2S_CURDESC_MSB</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rPr/>
            </w:pPr>
            <w:r>
              <w:rPr>
                <w:sz w:val="19"/>
                <w:lang w:val="zh-Hans"/>
              </w:rPr>
              <w:t xml:space="preserve">MM2S </w:t>
            </w:r>
            <w:r>
              <w:rPr>
                <w:sz w:val="19"/>
                <w:lang w:val="zh-Hans"/>
              </w:rPr>
              <w:t>描述符</w:t>
            </w:r>
            <w:r>
              <w:rPr>
                <w:rFonts w:ascii="微软雅黑" w:hAnsi="微软雅黑" w:cs="微软雅黑" w:eastAsia="微软雅黑"/>
                <w:sz w:val="19"/>
                <w:lang w:val="zh-Hans"/>
              </w:rPr>
              <w:t>头</w:t>
            </w:r>
            <w:r>
              <w:rPr>
                <w:sz w:val="19"/>
                <w:lang w:val="zh-Hans"/>
              </w:rPr>
              <w:t>指针。</w:t>
            </w:r>
            <w:r>
              <w:rPr>
                <w:rFonts w:ascii="微软雅黑" w:hAnsi="微软雅黑" w:cs="微软雅黑" w:eastAsia="微软雅黑"/>
                <w:sz w:val="19"/>
                <w:lang w:val="zh-Hans"/>
              </w:rPr>
              <w:t>高</w:t>
            </w:r>
            <w:r>
              <w:rPr>
                <w:sz w:val="19"/>
                <w:lang w:val="zh-Hans"/>
              </w:rPr>
              <w:t xml:space="preserve"> </w:t>
            </w:r>
            <w:r>
              <w:rPr>
                <w:sz w:val="19"/>
                <w:lang w:val="zh-Hans"/>
              </w:rPr>
              <w:t xml:space="preserve">32 </w:t>
            </w:r>
            <w:r>
              <w:rPr>
                <w:sz w:val="19"/>
                <w:lang w:val="zh-Hans"/>
              </w:rPr>
              <w:t>位。</w:t>
            </w:r>
          </w:p>
        </w:tc>
      </w:tr>
      <w:tr>
        <w:trPr>
          <w:trHeight w:val="580" w:hRule="atLeast"/>
        </w:trPr>
        <w:tc>
          <w:tcPr>
            <w:tcW w:w="28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10</w:t>
            </w:r>
            <w:r>
              <w:rPr>
                <w:rFonts w:eastAsia="" w:eastAsiaTheme="minorEastAsia"/>
                <w:sz w:val="19"/>
                <w:lang w:val="zh-Hans"/>
              </w:rPr>
              <w:t>h</w:t>
            </w:r>
          </w:p>
        </w:tc>
        <w:tc>
          <w:tcPr>
            <w:tcW w:w="246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MM2S_TAILDESC</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1"/>
              <w:jc w:val="left"/>
              <w:rPr/>
            </w:pPr>
            <w:r>
              <w:rPr>
                <w:sz w:val="19"/>
                <w:lang w:val="zh-Hans"/>
              </w:rPr>
              <w:t>MM2S</w:t>
            </w:r>
            <w:r>
              <w:rPr>
                <w:sz w:val="19"/>
                <w:lang w:val="zh-Hans"/>
              </w:rPr>
              <w:t xml:space="preserve">描述符尾指针。低 </w:t>
            </w:r>
            <w:r>
              <w:rPr>
                <w:sz w:val="19"/>
                <w:lang w:val="zh-Hans"/>
              </w:rPr>
              <w:t xml:space="preserve">32 </w:t>
            </w:r>
            <w:r>
              <w:rPr>
                <w:sz w:val="19"/>
                <w:lang w:val="zh-Hans"/>
              </w:rPr>
              <w:t>位。</w:t>
            </w:r>
          </w:p>
        </w:tc>
      </w:tr>
      <w:tr>
        <w:trPr>
          <w:trHeight w:val="581" w:hRule="atLeast"/>
        </w:trPr>
        <w:tc>
          <w:tcPr>
            <w:tcW w:w="28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14</w:t>
            </w:r>
            <w:r>
              <w:rPr>
                <w:rFonts w:eastAsia="" w:eastAsiaTheme="minorEastAsia"/>
                <w:sz w:val="19"/>
                <w:lang w:val="zh-Hans"/>
              </w:rPr>
              <w:t>h</w:t>
            </w:r>
          </w:p>
        </w:tc>
        <w:tc>
          <w:tcPr>
            <w:tcW w:w="246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MM2S_TAILDESC_MSB</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2"/>
              <w:rPr/>
            </w:pPr>
            <w:r>
              <w:rPr>
                <w:sz w:val="19"/>
                <w:lang w:val="zh-Hans"/>
              </w:rPr>
              <w:t>MM2S</w:t>
            </w:r>
            <w:r>
              <w:rPr>
                <w:sz w:val="19"/>
                <w:lang w:val="zh-Hans"/>
              </w:rPr>
              <w:t>描述符尾指针。</w:t>
            </w:r>
            <w:r>
              <w:rPr>
                <w:rFonts w:ascii="微软雅黑" w:hAnsi="微软雅黑" w:cs="微软雅黑" w:eastAsia="微软雅黑"/>
                <w:sz w:val="19"/>
                <w:lang w:val="zh-Hans"/>
              </w:rPr>
              <w:t>高</w:t>
            </w:r>
            <w:r>
              <w:rPr>
                <w:sz w:val="19"/>
                <w:lang w:val="zh-Hans"/>
              </w:rPr>
              <w:t xml:space="preserve"> </w:t>
            </w:r>
            <w:r>
              <w:rPr>
                <w:sz w:val="19"/>
                <w:lang w:val="zh-Hans"/>
              </w:rPr>
              <w:t xml:space="preserve">32 </w:t>
            </w:r>
            <w:r>
              <w:rPr>
                <w:sz w:val="19"/>
                <w:lang w:val="zh-Hans"/>
              </w:rPr>
              <w:t>位。</w:t>
            </w:r>
          </w:p>
        </w:tc>
      </w:tr>
      <w:tr>
        <w:trPr>
          <w:trHeight w:val="349" w:hRule="atLeast"/>
        </w:trPr>
        <w:tc>
          <w:tcPr>
            <w:tcW w:w="285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2</w:t>
            </w:r>
            <w:r>
              <w:rPr>
                <w:rFonts w:eastAsia="" w:eastAsiaTheme="minorEastAsia"/>
                <w:sz w:val="19"/>
                <w:lang w:val="zh-Hans"/>
              </w:rPr>
              <w:t>C</w:t>
            </w:r>
            <w:r>
              <w:rPr>
                <w:rFonts w:eastAsia="PMingLiU"/>
                <w:sz w:val="19"/>
                <w:lang w:val="zh-Hans" w:eastAsia="zh-TW"/>
              </w:rPr>
              <w:t>h</w:t>
            </w:r>
            <w:r>
              <w:rPr>
                <w:sz w:val="19"/>
                <w:lang w:val="zh-Hans"/>
              </w:rPr>
              <w:t xml:space="preserve"> </w:t>
            </w:r>
            <w:r>
              <w:rPr>
                <w:color w:val="0000FF"/>
                <w:sz w:val="19"/>
                <w:vertAlign w:val="superscript"/>
                <w:lang w:val="zh-Hans"/>
              </w:rPr>
              <w:t>（</w:t>
            </w:r>
            <w:r>
              <w:rPr>
                <w:color w:val="0000FF"/>
                <w:sz w:val="19"/>
                <w:vertAlign w:val="superscript"/>
                <w:lang w:val="zh-Hans"/>
              </w:rPr>
              <w:t>2</w:t>
            </w:r>
            <w:r>
              <w:rPr>
                <w:color w:val="0000FF"/>
                <w:sz w:val="19"/>
                <w:vertAlign w:val="superscript"/>
                <w:lang w:val="zh-Hans"/>
              </w:rPr>
              <w:t>）</w:t>
            </w:r>
          </w:p>
        </w:tc>
        <w:tc>
          <w:tcPr>
            <w:tcW w:w="246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SG_CTL</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分散</w:t>
            </w:r>
            <w:r>
              <w:rPr>
                <w:sz w:val="19"/>
                <w:lang w:val="zh-Hans"/>
              </w:rPr>
              <w:t>/</w:t>
            </w:r>
            <w:r>
              <w:rPr>
                <w:sz w:val="19"/>
                <w:lang w:val="zh-Hans"/>
              </w:rPr>
              <w:t>收集用户和缓存</w:t>
            </w:r>
          </w:p>
        </w:tc>
      </w:tr>
      <w:tr>
        <w:trPr>
          <w:trHeight w:val="350" w:hRule="atLeast"/>
        </w:trPr>
        <w:tc>
          <w:tcPr>
            <w:tcW w:w="285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rFonts w:eastAsia="" w:eastAsiaTheme="minorEastAsia"/>
              </w:rPr>
            </w:pPr>
            <w:r>
              <w:rPr>
                <w:sz w:val="19"/>
                <w:lang w:val="zh-Hans"/>
              </w:rPr>
              <w:t>30</w:t>
            </w:r>
            <w:r>
              <w:rPr>
                <w:rFonts w:eastAsia="" w:eastAsiaTheme="minorEastAsia"/>
                <w:sz w:val="19"/>
                <w:lang w:val="zh-Hans"/>
              </w:rPr>
              <w:t>h</w:t>
            </w:r>
          </w:p>
        </w:tc>
        <w:tc>
          <w:tcPr>
            <w:tcW w:w="246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S2MM_DMACR</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S2MM DMA </w:t>
            </w:r>
            <w:r>
              <w:rPr>
                <w:sz w:val="19"/>
                <w:lang w:val="zh-Hans"/>
              </w:rPr>
              <w:t>控制寄存器</w:t>
            </w:r>
          </w:p>
        </w:tc>
      </w:tr>
      <w:tr>
        <w:trPr>
          <w:trHeight w:val="350" w:hRule="atLeast"/>
        </w:trPr>
        <w:tc>
          <w:tcPr>
            <w:tcW w:w="285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rFonts w:eastAsia="" w:eastAsiaTheme="minorEastAsia"/>
              </w:rPr>
            </w:pPr>
            <w:r>
              <w:rPr>
                <w:sz w:val="19"/>
                <w:lang w:val="zh-Hans"/>
              </w:rPr>
              <w:t>34</w:t>
            </w:r>
            <w:r>
              <w:rPr>
                <w:rFonts w:eastAsia="" w:eastAsiaTheme="minorEastAsia"/>
                <w:sz w:val="19"/>
                <w:lang w:val="zh-Hans"/>
              </w:rPr>
              <w:t>h</w:t>
            </w:r>
          </w:p>
        </w:tc>
        <w:tc>
          <w:tcPr>
            <w:tcW w:w="246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S2MM_DMASR</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S2MM DMA </w:t>
            </w:r>
            <w:r>
              <w:rPr>
                <w:sz w:val="19"/>
                <w:lang w:val="zh-Hans"/>
              </w:rPr>
              <w:t>状态寄存器</w:t>
            </w:r>
          </w:p>
        </w:tc>
      </w:tr>
      <w:tr>
        <w:trPr>
          <w:trHeight w:val="580" w:hRule="atLeast"/>
        </w:trPr>
        <w:tc>
          <w:tcPr>
            <w:tcW w:w="28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38</w:t>
            </w:r>
            <w:r>
              <w:rPr>
                <w:rFonts w:eastAsia="" w:eastAsiaTheme="minorEastAsia"/>
                <w:sz w:val="19"/>
                <w:lang w:val="zh-Hans"/>
              </w:rPr>
              <w:t>h</w:t>
            </w:r>
          </w:p>
        </w:tc>
        <w:tc>
          <w:tcPr>
            <w:tcW w:w="246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S2MM_CURDESC</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1"/>
              <w:rPr/>
            </w:pPr>
            <w:r>
              <w:rPr>
                <w:sz w:val="19"/>
                <w:lang w:val="zh-Hans"/>
              </w:rPr>
              <w:t xml:space="preserve">S2MM </w:t>
            </w:r>
            <w:r>
              <w:rPr>
                <w:sz w:val="19"/>
                <w:lang w:val="zh-Hans"/>
              </w:rPr>
              <w:t>描述符</w:t>
            </w:r>
            <w:r>
              <w:rPr>
                <w:rFonts w:ascii="微软雅黑" w:hAnsi="微软雅黑" w:cs="微软雅黑" w:eastAsia="微软雅黑"/>
                <w:sz w:val="19"/>
                <w:lang w:val="zh-Hans"/>
              </w:rPr>
              <w:t>头</w:t>
            </w:r>
            <w:r>
              <w:rPr>
                <w:sz w:val="19"/>
                <w:lang w:val="zh-Hans"/>
              </w:rPr>
              <w:t xml:space="preserve">指针。低 </w:t>
            </w:r>
            <w:r>
              <w:rPr>
                <w:sz w:val="19"/>
                <w:lang w:val="zh-Hans"/>
              </w:rPr>
              <w:t xml:space="preserve">32 </w:t>
            </w:r>
            <w:r>
              <w:rPr>
                <w:sz w:val="19"/>
                <w:lang w:val="zh-Hans"/>
              </w:rPr>
              <w:t>位</w:t>
            </w:r>
          </w:p>
        </w:tc>
      </w:tr>
      <w:tr>
        <w:trPr>
          <w:trHeight w:val="580" w:hRule="atLeast"/>
        </w:trPr>
        <w:tc>
          <w:tcPr>
            <w:tcW w:w="28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PMingLiU"/>
                <w:lang w:eastAsia="zh-TW"/>
              </w:rPr>
            </w:pPr>
            <w:r>
              <w:rPr>
                <w:sz w:val="19"/>
                <w:lang w:val="zh-Hans"/>
              </w:rPr>
              <w:t>3</w:t>
            </w:r>
            <w:r>
              <w:rPr>
                <w:rFonts w:eastAsia="" w:eastAsiaTheme="minorEastAsia"/>
                <w:sz w:val="19"/>
                <w:lang w:val="zh-Hans"/>
              </w:rPr>
              <w:t>C</w:t>
            </w:r>
            <w:r>
              <w:rPr>
                <w:rFonts w:eastAsia="PMingLiU"/>
                <w:sz w:val="19"/>
                <w:lang w:val="zh-Hans" w:eastAsia="zh-TW"/>
              </w:rPr>
              <w:t>h</w:t>
            </w:r>
          </w:p>
        </w:tc>
        <w:tc>
          <w:tcPr>
            <w:tcW w:w="246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S2MM_CURDESC_MSB</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1"/>
              <w:rPr/>
            </w:pPr>
            <w:r>
              <w:rPr>
                <w:sz w:val="19"/>
                <w:lang w:val="zh-Hans"/>
              </w:rPr>
              <w:t>S2MM</w:t>
            </w:r>
            <w:r>
              <w:rPr>
                <w:sz w:val="19"/>
                <w:lang w:val="zh-Hans"/>
              </w:rPr>
              <w:t>描述符</w:t>
            </w:r>
            <w:r>
              <w:rPr>
                <w:rFonts w:ascii="微软雅黑" w:hAnsi="微软雅黑" w:cs="微软雅黑" w:eastAsia="微软雅黑"/>
                <w:sz w:val="19"/>
                <w:lang w:val="zh-Hans"/>
              </w:rPr>
              <w:t>头</w:t>
            </w:r>
            <w:r>
              <w:rPr>
                <w:sz w:val="19"/>
                <w:lang w:val="zh-Hans"/>
              </w:rPr>
              <w:t>指针。</w:t>
            </w:r>
            <w:r>
              <w:rPr>
                <w:rFonts w:ascii="微软雅黑" w:hAnsi="微软雅黑" w:cs="微软雅黑" w:eastAsia="微软雅黑"/>
                <w:sz w:val="19"/>
                <w:lang w:val="zh-Hans"/>
              </w:rPr>
              <w:t>高</w:t>
            </w:r>
            <w:r>
              <w:rPr>
                <w:sz w:val="19"/>
                <w:lang w:val="zh-Hans"/>
              </w:rPr>
              <w:t xml:space="preserve"> </w:t>
            </w:r>
            <w:r>
              <w:rPr>
                <w:sz w:val="19"/>
                <w:lang w:val="zh-Hans"/>
              </w:rPr>
              <w:t xml:space="preserve">32 </w:t>
            </w:r>
            <w:r>
              <w:rPr>
                <w:sz w:val="19"/>
                <w:lang w:val="zh-Hans"/>
              </w:rPr>
              <w:t>位。</w:t>
            </w:r>
          </w:p>
        </w:tc>
      </w:tr>
      <w:tr>
        <w:trPr>
          <w:trHeight w:val="581" w:hRule="atLeast"/>
        </w:trPr>
        <w:tc>
          <w:tcPr>
            <w:tcW w:w="28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40</w:t>
            </w:r>
            <w:r>
              <w:rPr>
                <w:rFonts w:eastAsia="" w:eastAsiaTheme="minorEastAsia"/>
                <w:sz w:val="19"/>
                <w:lang w:val="zh-Hans"/>
              </w:rPr>
              <w:t>h</w:t>
            </w:r>
          </w:p>
        </w:tc>
        <w:tc>
          <w:tcPr>
            <w:tcW w:w="246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S2MM_TAILDESC</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1"/>
              <w:jc w:val="left"/>
              <w:rPr/>
            </w:pPr>
            <w:r>
              <w:rPr>
                <w:sz w:val="19"/>
                <w:lang w:val="zh-Hans"/>
              </w:rPr>
              <w:t>S2MM</w:t>
            </w:r>
            <w:r>
              <w:rPr>
                <w:sz w:val="19"/>
                <w:lang w:val="zh-Hans"/>
              </w:rPr>
              <w:t xml:space="preserve">描述符尾指针。低 </w:t>
            </w:r>
            <w:r>
              <w:rPr>
                <w:sz w:val="19"/>
                <w:lang w:val="zh-Hans"/>
              </w:rPr>
              <w:t xml:space="preserve">32 </w:t>
            </w:r>
            <w:r>
              <w:rPr>
                <w:sz w:val="19"/>
                <w:lang w:val="zh-Hans"/>
              </w:rPr>
              <w:t>位。</w:t>
            </w:r>
          </w:p>
        </w:tc>
      </w:tr>
      <w:tr>
        <w:trPr>
          <w:trHeight w:val="580" w:hRule="atLeast"/>
        </w:trPr>
        <w:tc>
          <w:tcPr>
            <w:tcW w:w="285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2" w:right="0" w:hanging="0"/>
              <w:jc w:val="left"/>
              <w:rPr>
                <w:rFonts w:eastAsia="" w:eastAsiaTheme="minorEastAsia"/>
              </w:rPr>
            </w:pPr>
            <w:r>
              <w:rPr>
                <w:sz w:val="19"/>
                <w:lang w:val="zh-Hans"/>
              </w:rPr>
              <w:t>44</w:t>
            </w:r>
            <w:r>
              <w:rPr>
                <w:rFonts w:eastAsia="" w:eastAsiaTheme="minorEastAsia"/>
                <w:sz w:val="19"/>
                <w:lang w:val="zh-Hans"/>
              </w:rPr>
              <w:t>h</w:t>
            </w:r>
          </w:p>
        </w:tc>
        <w:tc>
          <w:tcPr>
            <w:tcW w:w="246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S2MM_TAILDESC_MSB</w:t>
            </w:r>
          </w:p>
        </w:tc>
        <w:tc>
          <w:tcPr>
            <w:tcW w:w="399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1"/>
              <w:jc w:val="left"/>
              <w:rPr/>
            </w:pPr>
            <w:r>
              <w:rPr>
                <w:sz w:val="19"/>
                <w:lang w:val="zh-Hans"/>
              </w:rPr>
              <w:t>S2MM</w:t>
            </w:r>
            <w:r>
              <w:rPr>
                <w:sz w:val="19"/>
                <w:lang w:val="zh-Hans"/>
              </w:rPr>
              <w:t>描述符尾指针。</w:t>
            </w:r>
            <w:r>
              <w:rPr>
                <w:rFonts w:ascii="微软雅黑" w:hAnsi="微软雅黑" w:cs="微软雅黑" w:eastAsia="微软雅黑"/>
                <w:sz w:val="19"/>
                <w:lang w:val="zh-Hans"/>
              </w:rPr>
              <w:t>高</w:t>
            </w:r>
            <w:r>
              <w:rPr>
                <w:sz w:val="19"/>
                <w:lang w:val="zh-Hans"/>
              </w:rPr>
              <w:t xml:space="preserve"> </w:t>
            </w:r>
            <w:r>
              <w:rPr>
                <w:sz w:val="19"/>
                <w:lang w:val="zh-Hans"/>
              </w:rPr>
              <w:t xml:space="preserve">32 </w:t>
            </w:r>
            <w:r>
              <w:rPr>
                <w:sz w:val="19"/>
                <w:lang w:val="zh-Hans"/>
              </w:rPr>
              <w:t>位。</w:t>
            </w:r>
          </w:p>
        </w:tc>
      </w:tr>
    </w:tbl>
    <w:p>
      <w:pPr>
        <w:pStyle w:val="Normal"/>
        <w:spacing w:lineRule="auto" w:line="259" w:before="0" w:after="0"/>
        <w:ind w:left="785" w:right="0" w:hanging="10"/>
        <w:jc w:val="left"/>
        <w:rPr/>
      </w:pPr>
      <w:r>
        <w:rPr>
          <w:b/>
          <w:sz w:val="18"/>
          <w:lang w:val="zh-Hans"/>
        </w:rPr>
        <w:t xml:space="preserve">笔记： </w:t>
      </w:r>
    </w:p>
    <w:p>
      <w:pPr>
        <w:pStyle w:val="Normal"/>
        <w:numPr>
          <w:ilvl w:val="0"/>
          <w:numId w:val="6"/>
        </w:numPr>
        <w:spacing w:lineRule="auto" w:line="218" w:before="0" w:after="58"/>
        <w:ind w:left="1015" w:right="0" w:hanging="240"/>
        <w:rPr/>
      </w:pPr>
      <w:r>
        <w:rPr>
          <w:sz w:val="17"/>
          <w:lang w:val="zh-Hans"/>
        </w:rPr>
        <w:t>地址空间偏移量相对于</w:t>
      </w:r>
      <w:r>
        <w:rPr>
          <w:sz w:val="17"/>
          <w:lang w:val="zh-Hans"/>
        </w:rPr>
        <w:t>C_BASEADDR</w:t>
      </w:r>
      <w:r>
        <w:rPr>
          <w:sz w:val="17"/>
          <w:lang w:val="zh-Hans"/>
        </w:rPr>
        <w:t>分配。</w:t>
      </w:r>
    </w:p>
    <w:p>
      <w:pPr>
        <w:pStyle w:val="Normal"/>
        <w:numPr>
          <w:ilvl w:val="0"/>
          <w:numId w:val="6"/>
        </w:numPr>
        <w:spacing w:lineRule="auto" w:line="218" w:before="0" w:after="261"/>
        <w:ind w:left="1015" w:right="0" w:hanging="240"/>
        <w:rPr/>
      </w:pPr>
      <w:r>
        <w:rPr>
          <w:sz w:val="17"/>
          <w:lang w:val="zh-Hans"/>
        </w:rPr>
        <w:t xml:space="preserve">寄存器 </w:t>
      </w:r>
      <w:r>
        <w:rPr>
          <w:sz w:val="17"/>
          <w:lang w:val="zh-Hans"/>
        </w:rPr>
        <w:t xml:space="preserve">2Ch </w:t>
      </w:r>
      <w:r>
        <w:rPr>
          <w:sz w:val="17"/>
          <w:lang w:val="zh-Hans"/>
        </w:rPr>
        <w:t xml:space="preserve">仅在多通道模式下配置 </w:t>
      </w:r>
      <w:r>
        <w:rPr>
          <w:sz w:val="17"/>
          <w:lang w:val="zh-Hans"/>
        </w:rPr>
        <w:t xml:space="preserve">DMA </w:t>
      </w:r>
      <w:r>
        <w:rPr>
          <w:sz w:val="17"/>
          <w:lang w:val="zh-Hans"/>
        </w:rPr>
        <w:t>时可用。</w:t>
      </w:r>
    </w:p>
    <w:p>
      <w:pPr>
        <w:pStyle w:val="Normal"/>
        <w:tabs>
          <w:tab w:val="clear" w:pos="420"/>
          <w:tab w:val="center" w:pos="1214" w:leader="none"/>
          <w:tab w:val="center" w:pos="4006" w:leader="none"/>
        </w:tabs>
        <w:spacing w:lineRule="auto" w:line="264" w:before="0" w:after="3"/>
        <w:ind w:left="0" w:right="0" w:firstLine="660"/>
        <w:jc w:val="left"/>
        <w:rPr/>
      </w:pPr>
      <w:r>
        <w:rPr>
          <w:i/>
          <w:lang w:val="zh-Hans"/>
        </w:rPr>
        <w:t>表</w:t>
      </w:r>
      <w:r>
        <w:rPr>
          <w:i/>
          <w:lang w:val="zh-Hans"/>
        </w:rPr>
        <w:t>2-5</w:t>
      </w:r>
      <w:r>
        <w:rPr>
          <w:i/>
          <w:lang w:val="zh-Hans"/>
        </w:rPr>
        <w:t>：</w:t>
      </w:r>
      <w:r>
        <w:rPr>
          <w:b/>
          <w:lang w:val="zh-Hans"/>
        </w:rPr>
        <w:t>直接寄存器模式寄存器地址映射</w:t>
      </w:r>
    </w:p>
    <w:tbl>
      <w:tblPr>
        <w:tblStyle w:val="TableGrid"/>
        <w:tblW w:w="9305" w:type="dxa"/>
        <w:jc w:val="left"/>
        <w:tblInd w:w="760" w:type="dxa"/>
        <w:tblCellMar>
          <w:top w:w="81" w:type="dxa"/>
          <w:left w:w="89" w:type="dxa"/>
          <w:bottom w:w="0" w:type="dxa"/>
          <w:right w:w="115" w:type="dxa"/>
        </w:tblCellMar>
        <w:tblLook w:val="04a0" w:noHBand="0" w:noVBand="1" w:firstColumn="1" w:lastRow="0" w:lastColumn="0" w:firstRow="1"/>
      </w:tblPr>
      <w:tblGrid>
        <w:gridCol w:w="2918"/>
        <w:gridCol w:w="2531"/>
        <w:gridCol w:w="3856"/>
      </w:tblGrid>
      <w:tr>
        <w:trPr>
          <w:trHeight w:val="381" w:hRule="atLeast"/>
        </w:trPr>
        <w:tc>
          <w:tcPr>
            <w:tcW w:w="291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地址空间偏</w:t>
            </w:r>
            <w:ins w:id="3" w:author="未知作者" w:date="2023-05-06T15:20:45Z">
              <w:r>
                <w:rPr>
                  <w:b/>
                  <w:lang w:val="zh-Hans"/>
                </w:rPr>
                <w:t>移量</w:t>
              </w:r>
            </w:ins>
            <w:del w:id="4" w:author="未知作者" w:date="2023-05-06T15:20:50Z">
              <w:r>
                <w:rPr>
                  <w:b/>
                  <w:lang w:val="zh-Hans"/>
                </w:rPr>
                <w:delText>移</w:delText>
              </w:r>
            </w:del>
            <w:del w:id="5" w:author="未知作者" w:date="2023-05-06T15:20:50Z">
              <w:r>
                <w:rPr>
                  <w:color w:val="0000FF"/>
                  <w:vertAlign w:val="superscript"/>
                  <w:lang w:val="zh-Hans"/>
                </w:rPr>
                <w:delText>量</w:delText>
              </w:r>
            </w:del>
            <w:r>
              <w:rPr>
                <w:color w:val="0000FF"/>
                <w:vertAlign w:val="superscript"/>
                <w:lang w:val="zh-Hans"/>
              </w:rPr>
              <w:t>（</w:t>
            </w:r>
            <w:r>
              <w:rPr>
                <w:color w:val="0000FF"/>
                <w:vertAlign w:val="superscript"/>
                <w:lang w:val="zh-Hans"/>
              </w:rPr>
              <w:t>1</w:t>
            </w:r>
            <w:r>
              <w:rPr>
                <w:color w:val="0000FF"/>
                <w:vertAlign w:val="superscript"/>
                <w:lang w:val="zh-Hans"/>
              </w:rPr>
              <w:t>）</w:t>
            </w:r>
          </w:p>
        </w:tc>
        <w:tc>
          <w:tcPr>
            <w:tcW w:w="253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385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描述</w:t>
            </w:r>
          </w:p>
        </w:tc>
      </w:tr>
      <w:tr>
        <w:trPr>
          <w:trHeight w:val="349" w:hRule="atLeast"/>
        </w:trPr>
        <w:tc>
          <w:tcPr>
            <w:tcW w:w="291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00h</w:t>
            </w:r>
          </w:p>
        </w:tc>
        <w:tc>
          <w:tcPr>
            <w:tcW w:w="253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MM2S_DMACR</w:t>
            </w:r>
          </w:p>
        </w:tc>
        <w:tc>
          <w:tcPr>
            <w:tcW w:w="385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MM2S DMA </w:t>
            </w:r>
            <w:r>
              <w:rPr>
                <w:sz w:val="19"/>
                <w:lang w:val="zh-Hans"/>
              </w:rPr>
              <w:t>控制寄存器</w:t>
            </w:r>
          </w:p>
        </w:tc>
      </w:tr>
      <w:tr>
        <w:trPr>
          <w:trHeight w:val="350"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04</w:t>
            </w:r>
            <w:r>
              <w:rPr>
                <w:rFonts w:eastAsia=""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MM2S_DMASR</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MM2S DMA </w:t>
            </w:r>
            <w:r>
              <w:rPr>
                <w:sz w:val="19"/>
                <w:lang w:val="zh-Hans"/>
              </w:rPr>
              <w:t>状态寄存器</w:t>
            </w:r>
          </w:p>
        </w:tc>
      </w:tr>
      <w:tr>
        <w:trPr>
          <w:trHeight w:val="350"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08h – 14h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保留</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不适用</w:t>
            </w:r>
          </w:p>
        </w:tc>
      </w:tr>
      <w:tr>
        <w:trPr>
          <w:trHeight w:val="580"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18</w:t>
            </w:r>
            <w:r>
              <w:rPr>
                <w:rFonts w:eastAsia=""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MM2S_SA</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MM2S </w:t>
            </w:r>
            <w:r>
              <w:rPr>
                <w:sz w:val="19"/>
                <w:lang w:val="zh-Hans"/>
              </w:rPr>
              <w:t xml:space="preserve">源地址。较低的 </w:t>
            </w:r>
            <w:r>
              <w:rPr>
                <w:sz w:val="19"/>
                <w:lang w:val="zh-Hans"/>
              </w:rPr>
              <w:t xml:space="preserve">32 </w:t>
            </w:r>
            <w:r>
              <w:rPr>
                <w:sz w:val="19"/>
                <w:lang w:val="zh-Hans"/>
              </w:rPr>
              <w:t>位地址。</w:t>
            </w:r>
          </w:p>
        </w:tc>
      </w:tr>
      <w:tr>
        <w:trPr>
          <w:trHeight w:val="581"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PMingLiU"/>
                <w:lang w:eastAsia="zh-TW"/>
              </w:rPr>
            </w:pPr>
            <w:r>
              <w:rPr>
                <w:sz w:val="19"/>
                <w:lang w:val="zh-Hans"/>
              </w:rPr>
              <w:t>1</w:t>
            </w:r>
            <w:r>
              <w:rPr>
                <w:rFonts w:eastAsia="PMingLiU"/>
                <w:sz w:val="19"/>
                <w:lang w:val="zh-Hans" w:eastAsia="zh-TW"/>
              </w:rPr>
              <w:t>Ch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MM2S_SA_MSB</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1"/>
              <w:jc w:val="left"/>
              <w:rPr/>
            </w:pPr>
            <w:r>
              <w:rPr>
                <w:sz w:val="19"/>
                <w:lang w:val="zh-Hans"/>
              </w:rPr>
              <w:t xml:space="preserve">MM2S </w:t>
            </w:r>
            <w:r>
              <w:rPr>
                <w:sz w:val="19"/>
                <w:lang w:val="zh-Hans"/>
              </w:rPr>
              <w:t xml:space="preserve">源地址。地址的上部 </w:t>
            </w:r>
            <w:r>
              <w:rPr>
                <w:sz w:val="19"/>
                <w:lang w:val="zh-Hans"/>
              </w:rPr>
              <w:t xml:space="preserve">32 </w:t>
            </w:r>
            <w:r>
              <w:rPr>
                <w:sz w:val="19"/>
                <w:lang w:val="zh-Hans"/>
              </w:rPr>
              <w:t>位。</w:t>
            </w:r>
          </w:p>
        </w:tc>
      </w:tr>
      <w:tr>
        <w:trPr>
          <w:trHeight w:val="349"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28</w:t>
            </w:r>
            <w:r>
              <w:rPr>
                <w:rFonts w:eastAsia=""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MM2S_LENGTH</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MM2S </w:t>
            </w:r>
            <w:r>
              <w:rPr>
                <w:sz w:val="19"/>
                <w:lang w:val="zh-Hans"/>
              </w:rPr>
              <w:t>传输长度（字节）</w:t>
            </w:r>
          </w:p>
        </w:tc>
      </w:tr>
      <w:tr>
        <w:trPr>
          <w:trHeight w:val="350"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30</w:t>
            </w:r>
            <w:r>
              <w:rPr>
                <w:rFonts w:eastAsia=""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S2MM_DMACR</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S2MM DMA </w:t>
            </w:r>
            <w:r>
              <w:rPr>
                <w:sz w:val="19"/>
                <w:lang w:val="zh-Hans"/>
              </w:rPr>
              <w:t>控制寄存器</w:t>
            </w:r>
          </w:p>
        </w:tc>
      </w:tr>
      <w:tr>
        <w:trPr>
          <w:trHeight w:val="381" w:hRule="atLeast"/>
        </w:trPr>
        <w:tc>
          <w:tcPr>
            <w:tcW w:w="291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地址空间偏移</w:t>
            </w:r>
            <w:ins w:id="6" w:author="未知作者" w:date="2023-05-06T15:20:59Z">
              <w:r>
                <w:rPr>
                  <w:b/>
                  <w:lang w:val="zh-Hans"/>
                </w:rPr>
                <w:t>量</w:t>
              </w:r>
            </w:ins>
            <w:del w:id="7" w:author="未知作者" w:date="2023-05-06T15:21:03Z">
              <w:r>
                <w:rPr>
                  <w:color w:val="0000FF"/>
                  <w:vertAlign w:val="superscript"/>
                  <w:lang w:val="zh-Hans"/>
                </w:rPr>
                <w:delText>量</w:delText>
              </w:r>
            </w:del>
            <w:r>
              <w:rPr>
                <w:color w:val="0000FF"/>
                <w:vertAlign w:val="superscript"/>
                <w:lang w:val="zh-Hans"/>
              </w:rPr>
              <w:t>（</w:t>
            </w:r>
            <w:r>
              <w:rPr>
                <w:color w:val="0000FF"/>
                <w:vertAlign w:val="superscript"/>
                <w:lang w:val="zh-Hans"/>
              </w:rPr>
              <w:t>1</w:t>
            </w:r>
            <w:r>
              <w:rPr>
                <w:color w:val="0000FF"/>
                <w:vertAlign w:val="superscript"/>
                <w:lang w:val="zh-Hans"/>
              </w:rPr>
              <w:t>）</w:t>
            </w:r>
          </w:p>
        </w:tc>
        <w:tc>
          <w:tcPr>
            <w:tcW w:w="253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385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49" w:hRule="atLeast"/>
        </w:trPr>
        <w:tc>
          <w:tcPr>
            <w:tcW w:w="291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34</w:t>
            </w:r>
            <w:r>
              <w:rPr>
                <w:rFonts w:eastAsia="" w:eastAsiaTheme="minorEastAsia"/>
                <w:sz w:val="19"/>
                <w:lang w:val="zh-Hans"/>
              </w:rPr>
              <w:t>h</w:t>
            </w:r>
          </w:p>
        </w:tc>
        <w:tc>
          <w:tcPr>
            <w:tcW w:w="253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S2MM_DMASR</w:t>
            </w:r>
          </w:p>
        </w:tc>
        <w:tc>
          <w:tcPr>
            <w:tcW w:w="385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S2MM DMA </w:t>
            </w:r>
            <w:r>
              <w:rPr>
                <w:sz w:val="19"/>
                <w:lang w:val="zh-Hans"/>
              </w:rPr>
              <w:t>状态寄存器</w:t>
            </w:r>
          </w:p>
        </w:tc>
      </w:tr>
      <w:tr>
        <w:trPr>
          <w:trHeight w:val="350"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38</w:t>
            </w:r>
            <w:r>
              <w:rPr>
                <w:rFonts w:eastAsia="" w:eastAsiaTheme="minorEastAsia"/>
                <w:sz w:val="19"/>
                <w:lang w:val="zh-Hans"/>
              </w:rPr>
              <w:t>h</w:t>
            </w:r>
            <w:r>
              <w:rPr>
                <w:sz w:val="19"/>
                <w:lang w:val="zh-Hans"/>
              </w:rPr>
              <w:t xml:space="preserve"> – 44</w:t>
            </w:r>
            <w:r>
              <w:rPr>
                <w:rFonts w:eastAsia=""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保留</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不适用</w:t>
            </w:r>
          </w:p>
        </w:tc>
      </w:tr>
      <w:tr>
        <w:trPr>
          <w:trHeight w:val="581"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48</w:t>
            </w:r>
            <w:r>
              <w:rPr>
                <w:rFonts w:eastAsia=""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S2MM_DA</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S2MM </w:t>
            </w:r>
            <w:r>
              <w:rPr>
                <w:sz w:val="19"/>
                <w:lang w:val="zh-Hans"/>
              </w:rPr>
              <w:t xml:space="preserve">目标地址。较低的 </w:t>
            </w:r>
            <w:r>
              <w:rPr>
                <w:sz w:val="19"/>
                <w:lang w:val="zh-Hans"/>
              </w:rPr>
              <w:t xml:space="preserve">32 </w:t>
            </w:r>
            <w:r>
              <w:rPr>
                <w:sz w:val="19"/>
                <w:lang w:val="zh-Hans"/>
              </w:rPr>
              <w:t>位地址。</w:t>
            </w:r>
          </w:p>
        </w:tc>
      </w:tr>
      <w:tr>
        <w:trPr>
          <w:trHeight w:val="580"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4</w:t>
            </w:r>
            <w:r>
              <w:rPr>
                <w:rFonts w:eastAsia=""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S2MM_DA_MSB</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S2MM </w:t>
            </w:r>
            <w:r>
              <w:rPr>
                <w:sz w:val="19"/>
                <w:lang w:val="zh-Hans"/>
              </w:rPr>
              <w:t xml:space="preserve">目标地址。上部 </w:t>
            </w:r>
            <w:r>
              <w:rPr>
                <w:sz w:val="19"/>
                <w:lang w:val="zh-Hans"/>
              </w:rPr>
              <w:t xml:space="preserve">32 </w:t>
            </w:r>
            <w:r>
              <w:rPr>
                <w:sz w:val="19"/>
                <w:lang w:val="zh-Hans"/>
              </w:rPr>
              <w:t>位地址。</w:t>
            </w:r>
          </w:p>
        </w:tc>
      </w:tr>
      <w:tr>
        <w:trPr>
          <w:trHeight w:val="350" w:hRule="atLeast"/>
        </w:trPr>
        <w:tc>
          <w:tcPr>
            <w:tcW w:w="291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rFonts w:eastAsia="" w:eastAsiaTheme="minorEastAsia"/>
              </w:rPr>
            </w:pPr>
            <w:r>
              <w:rPr>
                <w:sz w:val="19"/>
                <w:lang w:val="zh-Hans"/>
              </w:rPr>
              <w:t>58</w:t>
            </w:r>
            <w:r>
              <w:rPr>
                <w:rFonts w:eastAsia="" w:eastAsiaTheme="minorEastAsia"/>
                <w:sz w:val="19"/>
                <w:lang w:val="zh-Hans"/>
              </w:rPr>
              <w:t>h</w:t>
            </w:r>
          </w:p>
        </w:tc>
        <w:tc>
          <w:tcPr>
            <w:tcW w:w="25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S2MM_LENGTH</w:t>
            </w:r>
          </w:p>
        </w:tc>
        <w:tc>
          <w:tcPr>
            <w:tcW w:w="385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S2MM </w:t>
            </w:r>
            <w:r>
              <w:rPr>
                <w:sz w:val="19"/>
                <w:lang w:val="zh-Hans"/>
              </w:rPr>
              <w:t>缓冲区长度（字节）</w:t>
            </w:r>
          </w:p>
        </w:tc>
      </w:tr>
    </w:tbl>
    <w:p>
      <w:pPr>
        <w:pStyle w:val="Normal"/>
        <w:spacing w:lineRule="auto" w:line="259" w:before="0" w:after="0"/>
        <w:ind w:left="785" w:right="0" w:hanging="10"/>
        <w:jc w:val="left"/>
        <w:rPr/>
      </w:pPr>
      <w:r>
        <w:rPr>
          <w:b/>
          <w:sz w:val="18"/>
          <w:lang w:val="zh-Hans"/>
        </w:rPr>
        <w:t xml:space="preserve">笔记： </w:t>
      </w:r>
    </w:p>
    <w:p>
      <w:pPr>
        <w:pStyle w:val="Normal"/>
        <w:spacing w:lineRule="auto" w:line="218" w:before="0" w:after="666"/>
        <w:ind w:left="775" w:right="0" w:hanging="0"/>
        <w:rPr/>
      </w:pPr>
      <w:r>
        <w:rPr>
          <w:sz w:val="17"/>
          <w:lang w:val="zh-Hans"/>
        </w:rPr>
        <w:t xml:space="preserve">1. </w:t>
      </w:r>
      <w:r>
        <w:rPr>
          <w:sz w:val="17"/>
          <w:lang w:val="zh-Hans"/>
        </w:rPr>
        <w:t>地址空间偏移量相对于</w:t>
      </w:r>
      <w:r>
        <w:rPr>
          <w:sz w:val="17"/>
          <w:lang w:val="zh-Hans"/>
        </w:rPr>
        <w:t>C_BASEADDR</w:t>
      </w:r>
      <w:r>
        <w:rPr>
          <w:sz w:val="17"/>
          <w:lang w:val="zh-Hans"/>
        </w:rPr>
        <w:t xml:space="preserve">分配。 </w:t>
      </w:r>
    </w:p>
    <w:p>
      <w:pPr>
        <w:pStyle w:val="3"/>
        <w:spacing w:before="0" w:after="152"/>
        <w:ind w:left="755" w:right="67" w:hanging="10"/>
        <w:rPr>
          <w:rFonts w:eastAsia="" w:eastAsiaTheme="minorEastAsia"/>
        </w:rPr>
      </w:pPr>
      <w:r>
        <w:rPr>
          <w:lang w:val="zh-Hans"/>
        </w:rPr>
        <w:t>内存映射</w:t>
      </w:r>
      <w:r>
        <w:rPr>
          <w:rFonts w:ascii="宋体" w:hAnsi="宋体" w:cs="宋体" w:eastAsia="宋体"/>
          <w:lang w:val="zh-Hans"/>
        </w:rPr>
        <w:t>到</w:t>
      </w:r>
      <w:r>
        <w:rPr>
          <w:lang w:val="zh-Hans"/>
        </w:rPr>
        <w:t>流寄存器详细信息</w:t>
      </w:r>
    </w:p>
    <w:p>
      <w:pPr>
        <w:pStyle w:val="4"/>
        <w:ind w:left="755" w:right="67" w:hanging="10"/>
        <w:rPr/>
      </w:pPr>
      <w:r>
        <w:rPr>
          <w:lang w:val="zh-Hans"/>
        </w:rPr>
        <w:t>注册访问类型说明</w:t>
      </w:r>
    </w:p>
    <w:p>
      <w:pPr>
        <w:pStyle w:val="Normal"/>
        <w:numPr>
          <w:ilvl w:val="0"/>
          <w:numId w:val="7"/>
        </w:numPr>
        <w:spacing w:before="0" w:after="143"/>
        <w:ind w:left="1105" w:right="43" w:hanging="360"/>
        <w:rPr/>
      </w:pPr>
      <w:r>
        <w:rPr>
          <w:lang w:val="zh-Hans"/>
        </w:rPr>
        <w:t xml:space="preserve">RO = </w:t>
      </w:r>
      <w:r>
        <w:rPr>
          <w:lang w:val="zh-Hans"/>
        </w:rPr>
        <w:t>只读。写作没有效果</w:t>
      </w:r>
    </w:p>
    <w:p>
      <w:pPr>
        <w:pStyle w:val="Normal"/>
        <w:numPr>
          <w:ilvl w:val="0"/>
          <w:numId w:val="7"/>
        </w:numPr>
        <w:spacing w:before="0" w:after="143"/>
        <w:ind w:left="1105" w:right="43" w:hanging="360"/>
        <w:rPr/>
      </w:pPr>
      <w:r>
        <w:rPr>
          <w:lang w:val="zh-Hans"/>
        </w:rPr>
        <w:t xml:space="preserve">R/W = </w:t>
      </w:r>
      <w:r>
        <w:rPr>
          <w:lang w:val="zh-Hans"/>
        </w:rPr>
        <w:t>可读写</w:t>
      </w:r>
    </w:p>
    <w:p>
      <w:pPr>
        <w:pStyle w:val="Normal"/>
        <w:numPr>
          <w:ilvl w:val="0"/>
          <w:numId w:val="7"/>
        </w:numPr>
        <w:spacing w:before="0" w:after="324"/>
        <w:ind w:left="1105" w:right="43" w:hanging="360"/>
        <w:rPr/>
      </w:pPr>
      <w:r>
        <w:rPr>
          <w:lang w:val="zh-Hans"/>
        </w:rPr>
        <w:t xml:space="preserve">R/WC = </w:t>
      </w:r>
      <w:r>
        <w:rPr>
          <w:lang w:val="zh-Hans"/>
        </w:rPr>
        <w:t>读</w:t>
      </w:r>
      <w:r>
        <w:rPr>
          <w:lang w:val="zh-Hans"/>
        </w:rPr>
        <w:t>/</w:t>
      </w:r>
      <w:r>
        <w:rPr>
          <w:lang w:val="zh-Hans"/>
        </w:rPr>
        <w:t>写清除</w:t>
      </w:r>
    </w:p>
    <w:p>
      <w:pPr>
        <w:pStyle w:val="4"/>
        <w:ind w:left="755" w:right="67" w:hanging="10"/>
        <w:rPr/>
      </w:pPr>
      <w:r>
        <w:rPr>
          <w:lang w:val="zh-Hans"/>
        </w:rPr>
        <w:t>MM2S_DMACR</w:t>
      </w:r>
      <w:r>
        <w:rPr>
          <w:lang w:val="zh-Hans"/>
        </w:rPr>
        <w:t>（</w:t>
      </w:r>
      <w:r>
        <w:rPr>
          <w:lang w:val="zh-Hans"/>
        </w:rPr>
        <w:t xml:space="preserve">MM2S DMA </w:t>
      </w:r>
      <w:r>
        <w:rPr>
          <w:lang w:val="zh-Hans"/>
        </w:rPr>
        <w:t xml:space="preserve">控制寄存器 – 偏移 </w:t>
      </w:r>
      <w:r>
        <w:rPr>
          <w:lang w:val="zh-Hans"/>
        </w:rPr>
        <w:t>00h</w:t>
      </w:r>
      <w:r>
        <w:rPr>
          <w:lang w:val="zh-Hans"/>
        </w:rPr>
        <w:t xml:space="preserve">） </w:t>
      </w:r>
    </w:p>
    <w:p>
      <w:pPr>
        <w:pStyle w:val="Normal"/>
        <w:spacing w:before="0" w:after="84"/>
        <w:ind w:left="748" w:right="43" w:hanging="3"/>
        <w:rPr/>
      </w:pPr>
      <w:r>
        <w:rPr>
          <w:lang w:val="zh-Hans"/>
        </w:rPr>
        <w:t xml:space="preserve">此寄存器提供对内存映射到流 </w:t>
      </w:r>
      <w:r>
        <w:rPr>
          <w:lang w:val="zh-Hans"/>
        </w:rPr>
        <w:t xml:space="preserve">DMA </w:t>
      </w:r>
      <w:r>
        <w:rPr>
          <w:lang w:val="zh-Hans"/>
        </w:rPr>
        <w:t>通道的控制。</w:t>
      </w:r>
    </w:p>
    <w:p>
      <w:pPr>
        <w:pStyle w:val="Normal"/>
        <w:spacing w:lineRule="auto" w:line="264" w:before="0" w:after="89"/>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w:t>
      </w:r>
    </w:p>
    <w:p>
      <w:pPr>
        <w:pStyle w:val="Normal"/>
        <w:spacing w:lineRule="auto" w:line="259" w:before="0" w:after="0"/>
        <w:ind w:left="378" w:right="0" w:hanging="0"/>
        <w:jc w:val="center"/>
        <w:rPr/>
      </w:pPr>
      <w:r>
        <w:rPr>
          <w:sz w:val="14"/>
          <w:lang w:val="zh-Hans"/>
        </w:rPr>
        <w:t>Dly_IrqEN</w:t>
      </w:r>
    </w:p>
    <w:p>
      <w:pPr>
        <w:pStyle w:val="Normal"/>
        <w:spacing w:lineRule="auto" w:line="259" w:before="0" w:after="0"/>
        <w:ind w:left="626" w:right="0" w:hanging="0"/>
        <w:jc w:val="left"/>
        <w:rPr/>
      </w:pPr>
      <w:r>
        <w:rPr/>
        <mc:AlternateContent>
          <mc:Choice Requires="wpg">
            <w:drawing>
              <wp:inline distT="0" distB="0" distL="0" distR="0" wp14:anchorId="08C99DE9">
                <wp:extent cx="5059680" cy="630555"/>
                <wp:effectExtent l="0" t="0" r="0" b="0"/>
                <wp:docPr id="23" name="形状16"/>
                <a:graphic xmlns:a="http://schemas.openxmlformats.org/drawingml/2006/main">
                  <a:graphicData uri="http://schemas.microsoft.com/office/word/2010/wordprocessingGroup">
                    <wpg:wgp>
                      <wpg:cNvGrpSpPr/>
                      <wpg:grpSpPr>
                        <a:xfrm>
                          <a:off x="0" y="0"/>
                          <a:ext cx="5059080" cy="630000"/>
                        </a:xfrm>
                      </wpg:grpSpPr>
                      <wps:wsp>
                        <wps:cNvSpPr/>
                        <wps:spPr>
                          <a:xfrm>
                            <a:off x="2520360" y="212040"/>
                            <a:ext cx="155520" cy="119880"/>
                          </a:xfrm>
                          <a:custGeom>
                            <a:avLst/>
                            <a:gdLst/>
                            <a:ahLst/>
                            <a:rect l="l" t="t" r="r" b="b"/>
                            <a:pathLst>
                              <a:path w="159289" h="125475">
                                <a:moveTo>
                                  <a:pt x="0" y="0"/>
                                </a:moveTo>
                                <a:lnTo>
                                  <a:pt x="159289" y="0"/>
                                </a:lnTo>
                                <a:lnTo>
                                  <a:pt x="159289"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2834640" y="212040"/>
                            <a:ext cx="151200" cy="119880"/>
                          </a:xfrm>
                          <a:custGeom>
                            <a:avLst/>
                            <a:gdLst/>
                            <a:ahLst/>
                            <a:rect l="l" t="t" r="r" b="b"/>
                            <a:pathLst>
                              <a:path w="155056" h="125475">
                                <a:moveTo>
                                  <a:pt x="0" y="0"/>
                                </a:moveTo>
                                <a:lnTo>
                                  <a:pt x="155056" y="0"/>
                                </a:lnTo>
                                <a:lnTo>
                                  <a:pt x="155056"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2989080" y="212040"/>
                            <a:ext cx="151920" cy="119880"/>
                          </a:xfrm>
                          <a:custGeom>
                            <a:avLst/>
                            <a:gdLst/>
                            <a:ahLst/>
                            <a:rect l="l" t="t" r="r" b="b"/>
                            <a:pathLst>
                              <a:path w="155461" h="125475">
                                <a:moveTo>
                                  <a:pt x="0" y="0"/>
                                </a:moveTo>
                                <a:lnTo>
                                  <a:pt x="155461" y="0"/>
                                </a:lnTo>
                                <a:lnTo>
                                  <a:pt x="155461"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2679120" y="212040"/>
                            <a:ext cx="153000" cy="119880"/>
                          </a:xfrm>
                          <a:custGeom>
                            <a:avLst/>
                            <a:gdLst/>
                            <a:ahLst/>
                            <a:rect l="l" t="t" r="r" b="b"/>
                            <a:pathLst>
                              <a:path w="156054" h="125475">
                                <a:moveTo>
                                  <a:pt x="0" y="0"/>
                                </a:moveTo>
                                <a:lnTo>
                                  <a:pt x="156054" y="0"/>
                                </a:lnTo>
                                <a:lnTo>
                                  <a:pt x="156054"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0" y="212040"/>
                            <a:ext cx="1264320" cy="119880"/>
                          </a:xfrm>
                          <a:custGeom>
                            <a:avLst/>
                            <a:gdLst/>
                            <a:ahLst/>
                            <a:rect l="l" t="t" r="r" b="b"/>
                            <a:pathLst>
                              <a:path w="1269601" h="125487">
                                <a:moveTo>
                                  <a:pt x="0" y="0"/>
                                </a:moveTo>
                                <a:lnTo>
                                  <a:pt x="1269601" y="0"/>
                                </a:lnTo>
                                <a:lnTo>
                                  <a:pt x="1269601" y="125487"/>
                                </a:lnTo>
                                <a:lnTo>
                                  <a:pt x="0" y="125487"/>
                                </a:lnTo>
                                <a:close/>
                              </a:path>
                            </a:pathLst>
                          </a:custGeom>
                          <a:noFill/>
                          <a:ln cap="rnd" w="9000">
                            <a:solidFill>
                              <a:srgbClr val="ffffff"/>
                            </a:solidFill>
                            <a:round/>
                          </a:ln>
                        </wps:spPr>
                        <wps:style>
                          <a:lnRef idx="1"/>
                          <a:fillRef idx="0"/>
                          <a:effectRef idx="0"/>
                          <a:fontRef idx="minor"/>
                        </wps:style>
                        <wps:bodyPr/>
                      </wps:wsp>
                      <wps:wsp>
                        <wps:cNvSpPr/>
                        <wps:spPr>
                          <a:xfrm>
                            <a:off x="1270080" y="212040"/>
                            <a:ext cx="1247040" cy="119880"/>
                          </a:xfrm>
                          <a:custGeom>
                            <a:avLst/>
                            <a:gdLst/>
                            <a:ahLst/>
                            <a:rect l="l" t="t" r="r" b="b"/>
                            <a:pathLst>
                              <a:path w="1254324" h="125475">
                                <a:moveTo>
                                  <a:pt x="0" y="0"/>
                                </a:moveTo>
                                <a:lnTo>
                                  <a:pt x="1254324" y="0"/>
                                </a:lnTo>
                                <a:lnTo>
                                  <a:pt x="1254324"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5040" y="371520"/>
                            <a:ext cx="1259280" cy="58320"/>
                          </a:xfrm>
                          <a:custGeom>
                            <a:avLst/>
                            <a:gdLst/>
                            <a:ahLst/>
                            <a:rect l="l" t="t" r="r" b="b"/>
                            <a:pathLst>
                              <a:path w="1264446" h="62675">
                                <a:moveTo>
                                  <a:pt x="0" y="0"/>
                                </a:moveTo>
                                <a:cubicBezTo>
                                  <a:pt x="0" y="17309"/>
                                  <a:pt x="28355" y="31402"/>
                                  <a:pt x="63180" y="31402"/>
                                </a:cubicBezTo>
                                <a:lnTo>
                                  <a:pt x="569049" y="31402"/>
                                </a:lnTo>
                                <a:cubicBezTo>
                                  <a:pt x="603874" y="31402"/>
                                  <a:pt x="632229" y="45379"/>
                                  <a:pt x="632229" y="62675"/>
                                </a:cubicBezTo>
                                <a:cubicBezTo>
                                  <a:pt x="632229" y="45379"/>
                                  <a:pt x="660584" y="31402"/>
                                  <a:pt x="695396" y="31402"/>
                                </a:cubicBezTo>
                                <a:lnTo>
                                  <a:pt x="1201266" y="31402"/>
                                </a:lnTo>
                                <a:cubicBezTo>
                                  <a:pt x="1236091" y="31402"/>
                                  <a:pt x="1264446" y="17309"/>
                                  <a:pt x="1264446" y="0"/>
                                </a:cubicBezTo>
                              </a:path>
                            </a:pathLst>
                          </a:custGeom>
                          <a:noFill/>
                          <a:ln cap="rnd" w="9000">
                            <a:solidFill>
                              <a:srgbClr val="ffffff"/>
                            </a:solidFill>
                            <a:round/>
                          </a:ln>
                        </wps:spPr>
                        <wps:style>
                          <a:lnRef idx="1"/>
                          <a:fillRef idx="0"/>
                          <a:effectRef idx="0"/>
                          <a:fontRef idx="minor"/>
                        </wps:style>
                        <wps:bodyPr/>
                      </wps:wsp>
                      <wps:wsp>
                        <wps:cNvSpPr/>
                        <wps:spPr>
                          <a:xfrm>
                            <a:off x="1267920" y="370800"/>
                            <a:ext cx="1249200" cy="58320"/>
                          </a:xfrm>
                          <a:custGeom>
                            <a:avLst/>
                            <a:gdLst/>
                            <a:ahLst/>
                            <a:rect l="l" t="t" r="r" b="b"/>
                            <a:pathLst>
                              <a:path w="1256055" h="62675">
                                <a:moveTo>
                                  <a:pt x="0" y="0"/>
                                </a:moveTo>
                                <a:cubicBezTo>
                                  <a:pt x="0" y="17309"/>
                                  <a:pt x="28355" y="31401"/>
                                  <a:pt x="63180" y="31401"/>
                                </a:cubicBezTo>
                                <a:lnTo>
                                  <a:pt x="564854" y="31401"/>
                                </a:lnTo>
                                <a:cubicBezTo>
                                  <a:pt x="599780" y="31401"/>
                                  <a:pt x="628021" y="45379"/>
                                  <a:pt x="628021" y="62675"/>
                                </a:cubicBezTo>
                                <a:cubicBezTo>
                                  <a:pt x="628021" y="45379"/>
                                  <a:pt x="656376" y="31401"/>
                                  <a:pt x="691201" y="31401"/>
                                </a:cubicBezTo>
                                <a:lnTo>
                                  <a:pt x="1192876" y="31401"/>
                                </a:lnTo>
                                <a:cubicBezTo>
                                  <a:pt x="1227814" y="31401"/>
                                  <a:pt x="1256055" y="17309"/>
                                  <a:pt x="1256055" y="0"/>
                                </a:cubicBezTo>
                              </a:path>
                            </a:pathLst>
                          </a:custGeom>
                          <a:noFill/>
                          <a:ln cap="rnd" w="9000">
                            <a:solidFill>
                              <a:srgbClr val="ffffff"/>
                            </a:solidFill>
                            <a:round/>
                          </a:ln>
                        </wps:spPr>
                        <wps:style>
                          <a:lnRef idx="1"/>
                          <a:fillRef idx="0"/>
                          <a:effectRef idx="0"/>
                          <a:fontRef idx="minor"/>
                        </wps:style>
                        <wps:bodyPr/>
                      </wps:wsp>
                      <wps:wsp>
                        <wps:cNvSpPr/>
                        <wps:spPr>
                          <a:xfrm>
                            <a:off x="1267920" y="187200"/>
                            <a:ext cx="720" cy="181080"/>
                          </a:xfrm>
                          <a:custGeom>
                            <a:avLst/>
                            <a:gdLst/>
                            <a:ahLst/>
                            <a:rect l="l" t="t" r="r" b="b"/>
                            <a:pathLst>
                              <a:path w="0" h="188242">
                                <a:moveTo>
                                  <a:pt x="0" y="0"/>
                                </a:moveTo>
                                <a:lnTo>
                                  <a:pt x="0" y="188242"/>
                                </a:lnTo>
                              </a:path>
                            </a:pathLst>
                          </a:custGeom>
                          <a:noFill/>
                          <a:ln cap="rnd" w="9000">
                            <a:solidFill>
                              <a:srgbClr val="ffffff"/>
                            </a:solidFill>
                            <a:round/>
                          </a:ln>
                        </wps:spPr>
                        <wps:style>
                          <a:lnRef idx="1"/>
                          <a:fillRef idx="0"/>
                          <a:effectRef idx="0"/>
                          <a:fontRef idx="minor"/>
                        </wps:style>
                        <wps:bodyPr/>
                      </wps:wsp>
                      <wps:wsp>
                        <wps:cNvSpPr/>
                        <wps:spPr>
                          <a:xfrm>
                            <a:off x="2520360" y="181080"/>
                            <a:ext cx="720" cy="181080"/>
                          </a:xfrm>
                          <a:custGeom>
                            <a:avLst/>
                            <a:gdLst/>
                            <a:ahLst/>
                            <a:rect l="l" t="t" r="r" b="b"/>
                            <a:pathLst>
                              <a:path w="0" h="188255">
                                <a:moveTo>
                                  <a:pt x="0" y="0"/>
                                </a:moveTo>
                                <a:lnTo>
                                  <a:pt x="0" y="188255"/>
                                </a:lnTo>
                              </a:path>
                            </a:pathLst>
                          </a:custGeom>
                          <a:noFill/>
                          <a:ln cap="rnd" w="9000">
                            <a:solidFill>
                              <a:srgbClr val="ffffff"/>
                            </a:solidFill>
                            <a:round/>
                          </a:ln>
                        </wps:spPr>
                        <wps:style>
                          <a:lnRef idx="1"/>
                          <a:fillRef idx="0"/>
                          <a:effectRef idx="0"/>
                          <a:fontRef idx="minor"/>
                        </wps:style>
                        <wps:bodyPr/>
                      </wps:wsp>
                      <wps:wsp>
                        <wps:cNvSpPr/>
                        <wps:spPr>
                          <a:xfrm>
                            <a:off x="3143160" y="212040"/>
                            <a:ext cx="1419120" cy="119880"/>
                          </a:xfrm>
                          <a:custGeom>
                            <a:avLst/>
                            <a:gdLst/>
                            <a:ahLst/>
                            <a:rect l="l" t="t" r="r" b="b"/>
                            <a:pathLst>
                              <a:path w="1424026" h="125475">
                                <a:moveTo>
                                  <a:pt x="0" y="0"/>
                                </a:moveTo>
                                <a:lnTo>
                                  <a:pt x="1424026" y="0"/>
                                </a:lnTo>
                                <a:lnTo>
                                  <a:pt x="1424026"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4726440" y="212040"/>
                            <a:ext cx="157320" cy="119880"/>
                          </a:xfrm>
                          <a:custGeom>
                            <a:avLst/>
                            <a:gdLst/>
                            <a:ahLst/>
                            <a:rect l="l" t="t" r="r" b="b"/>
                            <a:pathLst>
                              <a:path w="161099" h="125472">
                                <a:moveTo>
                                  <a:pt x="0" y="0"/>
                                </a:moveTo>
                                <a:lnTo>
                                  <a:pt x="161099" y="0"/>
                                </a:lnTo>
                                <a:lnTo>
                                  <a:pt x="161099" y="125472"/>
                                </a:lnTo>
                                <a:lnTo>
                                  <a:pt x="0" y="125472"/>
                                </a:lnTo>
                                <a:lnTo>
                                  <a:pt x="0" y="0"/>
                                </a:lnTo>
                              </a:path>
                            </a:pathLst>
                          </a:custGeom>
                          <a:solidFill>
                            <a:srgbClr val="d8d8d8"/>
                          </a:solidFill>
                          <a:ln>
                            <a:noFill/>
                          </a:ln>
                        </wps:spPr>
                        <wps:style>
                          <a:lnRef idx="0"/>
                          <a:fillRef idx="0"/>
                          <a:effectRef idx="0"/>
                          <a:fontRef idx="minor"/>
                        </wps:style>
                        <wps:bodyPr/>
                      </wps:wsp>
                      <wps:wsp>
                        <wps:cNvSpPr/>
                        <wps:spPr>
                          <a:xfrm>
                            <a:off x="4726440" y="212040"/>
                            <a:ext cx="157320" cy="119880"/>
                          </a:xfrm>
                          <a:custGeom>
                            <a:avLst/>
                            <a:gdLst/>
                            <a:ahLst/>
                            <a:rect l="l" t="t" r="r" b="b"/>
                            <a:pathLst>
                              <a:path w="161109" h="125475">
                                <a:moveTo>
                                  <a:pt x="0" y="0"/>
                                </a:moveTo>
                                <a:lnTo>
                                  <a:pt x="161109" y="0"/>
                                </a:lnTo>
                                <a:lnTo>
                                  <a:pt x="161109" y="125475"/>
                                </a:lnTo>
                                <a:lnTo>
                                  <a:pt x="0" y="125475"/>
                                </a:lnTo>
                                <a:close/>
                              </a:path>
                            </a:pathLst>
                          </a:custGeom>
                          <a:noFill/>
                          <a:ln w="9000">
                            <a:solidFill>
                              <a:srgbClr val="ffffff"/>
                            </a:solidFill>
                          </a:ln>
                        </wps:spPr>
                        <wps:style>
                          <a:lnRef idx="1"/>
                          <a:fillRef idx="0"/>
                          <a:effectRef idx="0"/>
                          <a:fontRef idx="minor"/>
                        </wps:style>
                        <wps:bodyPr/>
                      </wps:wsp>
                      <wps:wsp>
                        <wps:cNvSpPr/>
                        <wps:spPr>
                          <a:xfrm>
                            <a:off x="4887000" y="212040"/>
                            <a:ext cx="155520" cy="119880"/>
                          </a:xfrm>
                          <a:custGeom>
                            <a:avLst/>
                            <a:gdLst/>
                            <a:ahLst/>
                            <a:rect l="l" t="t" r="r" b="b"/>
                            <a:pathLst>
                              <a:path w="159593" h="125475">
                                <a:moveTo>
                                  <a:pt x="0" y="0"/>
                                </a:moveTo>
                                <a:lnTo>
                                  <a:pt x="159593" y="0"/>
                                </a:lnTo>
                                <a:lnTo>
                                  <a:pt x="159593"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4565520" y="212040"/>
                            <a:ext cx="158040" cy="119880"/>
                          </a:xfrm>
                          <a:custGeom>
                            <a:avLst/>
                            <a:gdLst/>
                            <a:ahLst/>
                            <a:rect l="l" t="t" r="r" b="b"/>
                            <a:pathLst>
                              <a:path w="161134" h="125475">
                                <a:moveTo>
                                  <a:pt x="0" y="0"/>
                                </a:moveTo>
                                <a:lnTo>
                                  <a:pt x="161134" y="0"/>
                                </a:lnTo>
                                <a:lnTo>
                                  <a:pt x="161134" y="125475"/>
                                </a:lnTo>
                                <a:lnTo>
                                  <a:pt x="0" y="125475"/>
                                </a:lnTo>
                                <a:close/>
                              </a:path>
                            </a:pathLst>
                          </a:custGeom>
                          <a:noFill/>
                          <a:ln cap="rnd" w="9000">
                            <a:solidFill>
                              <a:srgbClr val="ffffff"/>
                            </a:solidFill>
                            <a:round/>
                          </a:ln>
                        </wps:spPr>
                        <wps:style>
                          <a:lnRef idx="1"/>
                          <a:fillRef idx="0"/>
                          <a:effectRef idx="0"/>
                          <a:fontRef idx="minor"/>
                        </wps:style>
                        <wps:bodyPr/>
                      </wps:wsp>
                      <wps:wsp>
                        <wps:cNvSpPr/>
                        <wps:spPr>
                          <a:xfrm>
                            <a:off x="3143160" y="341640"/>
                            <a:ext cx="1112400" cy="88200"/>
                          </a:xfrm>
                          <a:custGeom>
                            <a:avLst/>
                            <a:gdLst/>
                            <a:ahLst/>
                            <a:rect l="l" t="t" r="r" b="b"/>
                            <a:pathLst>
                              <a:path w="1116428" h="94076">
                                <a:moveTo>
                                  <a:pt x="1116428" y="0"/>
                                </a:moveTo>
                                <a:cubicBezTo>
                                  <a:pt x="1116428" y="26129"/>
                                  <a:pt x="1095780" y="46987"/>
                                  <a:pt x="1069915" y="46987"/>
                                </a:cubicBezTo>
                                <a:lnTo>
                                  <a:pt x="604771" y="46987"/>
                                </a:lnTo>
                                <a:cubicBezTo>
                                  <a:pt x="579246" y="46987"/>
                                  <a:pt x="558271" y="68292"/>
                                  <a:pt x="558271" y="94076"/>
                                </a:cubicBezTo>
                                <a:cubicBezTo>
                                  <a:pt x="558271" y="68292"/>
                                  <a:pt x="537510" y="46987"/>
                                  <a:pt x="511644" y="46987"/>
                                </a:cubicBezTo>
                                <a:lnTo>
                                  <a:pt x="46500" y="46987"/>
                                </a:lnTo>
                                <a:cubicBezTo>
                                  <a:pt x="20976" y="46987"/>
                                  <a:pt x="0" y="26129"/>
                                  <a:pt x="0" y="0"/>
                                </a:cubicBezTo>
                              </a:path>
                            </a:pathLst>
                          </a:custGeom>
                          <a:noFill/>
                          <a:ln cap="rnd" w="9000">
                            <a:solidFill>
                              <a:srgbClr val="ffffff"/>
                            </a:solidFill>
                            <a:round/>
                          </a:ln>
                        </wps:spPr>
                        <wps:style>
                          <a:lnRef idx="1"/>
                          <a:fillRef idx="0"/>
                          <a:effectRef idx="0"/>
                          <a:fontRef idx="minor"/>
                        </wps:style>
                        <wps:bodyPr/>
                      </wps:wsp>
                      <wps:wsp>
                        <wps:cNvSpPr/>
                        <wps:spPr>
                          <a:xfrm>
                            <a:off x="3779640" y="181080"/>
                            <a:ext cx="720" cy="181080"/>
                          </a:xfrm>
                          <a:custGeom>
                            <a:avLst/>
                            <a:gdLst/>
                            <a:ahLst/>
                            <a:rect l="l" t="t" r="r" b="b"/>
                            <a:pathLst>
                              <a:path w="0" h="188255">
                                <a:moveTo>
                                  <a:pt x="0" y="0"/>
                                </a:moveTo>
                                <a:lnTo>
                                  <a:pt x="0" y="188255"/>
                                </a:lnTo>
                              </a:path>
                            </a:pathLst>
                          </a:custGeom>
                          <a:noFill/>
                          <a:ln cap="rnd" w="9000">
                            <a:solidFill>
                              <a:srgbClr val="ffffff"/>
                            </a:solidFill>
                            <a:round/>
                          </a:ln>
                        </wps:spPr>
                        <wps:style>
                          <a:lnRef idx="1"/>
                          <a:fillRef idx="0"/>
                          <a:effectRef idx="0"/>
                          <a:fontRef idx="minor"/>
                        </wps:style>
                        <wps:bodyPr/>
                      </wps:wsp>
                      <wps:wsp>
                        <wps:cNvSpPr/>
                        <wps:spPr>
                          <a:xfrm>
                            <a:off x="3143160" y="192240"/>
                            <a:ext cx="720" cy="180360"/>
                          </a:xfrm>
                          <a:custGeom>
                            <a:avLst/>
                            <a:gdLst/>
                            <a:ahLst/>
                            <a:rect l="l" t="t" r="r" b="b"/>
                            <a:pathLst>
                              <a:path w="0" h="188254">
                                <a:moveTo>
                                  <a:pt x="0" y="0"/>
                                </a:moveTo>
                                <a:lnTo>
                                  <a:pt x="0" y="188254"/>
                                </a:lnTo>
                              </a:path>
                            </a:pathLst>
                          </a:custGeom>
                          <a:noFill/>
                          <a:ln cap="rnd" w="9000">
                            <a:solidFill>
                              <a:srgbClr val="ffffff"/>
                            </a:solidFill>
                            <a:round/>
                          </a:ln>
                        </wps:spPr>
                        <wps:style>
                          <a:lnRef idx="1"/>
                          <a:fillRef idx="0"/>
                          <a:effectRef idx="0"/>
                          <a:fontRef idx="minor"/>
                        </wps:style>
                        <wps:bodyPr/>
                      </wps:wsp>
                      <wps:wsp>
                        <wps:cNvSpPr/>
                        <wps:spPr>
                          <a:xfrm>
                            <a:off x="439920" y="523080"/>
                            <a:ext cx="51804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IRQDelay</w:t>
                              </w:r>
                            </w:p>
                          </w:txbxContent>
                        </wps:txbx>
                        <wps:bodyPr lIns="0" rIns="0" tIns="0" bIns="0">
                          <a:noAutofit/>
                        </wps:bodyPr>
                      </wps:wsp>
                      <wps:wsp>
                        <wps:cNvSpPr/>
                        <wps:spPr>
                          <a:xfrm>
                            <a:off x="1323360" y="236160"/>
                            <a:ext cx="13032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23</w:t>
                              </w:r>
                            </w:p>
                          </w:txbxContent>
                        </wps:txbx>
                        <wps:bodyPr lIns="0" rIns="0" tIns="0" bIns="0">
                          <a:noAutofit/>
                        </wps:bodyPr>
                      </wps:wsp>
                      <wps:wsp>
                        <wps:cNvSpPr/>
                        <wps:spPr>
                          <a:xfrm>
                            <a:off x="1109880" y="236160"/>
                            <a:ext cx="13032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24</w:t>
                              </w:r>
                            </w:p>
                          </w:txbxContent>
                        </wps:txbx>
                        <wps:bodyPr lIns="0" rIns="0" tIns="0" bIns="0">
                          <a:noAutofit/>
                        </wps:bodyPr>
                      </wps:wsp>
                      <wps:wsp>
                        <wps:cNvSpPr/>
                        <wps:spPr>
                          <a:xfrm>
                            <a:off x="58320" y="236160"/>
                            <a:ext cx="13032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31</w:t>
                              </w:r>
                            </w:p>
                          </w:txbxContent>
                        </wps:txbx>
                        <wps:bodyPr lIns="0" rIns="0" tIns="0" bIns="0">
                          <a:noAutofit/>
                        </wps:bodyPr>
                      </wps:wsp>
                      <wps:wsp>
                        <wps:cNvSpPr/>
                        <wps:spPr>
                          <a:xfrm>
                            <a:off x="2547720" y="523080"/>
                            <a:ext cx="62532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ERR_IrqEN</w:t>
                              </w:r>
                            </w:p>
                          </w:txbxContent>
                        </wps:txbx>
                        <wps:bodyPr lIns="0" rIns="0" tIns="0" bIns="0">
                          <a:noAutofit/>
                        </wps:bodyPr>
                      </wps:wsp>
                      <wps:wsp>
                        <wps:cNvSpPr/>
                        <wps:spPr>
                          <a:xfrm>
                            <a:off x="1626840" y="523080"/>
                            <a:ext cx="74628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IRQThreshold</w:t>
                              </w:r>
                            </w:p>
                          </w:txbxContent>
                        </wps:txbx>
                        <wps:bodyPr lIns="0" rIns="0" tIns="0" bIns="0">
                          <a:noAutofit/>
                        </wps:bodyPr>
                      </wps:wsp>
                      <wps:wsp>
                        <wps:cNvSpPr/>
                        <wps:spPr>
                          <a:xfrm>
                            <a:off x="2616840" y="94680"/>
                            <a:ext cx="720" cy="34200"/>
                          </a:xfrm>
                          <a:custGeom>
                            <a:avLst/>
                            <a:gdLst/>
                            <a:ahLst/>
                            <a:rect l="l" t="t" r="r" b="b"/>
                            <a:pathLst>
                              <a:path w="0" h="38843">
                                <a:moveTo>
                                  <a:pt x="0" y="0"/>
                                </a:moveTo>
                                <a:lnTo>
                                  <a:pt x="0" y="38843"/>
                                </a:lnTo>
                              </a:path>
                            </a:pathLst>
                          </a:custGeom>
                          <a:noFill/>
                          <a:ln cap="rnd" w="5760">
                            <a:solidFill>
                              <a:srgbClr val="ffffff"/>
                            </a:solidFill>
                            <a:round/>
                          </a:ln>
                        </wps:spPr>
                        <wps:style>
                          <a:lnRef idx="1"/>
                          <a:fillRef idx="0"/>
                          <a:effectRef idx="0"/>
                          <a:fontRef idx="minor"/>
                        </wps:style>
                        <wps:bodyPr/>
                      </wps:wsp>
                      <wps:wsp>
                        <wps:cNvSpPr/>
                        <wps:spPr>
                          <a:xfrm>
                            <a:off x="2590920" y="132120"/>
                            <a:ext cx="48240" cy="76680"/>
                          </a:xfrm>
                          <a:custGeom>
                            <a:avLst/>
                            <a:gdLst/>
                            <a:ahLst/>
                            <a:rect l="l" t="t" r="r" b="b"/>
                            <a:pathLst>
                              <a:path w="52172" h="79058">
                                <a:moveTo>
                                  <a:pt x="0" y="0"/>
                                </a:moveTo>
                                <a:lnTo>
                                  <a:pt x="52172" y="0"/>
                                </a:lnTo>
                                <a:lnTo>
                                  <a:pt x="26086" y="79058"/>
                                </a:lnTo>
                                <a:lnTo>
                                  <a:pt x="0" y="0"/>
                                </a:lnTo>
                                <a:close/>
                              </a:path>
                            </a:pathLst>
                          </a:custGeom>
                          <a:solidFill>
                            <a:srgbClr val="000000"/>
                          </a:solidFill>
                          <a:ln>
                            <a:noFill/>
                          </a:ln>
                        </wps:spPr>
                        <wps:style>
                          <a:lnRef idx="0"/>
                          <a:fillRef idx="0"/>
                          <a:effectRef idx="0"/>
                          <a:fontRef idx="minor"/>
                        </wps:style>
                        <wps:bodyPr/>
                      </wps:wsp>
                      <wps:wsp>
                        <wps:cNvSpPr/>
                        <wps:spPr>
                          <a:xfrm>
                            <a:off x="2776320" y="431640"/>
                            <a:ext cx="720" cy="59760"/>
                          </a:xfrm>
                          <a:custGeom>
                            <a:avLst/>
                            <a:gdLst/>
                            <a:ahLst/>
                            <a:rect l="l" t="t" r="r" b="b"/>
                            <a:pathLst>
                              <a:path w="0" h="61756">
                                <a:moveTo>
                                  <a:pt x="0" y="61756"/>
                                </a:moveTo>
                                <a:lnTo>
                                  <a:pt x="0" y="0"/>
                                </a:lnTo>
                              </a:path>
                            </a:pathLst>
                          </a:custGeom>
                          <a:noFill/>
                          <a:ln cap="rnd" w="5760">
                            <a:solidFill>
                              <a:srgbClr val="ffffff"/>
                            </a:solidFill>
                            <a:round/>
                          </a:ln>
                        </wps:spPr>
                        <wps:style>
                          <a:lnRef idx="1"/>
                          <a:fillRef idx="0"/>
                          <a:effectRef idx="0"/>
                          <a:fontRef idx="minor"/>
                        </wps:style>
                        <wps:bodyPr/>
                      </wps:wsp>
                      <wps:wsp>
                        <wps:cNvSpPr/>
                        <wps:spPr>
                          <a:xfrm>
                            <a:off x="2749680" y="354960"/>
                            <a:ext cx="48960" cy="74160"/>
                          </a:xfrm>
                          <a:custGeom>
                            <a:avLst/>
                            <a:gdLst/>
                            <a:ah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fillRef idx="0"/>
                          <a:effectRef idx="0"/>
                          <a:fontRef idx="minor"/>
                        </wps:style>
                        <wps:bodyPr/>
                      </wps:wsp>
                      <wps:wsp>
                        <wps:cNvSpPr/>
                        <wps:spPr>
                          <a:xfrm>
                            <a:off x="3058920" y="432360"/>
                            <a:ext cx="720" cy="182880"/>
                          </a:xfrm>
                          <a:custGeom>
                            <a:avLst/>
                            <a:gdLst/>
                            <a:ahLst/>
                            <a:rect l="l" t="t" r="r" b="b"/>
                            <a:pathLst>
                              <a:path w="0" h="187221">
                                <a:moveTo>
                                  <a:pt x="0" y="187221"/>
                                </a:moveTo>
                                <a:lnTo>
                                  <a:pt x="0" y="0"/>
                                </a:lnTo>
                              </a:path>
                            </a:pathLst>
                          </a:custGeom>
                          <a:noFill/>
                          <a:ln cap="rnd" w="5760">
                            <a:solidFill>
                              <a:srgbClr val="ffffff"/>
                            </a:solidFill>
                            <a:round/>
                          </a:ln>
                        </wps:spPr>
                        <wps:style>
                          <a:lnRef idx="1"/>
                          <a:fillRef idx="0"/>
                          <a:effectRef idx="0"/>
                          <a:fontRef idx="minor"/>
                        </wps:style>
                        <wps:bodyPr/>
                      </wps:wsp>
                      <wps:wsp>
                        <wps:cNvSpPr/>
                        <wps:spPr>
                          <a:xfrm>
                            <a:off x="3033360" y="354960"/>
                            <a:ext cx="48240" cy="74160"/>
                          </a:xfrm>
                          <a:custGeom>
                            <a:avLst/>
                            <a:gdLst/>
                            <a:ah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fillRef idx="0"/>
                          <a:effectRef idx="0"/>
                          <a:fontRef idx="minor"/>
                        </wps:style>
                        <wps:bodyPr/>
                      </wps:wsp>
                      <wps:wsp>
                        <wps:cNvSpPr/>
                        <wps:spPr>
                          <a:xfrm>
                            <a:off x="3882240" y="429120"/>
                            <a:ext cx="330840" cy="109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907000" y="0"/>
                            <a:ext cx="720" cy="128880"/>
                          </a:xfrm>
                          <a:custGeom>
                            <a:avLst/>
                            <a:gdLst/>
                            <a:ahLst/>
                            <a:rect l="l" t="t" r="r" b="b"/>
                            <a:pathLst>
                              <a:path w="0" h="135205">
                                <a:moveTo>
                                  <a:pt x="0" y="0"/>
                                </a:moveTo>
                                <a:lnTo>
                                  <a:pt x="0" y="135205"/>
                                </a:lnTo>
                              </a:path>
                            </a:pathLst>
                          </a:custGeom>
                          <a:noFill/>
                          <a:ln cap="rnd" w="5760">
                            <a:solidFill>
                              <a:srgbClr val="ffffff"/>
                            </a:solidFill>
                            <a:round/>
                          </a:ln>
                        </wps:spPr>
                        <wps:style>
                          <a:lnRef idx="1"/>
                          <a:fillRef idx="0"/>
                          <a:effectRef idx="0"/>
                          <a:fontRef idx="minor"/>
                        </wps:style>
                        <wps:bodyPr/>
                      </wps:wsp>
                      <wps:wsp>
                        <wps:cNvSpPr/>
                        <wps:spPr>
                          <a:xfrm>
                            <a:off x="2881080" y="132120"/>
                            <a:ext cx="48960" cy="76680"/>
                          </a:xfrm>
                          <a:custGeom>
                            <a:avLst/>
                            <a:gdLst/>
                            <a:ahLst/>
                            <a:rect l="l" t="t" r="r" b="b"/>
                            <a:pathLst>
                              <a:path w="52172" h="79058">
                                <a:moveTo>
                                  <a:pt x="0" y="0"/>
                                </a:moveTo>
                                <a:lnTo>
                                  <a:pt x="52172" y="0"/>
                                </a:lnTo>
                                <a:lnTo>
                                  <a:pt x="26086" y="79058"/>
                                </a:lnTo>
                                <a:lnTo>
                                  <a:pt x="0" y="0"/>
                                </a:lnTo>
                                <a:close/>
                              </a:path>
                            </a:pathLst>
                          </a:custGeom>
                          <a:solidFill>
                            <a:srgbClr val="000000"/>
                          </a:solidFill>
                          <a:ln>
                            <a:noFill/>
                          </a:ln>
                        </wps:spPr>
                        <wps:style>
                          <a:lnRef idx="0"/>
                          <a:fillRef idx="0"/>
                          <a:effectRef idx="0"/>
                          <a:fontRef idx="minor"/>
                        </wps:style>
                        <wps:bodyPr/>
                      </wps:wsp>
                      <wps:wsp>
                        <wps:cNvSpPr/>
                        <wps:spPr>
                          <a:xfrm>
                            <a:off x="4537080" y="483840"/>
                            <a:ext cx="31104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重置</w:t>
                              </w:r>
                            </w:p>
                          </w:txbxContent>
                        </wps:txbx>
                        <wps:bodyPr lIns="0" rIns="0" tIns="0" bIns="0">
                          <a:noAutofit/>
                        </wps:bodyPr>
                      </wps:wsp>
                      <wps:wsp>
                        <wps:cNvSpPr/>
                        <wps:spPr>
                          <a:xfrm>
                            <a:off x="4895280" y="483840"/>
                            <a:ext cx="16380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RS</w:t>
                              </w:r>
                            </w:p>
                          </w:txbxContent>
                        </wps:txbx>
                        <wps:bodyPr lIns="0" rIns="0" tIns="0" bIns="0">
                          <a:noAutofit/>
                        </wps:bodyPr>
                      </wps:wsp>
                      <wps:wsp>
                        <wps:cNvSpPr/>
                        <wps:spPr>
                          <a:xfrm>
                            <a:off x="4323600" y="431640"/>
                            <a:ext cx="720" cy="134640"/>
                          </a:xfrm>
                          <a:custGeom>
                            <a:avLst/>
                            <a:gdLst/>
                            <a:ahLst/>
                            <a:rect l="l" t="t" r="r" b="b"/>
                            <a:pathLst>
                              <a:path w="0" h="138179">
                                <a:moveTo>
                                  <a:pt x="0" y="138179"/>
                                </a:moveTo>
                                <a:lnTo>
                                  <a:pt x="0" y="0"/>
                                </a:lnTo>
                              </a:path>
                            </a:pathLst>
                          </a:custGeom>
                          <a:noFill/>
                          <a:ln cap="rnd" w="5760">
                            <a:solidFill>
                              <a:srgbClr val="ffffff"/>
                            </a:solidFill>
                            <a:round/>
                          </a:ln>
                        </wps:spPr>
                        <wps:style>
                          <a:lnRef idx="1"/>
                          <a:fillRef idx="0"/>
                          <a:effectRef idx="0"/>
                          <a:fontRef idx="minor"/>
                        </wps:style>
                        <wps:bodyPr/>
                      </wps:wsp>
                      <wps:wsp>
                        <wps:cNvSpPr/>
                        <wps:spPr>
                          <a:xfrm>
                            <a:off x="4297680" y="354960"/>
                            <a:ext cx="48240" cy="74160"/>
                          </a:xfrm>
                          <a:custGeom>
                            <a:avLst/>
                            <a:gdLst/>
                            <a:ah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fillRef idx="0"/>
                          <a:effectRef idx="0"/>
                          <a:fontRef idx="minor"/>
                        </wps:style>
                        <wps:bodyPr/>
                      </wps:wsp>
                      <wps:wsp>
                        <wps:cNvSpPr/>
                        <wps:spPr>
                          <a:xfrm>
                            <a:off x="4638600" y="423720"/>
                            <a:ext cx="720" cy="39960"/>
                          </a:xfrm>
                          <a:custGeom>
                            <a:avLst/>
                            <a:gdLst/>
                            <a:ahLst/>
                            <a:rect l="l" t="t" r="r" b="b"/>
                            <a:pathLst>
                              <a:path w="0" h="44574">
                                <a:moveTo>
                                  <a:pt x="0" y="44574"/>
                                </a:moveTo>
                                <a:lnTo>
                                  <a:pt x="0" y="0"/>
                                </a:lnTo>
                              </a:path>
                            </a:pathLst>
                          </a:custGeom>
                          <a:noFill/>
                          <a:ln cap="rnd" w="5760">
                            <a:solidFill>
                              <a:srgbClr val="ffffff"/>
                            </a:solidFill>
                            <a:round/>
                          </a:ln>
                        </wps:spPr>
                        <wps:style>
                          <a:lnRef idx="1"/>
                          <a:fillRef idx="0"/>
                          <a:effectRef idx="0"/>
                          <a:fontRef idx="minor"/>
                        </wps:style>
                        <wps:bodyPr/>
                      </wps:wsp>
                      <wps:wsp>
                        <wps:cNvSpPr/>
                        <wps:spPr>
                          <a:xfrm>
                            <a:off x="4612680" y="345600"/>
                            <a:ext cx="48960" cy="74880"/>
                          </a:xfrm>
                          <a:custGeom>
                            <a:avLst/>
                            <a:gdLst/>
                            <a:ah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fillRef idx="0"/>
                          <a:effectRef idx="0"/>
                          <a:fontRef idx="minor"/>
                        </wps:style>
                        <wps:bodyPr/>
                      </wps:wsp>
                      <wps:wsp>
                        <wps:cNvSpPr/>
                        <wps:spPr>
                          <a:xfrm>
                            <a:off x="4954320" y="423720"/>
                            <a:ext cx="720" cy="39960"/>
                          </a:xfrm>
                          <a:custGeom>
                            <a:avLst/>
                            <a:gdLst/>
                            <a:ahLst/>
                            <a:rect l="l" t="t" r="r" b="b"/>
                            <a:pathLst>
                              <a:path w="0" h="44574">
                                <a:moveTo>
                                  <a:pt x="0" y="44574"/>
                                </a:moveTo>
                                <a:lnTo>
                                  <a:pt x="0" y="0"/>
                                </a:lnTo>
                              </a:path>
                            </a:pathLst>
                          </a:custGeom>
                          <a:noFill/>
                          <a:ln cap="rnd" w="5760">
                            <a:solidFill>
                              <a:srgbClr val="ffffff"/>
                            </a:solidFill>
                            <a:round/>
                          </a:ln>
                        </wps:spPr>
                        <wps:style>
                          <a:lnRef idx="1"/>
                          <a:fillRef idx="0"/>
                          <a:effectRef idx="0"/>
                          <a:fontRef idx="minor"/>
                        </wps:style>
                        <wps:bodyPr/>
                      </wps:wsp>
                      <wps:wsp>
                        <wps:cNvSpPr/>
                        <wps:spPr>
                          <a:xfrm>
                            <a:off x="4928400" y="345600"/>
                            <a:ext cx="48240" cy="74880"/>
                          </a:xfrm>
                          <a:custGeom>
                            <a:avLst/>
                            <a:gdLst/>
                            <a:ahLst/>
                            <a:rect l="l" t="t" r="r" b="b"/>
                            <a:pathLst>
                              <a:path w="52172" h="79058">
                                <a:moveTo>
                                  <a:pt x="26086" y="0"/>
                                </a:moveTo>
                                <a:lnTo>
                                  <a:pt x="52172" y="79058"/>
                                </a:lnTo>
                                <a:lnTo>
                                  <a:pt x="0" y="79058"/>
                                </a:lnTo>
                                <a:lnTo>
                                  <a:pt x="26086" y="0"/>
                                </a:lnTo>
                                <a:close/>
                              </a:path>
                            </a:pathLst>
                          </a:custGeom>
                          <a:solidFill>
                            <a:srgbClr val="000000"/>
                          </a:solidFill>
                          <a:ln>
                            <a:noFill/>
                          </a:ln>
                        </wps:spPr>
                        <wps:style>
                          <a:lnRef idx="0"/>
                          <a:fillRef idx="0"/>
                          <a:effectRef idx="0"/>
                          <a:fontRef idx="minor"/>
                        </wps:style>
                        <wps:bodyPr/>
                      </wps:wsp>
                      <wps:wsp>
                        <wps:cNvSpPr/>
                        <wps:spPr>
                          <a:xfrm>
                            <a:off x="4286160" y="10800"/>
                            <a:ext cx="43164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钥匙孔</w:t>
                              </w:r>
                            </w:p>
                          </w:txbxContent>
                        </wps:txbx>
                        <wps:bodyPr lIns="0" rIns="0" tIns="0" bIns="0">
                          <a:noAutofit/>
                        </wps:bodyPr>
                      </wps:wsp>
                      <wps:wsp>
                        <wps:cNvSpPr/>
                        <wps:spPr>
                          <a:xfrm>
                            <a:off x="4489920" y="94680"/>
                            <a:ext cx="720" cy="34200"/>
                          </a:xfrm>
                          <a:custGeom>
                            <a:avLst/>
                            <a:gdLst/>
                            <a:ahLst/>
                            <a:rect l="l" t="t" r="r" b="b"/>
                            <a:pathLst>
                              <a:path w="0" h="38843">
                                <a:moveTo>
                                  <a:pt x="0" y="0"/>
                                </a:moveTo>
                                <a:lnTo>
                                  <a:pt x="0" y="38843"/>
                                </a:lnTo>
                              </a:path>
                            </a:pathLst>
                          </a:custGeom>
                          <a:noFill/>
                          <a:ln cap="rnd" w="5760">
                            <a:solidFill>
                              <a:srgbClr val="ffffff"/>
                            </a:solidFill>
                            <a:round/>
                          </a:ln>
                        </wps:spPr>
                        <wps:style>
                          <a:lnRef idx="1"/>
                          <a:fillRef idx="0"/>
                          <a:effectRef idx="0"/>
                          <a:fontRef idx="minor"/>
                        </wps:style>
                        <wps:bodyPr/>
                      </wps:wsp>
                      <wps:wsp>
                        <wps:cNvSpPr/>
                        <wps:spPr>
                          <a:xfrm>
                            <a:off x="4464000" y="132120"/>
                            <a:ext cx="48960" cy="76680"/>
                          </a:xfrm>
                          <a:custGeom>
                            <a:avLst/>
                            <a:gdLst/>
                            <a:ahLst/>
                            <a:rect l="l" t="t" r="r" b="b"/>
                            <a:pathLst>
                              <a:path w="52172" h="79058">
                                <a:moveTo>
                                  <a:pt x="0" y="0"/>
                                </a:moveTo>
                                <a:lnTo>
                                  <a:pt x="52172" y="0"/>
                                </a:lnTo>
                                <a:lnTo>
                                  <a:pt x="26086" y="79058"/>
                                </a:lnTo>
                                <a:lnTo>
                                  <a:pt x="0" y="0"/>
                                </a:lnTo>
                                <a:close/>
                              </a:path>
                            </a:pathLst>
                          </a:custGeom>
                          <a:solidFill>
                            <a:srgbClr val="000000"/>
                          </a:solidFill>
                          <a:ln>
                            <a:noFill/>
                          </a:ln>
                        </wps:spPr>
                        <wps:style>
                          <a:lnRef idx="0"/>
                          <a:fillRef idx="0"/>
                          <a:effectRef idx="0"/>
                          <a:fontRef idx="minor"/>
                        </wps:style>
                        <wps:bodyPr/>
                      </wps:wsp>
                      <wps:wsp>
                        <wps:cNvSpPr/>
                        <wps:spPr>
                          <a:xfrm>
                            <a:off x="4809600" y="94680"/>
                            <a:ext cx="720" cy="34200"/>
                          </a:xfrm>
                          <a:custGeom>
                            <a:avLst/>
                            <a:gdLst/>
                            <a:ahLst/>
                            <a:rect l="l" t="t" r="r" b="b"/>
                            <a:pathLst>
                              <a:path w="0" h="38843">
                                <a:moveTo>
                                  <a:pt x="0" y="0"/>
                                </a:moveTo>
                                <a:lnTo>
                                  <a:pt x="0" y="38843"/>
                                </a:lnTo>
                              </a:path>
                            </a:pathLst>
                          </a:custGeom>
                          <a:noFill/>
                          <a:ln cap="rnd" w="5760">
                            <a:solidFill>
                              <a:srgbClr val="ffffff"/>
                            </a:solidFill>
                            <a:round/>
                          </a:ln>
                        </wps:spPr>
                        <wps:style>
                          <a:lnRef idx="1"/>
                          <a:fillRef idx="0"/>
                          <a:effectRef idx="0"/>
                          <a:fontRef idx="minor"/>
                        </wps:style>
                        <wps:bodyPr/>
                      </wps:wsp>
                      <wps:wsp>
                        <wps:cNvSpPr/>
                        <wps:spPr>
                          <a:xfrm>
                            <a:off x="4783320" y="132120"/>
                            <a:ext cx="48960" cy="76680"/>
                          </a:xfrm>
                          <a:custGeom>
                            <a:avLst/>
                            <a:gdLst/>
                            <a:ahLst/>
                            <a:rect l="l" t="t" r="r" b="b"/>
                            <a:pathLst>
                              <a:path w="52172" h="79058">
                                <a:moveTo>
                                  <a:pt x="0" y="0"/>
                                </a:moveTo>
                                <a:lnTo>
                                  <a:pt x="52172" y="0"/>
                                </a:lnTo>
                                <a:lnTo>
                                  <a:pt x="26086" y="79058"/>
                                </a:lnTo>
                                <a:lnTo>
                                  <a:pt x="0" y="0"/>
                                </a:lnTo>
                                <a:close/>
                              </a:path>
                            </a:pathLst>
                          </a:custGeom>
                          <a:solidFill>
                            <a:srgbClr val="000000"/>
                          </a:solidFill>
                          <a:ln>
                            <a:noFill/>
                          </a:ln>
                        </wps:spPr>
                        <wps:style>
                          <a:lnRef idx="0"/>
                          <a:fillRef idx="0"/>
                          <a:effectRef idx="0"/>
                          <a:fontRef idx="minor"/>
                        </wps:style>
                        <wps:bodyPr/>
                      </wps:wsp>
                      <wps:wsp>
                        <wps:cNvSpPr/>
                        <wps:spPr>
                          <a:xfrm>
                            <a:off x="2465640" y="10800"/>
                            <a:ext cx="33156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374200" y="236160"/>
                            <a:ext cx="97920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1615141312</w:t>
                              </w:r>
                            </w:p>
                          </w:txbxContent>
                        </wps:txbx>
                        <wps:bodyPr lIns="0" rIns="0" tIns="0" bIns="0">
                          <a:noAutofit/>
                        </wps:bodyPr>
                      </wps:wsp>
                      <wps:wsp>
                        <wps:cNvSpPr/>
                        <wps:spPr>
                          <a:xfrm>
                            <a:off x="4302720" y="236160"/>
                            <a:ext cx="6336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4</w:t>
                              </w:r>
                            </w:p>
                          </w:txbxContent>
                        </wps:txbx>
                        <wps:bodyPr lIns="0" rIns="0" tIns="0" bIns="0">
                          <a:noAutofit/>
                        </wps:bodyPr>
                      </wps:wsp>
                      <wps:wsp>
                        <wps:cNvSpPr/>
                        <wps:spPr>
                          <a:xfrm>
                            <a:off x="4460400" y="236160"/>
                            <a:ext cx="6408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w:t>
                              </w:r>
                            </w:p>
                          </w:txbxContent>
                        </wps:txbx>
                        <wps:bodyPr lIns="0" rIns="0" tIns="0" bIns="0">
                          <a:noAutofit/>
                        </wps:bodyPr>
                      </wps:wsp>
                      <wps:wsp>
                        <wps:cNvSpPr/>
                        <wps:spPr>
                          <a:xfrm>
                            <a:off x="4618440" y="236160"/>
                            <a:ext cx="6408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w:t>
                              </w:r>
                            </w:p>
                          </w:txbxContent>
                        </wps:txbx>
                        <wps:bodyPr lIns="0" rIns="0" tIns="0" bIns="0">
                          <a:noAutofit/>
                        </wps:bodyPr>
                      </wps:wsp>
                      <wps:wsp>
                        <wps:cNvSpPr/>
                        <wps:spPr>
                          <a:xfrm>
                            <a:off x="4782240" y="236160"/>
                            <a:ext cx="6408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w:t>
                              </w:r>
                            </w:p>
                          </w:txbxContent>
                        </wps:txbx>
                        <wps:bodyPr lIns="0" rIns="0" tIns="0" bIns="0">
                          <a:noAutofit/>
                        </wps:bodyPr>
                      </wps:wsp>
                      <wps:wsp>
                        <wps:cNvSpPr/>
                        <wps:spPr>
                          <a:xfrm>
                            <a:off x="4944240" y="236160"/>
                            <a:ext cx="6336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wps:txbx>
                        <wps:bodyPr lIns="0" rIns="0" tIns="0" bIns="0">
                          <a:noAutofit/>
                        </wps:bodyPr>
                      </wps:wsp>
                      <wps:wsp>
                        <wps:cNvSpPr/>
                        <wps:spPr>
                          <a:xfrm>
                            <a:off x="4653360" y="10800"/>
                            <a:ext cx="33084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4169520" y="240840"/>
                            <a:ext cx="6408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5</w:t>
                              </w:r>
                            </w:p>
                          </w:txbxContent>
                        </wps:txbx>
                        <wps:bodyPr lIns="0" rIns="0" tIns="0" bIns="0">
                          <a:noAutofit/>
                        </wps:bodyPr>
                      </wps:wsp>
                      <wps:wsp>
                        <wps:cNvSpPr/>
                        <wps:spPr>
                          <a:xfrm>
                            <a:off x="4021920" y="240840"/>
                            <a:ext cx="6408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6</w:t>
                              </w:r>
                            </w:p>
                          </w:txbxContent>
                        </wps:txbx>
                        <wps:bodyPr lIns="0" rIns="0" tIns="0" bIns="0">
                          <a:noAutofit/>
                        </wps:bodyPr>
                      </wps:wsp>
                      <wps:wsp>
                        <wps:cNvSpPr/>
                        <wps:spPr>
                          <a:xfrm>
                            <a:off x="3843000" y="240840"/>
                            <a:ext cx="6336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7</w:t>
                              </w:r>
                            </w:p>
                          </w:txbxContent>
                        </wps:txbx>
                        <wps:bodyPr lIns="0" rIns="0" tIns="0" bIns="0">
                          <a:noAutofit/>
                        </wps:bodyPr>
                      </wps:wsp>
                      <wps:wsp>
                        <wps:cNvSpPr/>
                        <wps:spPr>
                          <a:xfrm>
                            <a:off x="3675240" y="240840"/>
                            <a:ext cx="6336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8</w:t>
                              </w:r>
                            </w:p>
                          </w:txbxContent>
                        </wps:txbx>
                        <wps:bodyPr lIns="0" rIns="0" tIns="0" bIns="0">
                          <a:noAutofit/>
                        </wps:bodyPr>
                      </wps:wsp>
                      <wps:wsp>
                        <wps:cNvSpPr/>
                        <wps:spPr>
                          <a:xfrm>
                            <a:off x="3530520" y="240840"/>
                            <a:ext cx="6408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9</w:t>
                              </w:r>
                            </w:p>
                          </w:txbxContent>
                        </wps:txbx>
                        <wps:bodyPr lIns="0" rIns="0" tIns="0" bIns="0">
                          <a:noAutofit/>
                        </wps:bodyPr>
                      </wps:wsp>
                      <wps:wsp>
                        <wps:cNvSpPr/>
                        <wps:spPr>
                          <a:xfrm>
                            <a:off x="3341880" y="240840"/>
                            <a:ext cx="13068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10</w:t>
                              </w:r>
                            </w:p>
                          </w:txbxContent>
                        </wps:txbx>
                        <wps:bodyPr lIns="0" rIns="0" tIns="0" bIns="0">
                          <a:noAutofit/>
                        </wps:bodyPr>
                      </wps:wsp>
                      <wps:wsp>
                        <wps:cNvSpPr/>
                        <wps:spPr>
                          <a:xfrm>
                            <a:off x="3177000" y="240840"/>
                            <a:ext cx="121320" cy="106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11</w:t>
                              </w:r>
                            </w:p>
                          </w:txbxContent>
                        </wps:txbx>
                        <wps:bodyPr lIns="0" rIns="0" tIns="0" bIns="0">
                          <a:noAutofit/>
                        </wps:bodyPr>
                      </wps:wsp>
                      <wps:wsp>
                        <wps:cNvSpPr/>
                        <wps:spPr>
                          <a:xfrm>
                            <a:off x="4257000" y="181080"/>
                            <a:ext cx="720" cy="181080"/>
                          </a:xfrm>
                          <a:custGeom>
                            <a:avLst/>
                            <a:gdLst/>
                            <a:ahLst/>
                            <a:rect l="l" t="t" r="r" b="b"/>
                            <a:pathLst>
                              <a:path w="0" h="188255">
                                <a:moveTo>
                                  <a:pt x="0" y="0"/>
                                </a:moveTo>
                                <a:lnTo>
                                  <a:pt x="0" y="188255"/>
                                </a:lnTo>
                              </a:path>
                            </a:pathLst>
                          </a:custGeom>
                          <a:noFill/>
                          <a:ln cap="rnd" w="9000">
                            <a:solidFill>
                              <a:srgbClr val="ffffff"/>
                            </a:solidFill>
                            <a:round/>
                          </a:ln>
                        </wps:spPr>
                        <wps:style>
                          <a:lnRef idx="1"/>
                          <a:fillRef idx="0"/>
                          <a:effectRef idx="0"/>
                          <a:fontRef idx="minor"/>
                        </wps:style>
                        <wps:bodyPr/>
                      </wps:wsp>
                      <wps:wsp>
                        <wps:cNvSpPr/>
                        <wps:spPr>
                          <a:xfrm>
                            <a:off x="4404960" y="181080"/>
                            <a:ext cx="720" cy="181080"/>
                          </a:xfrm>
                          <a:custGeom>
                            <a:avLst/>
                            <a:gdLst/>
                            <a:ahLst/>
                            <a:rect l="l" t="t" r="r" b="b"/>
                            <a:pathLst>
                              <a:path w="0" h="188255">
                                <a:moveTo>
                                  <a:pt x="0" y="0"/>
                                </a:moveTo>
                                <a:lnTo>
                                  <a:pt x="0" y="188255"/>
                                </a:lnTo>
                              </a:path>
                            </a:pathLst>
                          </a:custGeom>
                          <a:noFill/>
                          <a:ln cap="rnd" w="9000">
                            <a:solidFill>
                              <a:srgbClr val="ffffff"/>
                            </a:solidFill>
                            <a:round/>
                          </a:ln>
                        </wps:spPr>
                        <wps:style>
                          <a:lnRef idx="1"/>
                          <a:fillRef idx="0"/>
                          <a:effectRef idx="0"/>
                          <a:fontRef idx="minor"/>
                        </wps:style>
                        <wps:bodyPr/>
                      </wps:wsp>
                    </wpg:wgp>
                  </a:graphicData>
                </a:graphic>
              </wp:inline>
            </w:drawing>
          </mc:Choice>
          <mc:Fallback>
            <w:pict>
              <v:group id="shape_0" alt="形状16" style="position:absolute;margin-left:0pt;margin-top:-49.65pt;width:398.35pt;height:49.6pt" coordorigin="0,-993" coordsize="7967,992">
                <v:rect id="shape_0" stroked="f" style="position:absolute;left:693;top:-170;width:815;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IRQDelay</w:t>
                        </w:r>
                      </w:p>
                    </w:txbxContent>
                  </v:textbox>
                  <w10:wrap type="square"/>
                  <v:fill o:detectmouseclick="t" on="false"/>
                  <v:stroke color="#3465a4" joinstyle="round" endcap="flat"/>
                </v:rect>
                <v:rect id="shape_0" stroked="f" style="position:absolute;left:2084;top:-621;width:204;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23</w:t>
                        </w:r>
                      </w:p>
                    </w:txbxContent>
                  </v:textbox>
                  <w10:wrap type="square"/>
                  <v:fill o:detectmouseclick="t" on="false"/>
                  <v:stroke color="#3465a4" joinstyle="round" endcap="flat"/>
                </v:rect>
                <v:rect id="shape_0" stroked="f" style="position:absolute;left:1748;top:-621;width:204;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24</w:t>
                        </w:r>
                      </w:p>
                    </w:txbxContent>
                  </v:textbox>
                  <w10:wrap type="square"/>
                  <v:fill o:detectmouseclick="t" on="false"/>
                  <v:stroke color="#3465a4" joinstyle="round" endcap="flat"/>
                </v:rect>
                <v:rect id="shape_0" stroked="f" style="position:absolute;left:92;top:-621;width:204;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4012;top:-170;width:984;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ERR_IrqEN</w:t>
                        </w:r>
                      </w:p>
                    </w:txbxContent>
                  </v:textbox>
                  <w10:wrap type="square"/>
                  <v:fill o:detectmouseclick="t" on="false"/>
                  <v:stroke color="#3465a4" joinstyle="round" endcap="flat"/>
                </v:rect>
                <v:rect id="shape_0" stroked="f" style="position:absolute;left:2562;top:-170;width:1174;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IRQThreshold</w:t>
                        </w:r>
                      </w:p>
                    </w:txbxContent>
                  </v:textbox>
                  <w10:wrap type="square"/>
                  <v:fill o:detectmouseclick="t" on="false"/>
                  <v:stroke color="#3465a4" joinstyle="round" endcap="flat"/>
                </v:rect>
                <v:rect id="shape_0" stroked="f" style="position:absolute;left:6114;top:-317;width:520;height:17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7145;top:-231;width:489;height:16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重置</w:t>
                        </w:r>
                      </w:p>
                    </w:txbxContent>
                  </v:textbox>
                  <w10:wrap type="square"/>
                  <v:fill o:detectmouseclick="t" on="false"/>
                  <v:stroke color="#3465a4" joinstyle="round" endcap="flat"/>
                </v:rect>
                <v:rect id="shape_0" stroked="f" style="position:absolute;left:7709;top:-231;width:257;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RS</w:t>
                        </w:r>
                      </w:p>
                    </w:txbxContent>
                  </v:textbox>
                  <w10:wrap type="square"/>
                  <v:fill o:detectmouseclick="t" on="false"/>
                  <v:stroke color="#3465a4" joinstyle="round" endcap="flat"/>
                </v:rect>
                <v:rect id="shape_0" stroked="f" style="position:absolute;left:6750;top:-976;width:679;height:16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钥匙孔</w:t>
                        </w:r>
                      </w:p>
                    </w:txbxContent>
                  </v:textbox>
                  <w10:wrap type="square"/>
                  <v:fill o:detectmouseclick="t" on="false"/>
                  <v:stroke color="#3465a4" joinstyle="round" endcap="flat"/>
                </v:rect>
                <v:rect id="shape_0" stroked="f" style="position:absolute;left:3883;top:-976;width:521;height:16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3739;top:-621;width:1541;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1615141312</w:t>
                        </w:r>
                      </w:p>
                    </w:txbxContent>
                  </v:textbox>
                  <w10:wrap type="square"/>
                  <v:fill o:detectmouseclick="t" on="false"/>
                  <v:stroke color="#3465a4" joinstyle="round" endcap="flat"/>
                </v:rect>
                <v:rect id="shape_0" stroked="f" style="position:absolute;left:6776;top:-621;width:99;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7024;top:-621;width:100;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7273;top:-621;width:100;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7531;top:-621;width:100;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7786;top:-621;width:99;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7328;top:-976;width:520;height:16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6566;top:-614;width:100;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6334;top:-614;width:100;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052;top:-614;width:99;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7</w:t>
                        </w:r>
                      </w:p>
                    </w:txbxContent>
                  </v:textbox>
                  <w10:wrap type="square"/>
                  <v:fill o:detectmouseclick="t" on="false"/>
                  <v:stroke color="#3465a4" joinstyle="round" endcap="flat"/>
                </v:rect>
                <v:rect id="shape_0" stroked="f" style="position:absolute;left:5788;top:-614;width:99;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8</w:t>
                        </w:r>
                      </w:p>
                    </w:txbxContent>
                  </v:textbox>
                  <w10:wrap type="square"/>
                  <v:fill o:detectmouseclick="t" on="false"/>
                  <v:stroke color="#3465a4" joinstyle="round" endcap="flat"/>
                </v:rect>
                <v:rect id="shape_0" stroked="f" style="position:absolute;left:5560;top:-614;width:100;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9</w:t>
                        </w:r>
                      </w:p>
                    </w:txbxContent>
                  </v:textbox>
                  <w10:wrap type="square"/>
                  <v:fill o:detectmouseclick="t" on="false"/>
                  <v:stroke color="#3465a4" joinstyle="round" endcap="flat"/>
                </v:rect>
                <v:rect id="shape_0" stroked="f" style="position:absolute;left:5263;top:-614;width:205;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10</w:t>
                        </w:r>
                      </w:p>
                    </w:txbxContent>
                  </v:textbox>
                  <w10:wrap type="square"/>
                  <v:fill o:detectmouseclick="t" on="false"/>
                  <v:stroke color="#3465a4" joinstyle="round" endcap="flat"/>
                </v:rect>
                <v:rect id="shape_0" stroked="f" style="position:absolute;left:5003;top:-614;width:190;height:167;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11</w:t>
                        </w:r>
                      </w:p>
                    </w:txbxContent>
                  </v:textbox>
                  <w10:wrap type="square"/>
                  <v:fill o:detectmouseclick="t" on="false"/>
                  <v:stroke color="#3465a4" joinstyle="round" endcap="flat"/>
                </v:rect>
              </v:group>
            </w:pict>
          </mc:Fallback>
        </mc:AlternateContent>
      </w:r>
    </w:p>
    <w:p>
      <w:pPr>
        <w:pStyle w:val="Normal"/>
        <w:spacing w:lineRule="auto" w:line="259" w:before="0" w:after="0"/>
        <w:ind w:left="10" w:right="2021" w:hanging="10"/>
        <w:jc w:val="right"/>
        <w:rPr/>
      </w:pPr>
      <w:r>
        <w:rPr>
          <w:sz w:val="14"/>
          <w:lang w:val="zh-Hans"/>
        </w:rPr>
        <w:t>循环</w:t>
      </w:r>
      <w:r>
        <w:rPr>
          <w:sz w:val="14"/>
          <w:lang w:val="zh-Hans"/>
        </w:rPr>
        <w:t>BD</w:t>
      </w:r>
      <w:r>
        <w:rPr>
          <w:sz w:val="14"/>
          <w:lang w:val="zh-Hans"/>
        </w:rPr>
        <w:t>使能</w:t>
      </w:r>
    </w:p>
    <w:p>
      <w:pPr>
        <w:pStyle w:val="Normal"/>
        <w:tabs>
          <w:tab w:val="clear" w:pos="420"/>
          <w:tab w:val="center" w:pos="5491" w:leader="none"/>
          <w:tab w:val="center" w:pos="8464" w:leader="none"/>
        </w:tabs>
        <w:spacing w:lineRule="auto" w:line="259" w:before="0" w:after="246"/>
        <w:ind w:left="0" w:right="0" w:hanging="0"/>
        <w:jc w:val="left"/>
        <w:rPr/>
      </w:pPr>
      <w:r>
        <w:rPr>
          <w:lang w:val="zh-Hans"/>
        </w:rPr>
        <w:tab/>
      </w:r>
      <w:r>
        <w:rPr>
          <w:sz w:val="14"/>
          <w:lang w:val="zh-Hans"/>
        </w:rPr>
        <w:t>IOC_IrqEN</w:t>
        <w:tab/>
      </w:r>
      <w:r>
        <w:rPr>
          <w:sz w:val="14"/>
          <w:vertAlign w:val="subscript"/>
          <w:lang w:val="zh-Hans"/>
        </w:rPr>
        <w:t>X14563</w:t>
      </w:r>
    </w:p>
    <w:p>
      <w:pPr>
        <w:pStyle w:val="Normal"/>
        <w:tabs>
          <w:tab w:val="clear" w:pos="420"/>
          <w:tab w:val="center" w:pos="3795"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2-2</w:t>
        <w:tab/>
      </w:r>
      <w:r>
        <w:rPr>
          <w:b/>
          <w:lang w:val="zh-Hans"/>
        </w:rPr>
        <w:t>：</w:t>
      </w:r>
      <w:r>
        <w:rPr>
          <w:b/>
          <w:lang w:val="zh-Hans"/>
        </w:rPr>
        <w:t xml:space="preserve">MM2S DMACR </w:t>
      </w:r>
      <w:r>
        <w:rPr>
          <w:b/>
          <w:lang w:val="zh-Hans"/>
        </w:rPr>
        <w:t xml:space="preserve">寄存器 </w:t>
      </w:r>
    </w:p>
    <w:p>
      <w:pPr>
        <w:pStyle w:val="Normal"/>
        <w:tabs>
          <w:tab w:val="clear" w:pos="420"/>
          <w:tab w:val="center" w:pos="2658" w:leader="none"/>
        </w:tabs>
        <w:spacing w:lineRule="auto" w:line="264" w:before="0" w:after="3"/>
        <w:ind w:left="-15" w:right="0" w:hanging="0"/>
        <w:jc w:val="left"/>
        <w:rPr/>
      </w:pPr>
      <w:r>
        <w:rPr>
          <w:i/>
          <w:lang w:val="zh-Hans"/>
        </w:rPr>
        <w:t xml:space="preserve">表 </w:t>
      </w:r>
      <w:r>
        <w:rPr>
          <w:i/>
          <w:lang w:val="zh-Hans"/>
        </w:rPr>
        <w:t>2-6</w:t>
      </w:r>
      <w:r>
        <w:rPr>
          <w:i/>
          <w:lang w:val="zh-Hans"/>
        </w:rPr>
        <w:t>：</w:t>
      </w:r>
      <w:r>
        <w:rPr>
          <w:i/>
          <w:lang w:val="zh-Hans"/>
        </w:rPr>
        <w:tab/>
      </w:r>
      <w:r>
        <w:rPr>
          <w:b/>
          <w:lang w:val="zh-Hans"/>
        </w:rPr>
        <w:t xml:space="preserve">MM2S_DMACR </w:t>
      </w:r>
      <w:r>
        <w:rPr>
          <w:b/>
          <w:lang w:val="zh-Hans"/>
        </w:rPr>
        <w:t>寄存器详细信息</w:t>
      </w:r>
    </w:p>
    <w:tbl>
      <w:tblPr>
        <w:tblStyle w:val="TableGrid"/>
        <w:tblW w:w="10100" w:type="dxa"/>
        <w:jc w:val="left"/>
        <w:tblInd w:w="0" w:type="dxa"/>
        <w:tblCellMar>
          <w:top w:w="82" w:type="dxa"/>
          <w:left w:w="90" w:type="dxa"/>
          <w:bottom w:w="0" w:type="dxa"/>
          <w:right w:w="79" w:type="dxa"/>
        </w:tblCellMar>
        <w:tblLook w:val="04a0" w:noHBand="0" w:noVBand="1" w:firstColumn="1" w:lastRow="0" w:lastColumn="0" w:firstRow="1"/>
      </w:tblPr>
      <w:tblGrid>
        <w:gridCol w:w="963"/>
        <w:gridCol w:w="1420"/>
        <w:gridCol w:w="931"/>
        <w:gridCol w:w="798"/>
        <w:gridCol w:w="5988"/>
      </w:tblGrid>
      <w:tr>
        <w:trPr>
          <w:trHeight w:val="641" w:hRule="atLeast"/>
        </w:trPr>
        <w:tc>
          <w:tcPr>
            <w:tcW w:w="96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42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3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98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4419" w:hRule="atLeast"/>
        </w:trPr>
        <w:tc>
          <w:tcPr>
            <w:tcW w:w="96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142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RS</w:t>
            </w:r>
          </w:p>
        </w:tc>
        <w:tc>
          <w:tcPr>
            <w:tcW w:w="93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988" w:type="dxa"/>
            <w:tcBorders>
              <w:top w:val="single" w:sz="12" w:space="0" w:color="B20838"/>
              <w:left w:val="single" w:sz="2" w:space="0" w:color="000000"/>
              <w:bottom w:val="single" w:sz="2" w:space="0" w:color="000000"/>
              <w:right w:val="single" w:sz="2" w:space="0" w:color="000000"/>
            </w:tcBorders>
          </w:tcPr>
          <w:p>
            <w:pPr>
              <w:pStyle w:val="Normal"/>
              <w:spacing w:lineRule="auto" w:line="216" w:before="0" w:after="82"/>
              <w:ind w:left="0" w:right="0" w:hanging="0"/>
              <w:jc w:val="left"/>
              <w:rPr/>
            </w:pPr>
            <w:r>
              <w:rPr>
                <w:b/>
                <w:bCs/>
                <w:sz w:val="19"/>
                <w:lang w:val="zh-Hans"/>
              </w:rPr>
              <w:t>运行</w:t>
            </w:r>
            <w:r>
              <w:rPr>
                <w:b/>
                <w:bCs/>
                <w:sz w:val="19"/>
                <w:lang w:val="zh-Hans"/>
              </w:rPr>
              <w:t>/</w:t>
            </w:r>
            <w:r>
              <w:rPr>
                <w:b/>
                <w:bCs/>
                <w:sz w:val="19"/>
                <w:lang w:val="zh-Hans"/>
              </w:rPr>
              <w:t>停止控制，用于控制</w:t>
            </w:r>
            <w:r>
              <w:rPr>
                <w:b/>
                <w:bCs/>
                <w:sz w:val="19"/>
                <w:lang w:val="zh-Hans"/>
              </w:rPr>
              <w:t>DMA</w:t>
            </w:r>
            <w:r>
              <w:rPr>
                <w:b/>
                <w:bCs/>
                <w:sz w:val="19"/>
                <w:lang w:val="zh-Hans"/>
              </w:rPr>
              <w:t>通道的运行和停止</w:t>
            </w:r>
            <w:r>
              <w:rPr>
                <w:sz w:val="19"/>
                <w:lang w:val="zh-Hans"/>
              </w:rPr>
              <w:t>。</w:t>
            </w:r>
          </w:p>
          <w:p>
            <w:pPr>
              <w:pStyle w:val="Normal"/>
              <w:numPr>
                <w:ilvl w:val="0"/>
                <w:numId w:val="28"/>
              </w:numPr>
              <w:spacing w:lineRule="auto" w:line="218" w:before="0" w:after="0"/>
              <w:ind w:left="200" w:right="30" w:hanging="200"/>
              <w:jc w:val="left"/>
              <w:rPr/>
            </w:pPr>
            <w:r>
              <w:rPr>
                <w:sz w:val="19"/>
                <w:lang w:val="zh-Hans"/>
              </w:rPr>
              <w:t xml:space="preserve">0 = </w:t>
            </w:r>
            <w:r>
              <w:rPr>
                <w:sz w:val="19"/>
                <w:lang w:val="zh-Hans"/>
              </w:rPr>
              <w:t>停止 – 当前（如果有）</w:t>
            </w:r>
            <w:r>
              <w:rPr>
                <w:sz w:val="19"/>
                <w:lang w:val="zh-Hans"/>
              </w:rPr>
              <w:t xml:space="preserve">DMA </w:t>
            </w:r>
            <w:r>
              <w:rPr>
                <w:sz w:val="19"/>
                <w:lang w:val="zh-Hans"/>
              </w:rPr>
              <w:t>操作完成后，</w:t>
            </w:r>
            <w:r>
              <w:rPr>
                <w:sz w:val="19"/>
                <w:lang w:val="zh-Hans"/>
              </w:rPr>
              <w:t xml:space="preserve">DMA </w:t>
            </w:r>
            <w:r>
              <w:rPr>
                <w:sz w:val="19"/>
                <w:lang w:val="zh-Hans"/>
              </w:rPr>
              <w:t>停止。对于分散</w:t>
            </w:r>
            <w:r>
              <w:rPr>
                <w:sz w:val="19"/>
                <w:lang w:val="zh-Hans"/>
              </w:rPr>
              <w:t>/</w:t>
            </w:r>
            <w:r>
              <w:rPr>
                <w:sz w:val="19"/>
                <w:lang w:val="zh-Hans"/>
              </w:rPr>
              <w:t>聚集模式，挂起的命令</w:t>
            </w:r>
            <w:r>
              <w:rPr>
                <w:sz w:val="19"/>
                <w:lang w:val="zh-Hans"/>
              </w:rPr>
              <w:t>/</w:t>
            </w:r>
            <w:r>
              <w:rPr>
                <w:sz w:val="19"/>
                <w:lang w:val="zh-Hans"/>
              </w:rPr>
              <w:t>传输被刷新或完成。</w:t>
            </w:r>
            <w:r>
              <w:rPr>
                <w:sz w:val="19"/>
                <w:lang w:val="zh-Hans"/>
              </w:rPr>
              <w:t xml:space="preserve">AXI4 </w:t>
            </w:r>
            <w:r>
              <w:rPr>
                <w:sz w:val="19"/>
                <w:lang w:val="zh-Hans"/>
              </w:rPr>
              <w:t xml:space="preserve">流输出可能会提前终止。允许更新队列中的描述符在 引擎停止之前完成对远程内存的更新。 </w:t>
            </w:r>
          </w:p>
          <w:p>
            <w:pPr>
              <w:pStyle w:val="Normal"/>
              <w:spacing w:lineRule="auto" w:line="218" w:before="0" w:after="1"/>
              <w:ind w:left="201" w:right="0" w:hanging="0"/>
              <w:jc w:val="left"/>
              <w:rPr/>
            </w:pPr>
            <w:r>
              <w:rPr>
                <w:sz w:val="19"/>
                <w:lang w:val="zh-Hans"/>
              </w:rPr>
              <w:t>对于直接注册模式，挂起的命令</w:t>
            </w:r>
            <w:r>
              <w:rPr>
                <w:sz w:val="19"/>
                <w:lang w:val="zh-Hans"/>
              </w:rPr>
              <w:t>/</w:t>
            </w:r>
            <w:r>
              <w:rPr>
                <w:sz w:val="19"/>
                <w:lang w:val="zh-Hans"/>
              </w:rPr>
              <w:t>传输将刷新或完成。</w:t>
            </w:r>
            <w:r>
              <w:rPr>
                <w:sz w:val="19"/>
                <w:lang w:val="zh-Hans"/>
              </w:rPr>
              <w:t xml:space="preserve">AXI4 </w:t>
            </w:r>
            <w:r>
              <w:rPr>
                <w:sz w:val="19"/>
                <w:lang w:val="zh-Hans"/>
              </w:rPr>
              <w:t xml:space="preserve">流输出可能会终止。 </w:t>
            </w:r>
          </w:p>
          <w:p>
            <w:pPr>
              <w:pStyle w:val="Normal"/>
              <w:spacing w:lineRule="auto" w:line="218" w:before="0" w:after="80"/>
              <w:ind w:left="201" w:right="0" w:hanging="0"/>
              <w:jc w:val="left"/>
              <w:rPr/>
            </w:pPr>
            <w:r>
              <w:rPr>
                <w:sz w:val="19"/>
                <w:lang w:val="zh-Hans"/>
              </w:rPr>
              <w:t xml:space="preserve">当 </w:t>
            </w:r>
            <w:r>
              <w:rPr>
                <w:sz w:val="19"/>
                <w:lang w:val="zh-Hans"/>
              </w:rPr>
              <w:t xml:space="preserve">DMA </w:t>
            </w:r>
            <w:r>
              <w:rPr>
                <w:sz w:val="19"/>
                <w:lang w:val="zh-Hans"/>
              </w:rPr>
              <w:t>引擎停止时，</w:t>
            </w:r>
            <w:r>
              <w:rPr>
                <w:sz w:val="19"/>
                <w:lang w:val="zh-Hans"/>
              </w:rPr>
              <w:t xml:space="preserve">DMA </w:t>
            </w:r>
            <w:r>
              <w:rPr>
                <w:sz w:val="19"/>
                <w:lang w:val="zh-Hans"/>
              </w:rPr>
              <w:t xml:space="preserve">状态寄存器中的停止位将断言为 </w:t>
            </w:r>
            <w:r>
              <w:rPr>
                <w:sz w:val="19"/>
                <w:lang w:val="zh-Hans"/>
              </w:rPr>
              <w:t>1</w:t>
            </w:r>
            <w:r>
              <w:rPr>
                <w:sz w:val="19"/>
                <w:lang w:val="zh-Hans"/>
              </w:rPr>
              <w:t>。发生错误时，</w:t>
            </w:r>
            <w:r>
              <w:rPr>
                <w:sz w:val="19"/>
                <w:lang w:val="zh-Hans"/>
              </w:rPr>
              <w:t xml:space="preserve">AXI DMA </w:t>
            </w:r>
            <w:r>
              <w:rPr>
                <w:sz w:val="19"/>
                <w:lang w:val="zh-Hans"/>
              </w:rPr>
              <w:t>硬件会清除此位。</w:t>
            </w:r>
            <w:r>
              <w:rPr>
                <w:sz w:val="19"/>
                <w:lang w:val="zh-Hans"/>
              </w:rPr>
              <w:t xml:space="preserve">CPU </w:t>
            </w:r>
            <w:r>
              <w:rPr>
                <w:sz w:val="19"/>
                <w:lang w:val="zh-Hans"/>
              </w:rPr>
              <w:t xml:space="preserve">还可以选择清除此位以停止 </w:t>
            </w:r>
            <w:r>
              <w:rPr>
                <w:sz w:val="19"/>
                <w:lang w:val="zh-Hans"/>
              </w:rPr>
              <w:t xml:space="preserve">DMA </w:t>
            </w:r>
            <w:r>
              <w:rPr>
                <w:sz w:val="19"/>
                <w:lang w:val="zh-Hans"/>
              </w:rPr>
              <w:t>操作。</w:t>
            </w:r>
          </w:p>
          <w:p>
            <w:pPr>
              <w:pStyle w:val="Normal"/>
              <w:numPr>
                <w:ilvl w:val="0"/>
                <w:numId w:val="28"/>
              </w:numPr>
              <w:spacing w:lineRule="auto" w:line="259" w:before="0" w:after="0"/>
              <w:ind w:left="200" w:right="30" w:hanging="200"/>
              <w:jc w:val="left"/>
              <w:rPr/>
            </w:pPr>
            <w:r>
              <w:rPr>
                <w:sz w:val="19"/>
                <w:lang w:val="zh-Hans"/>
              </w:rPr>
              <w:t xml:space="preserve">1 = </w:t>
            </w:r>
            <w:r>
              <w:rPr>
                <w:sz w:val="19"/>
                <w:lang w:val="zh-Hans"/>
              </w:rPr>
              <w:t xml:space="preserve">运行 – 启动 </w:t>
            </w:r>
            <w:r>
              <w:rPr>
                <w:sz w:val="19"/>
                <w:lang w:val="zh-Hans"/>
              </w:rPr>
              <w:t xml:space="preserve">DMA </w:t>
            </w:r>
            <w:r>
              <w:rPr>
                <w:sz w:val="19"/>
                <w:lang w:val="zh-Hans"/>
              </w:rPr>
              <w:t xml:space="preserve">操作。当 </w:t>
            </w:r>
            <w:r>
              <w:rPr>
                <w:sz w:val="19"/>
                <w:lang w:val="zh-Hans"/>
              </w:rPr>
              <w:t xml:space="preserve">DMA </w:t>
            </w:r>
            <w:r>
              <w:rPr>
                <w:sz w:val="19"/>
                <w:lang w:val="zh-Hans"/>
              </w:rPr>
              <w:t>引擎开始操作时，</w:t>
            </w:r>
            <w:r>
              <w:rPr>
                <w:sz w:val="19"/>
                <w:lang w:val="zh-Hans"/>
              </w:rPr>
              <w:t xml:space="preserve">DMA </w:t>
            </w:r>
            <w:r>
              <w:rPr>
                <w:sz w:val="19"/>
                <w:lang w:val="zh-Hans"/>
              </w:rPr>
              <w:t xml:space="preserve">状态寄存器中的停止位将取消断言为 </w:t>
            </w:r>
            <w:r>
              <w:rPr>
                <w:sz w:val="19"/>
                <w:lang w:val="zh-Hans"/>
              </w:rPr>
              <w:t>0</w:t>
            </w:r>
            <w:r>
              <w:rPr>
                <w:sz w:val="19"/>
                <w:lang w:val="zh-Hans"/>
              </w:rPr>
              <w:t>。</w:t>
            </w:r>
          </w:p>
        </w:tc>
      </w:tr>
      <w:tr>
        <w:trPr>
          <w:trHeight w:val="350" w:hRule="atLeast"/>
        </w:trPr>
        <w:tc>
          <w:tcPr>
            <w:tcW w:w="96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1</w:t>
            </w:r>
          </w:p>
        </w:tc>
        <w:tc>
          <w:tcPr>
            <w:tcW w:w="142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9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1</w:t>
            </w:r>
          </w:p>
        </w:tc>
        <w:tc>
          <w:tcPr>
            <w:tcW w:w="79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写入此位不起作用，并且始终读取为 </w:t>
            </w:r>
            <w:r>
              <w:rPr>
                <w:sz w:val="19"/>
                <w:lang w:val="zh-Hans"/>
              </w:rPr>
              <w:t>1</w:t>
            </w:r>
            <w:r>
              <w:rPr>
                <w:sz w:val="19"/>
                <w:lang w:val="zh-Hans"/>
              </w:rPr>
              <w:t>。</w:t>
            </w:r>
          </w:p>
        </w:tc>
      </w:tr>
      <w:tr>
        <w:trPr>
          <w:trHeight w:val="235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w:t>
            </w:r>
          </w:p>
        </w:tc>
        <w:tc>
          <w:tcPr>
            <w:tcW w:w="142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del w:id="8" w:author="未知作者" w:date="2023-05-06T15:22:41Z">
              <w:r>
                <w:rPr>
                  <w:sz w:val="19"/>
                  <w:lang w:val="zh-Hans"/>
                </w:rPr>
                <w:delText>重置</w:delText>
              </w:r>
            </w:del>
            <w:ins w:id="9" w:author="未知作者" w:date="2023-05-06T15:22:41Z">
              <w:r>
                <w:rPr>
                  <w:sz w:val="19"/>
                  <w:lang w:val="zh-Hans"/>
                </w:rPr>
                <w:t>Reset</w:t>
              </w:r>
            </w:ins>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0"/>
              <w:ind w:left="0" w:right="0" w:hanging="0"/>
              <w:rPr/>
            </w:pPr>
            <w:r>
              <w:rPr>
                <w:sz w:val="19"/>
                <w:lang w:val="zh-Hans"/>
              </w:rPr>
              <w:t xml:space="preserve">用于重置 </w:t>
            </w:r>
            <w:r>
              <w:rPr>
                <w:sz w:val="19"/>
                <w:lang w:val="zh-Hans"/>
              </w:rPr>
              <w:t xml:space="preserve">AXI DMA </w:t>
            </w:r>
            <w:r>
              <w:rPr>
                <w:sz w:val="19"/>
                <w:lang w:val="zh-Hans"/>
              </w:rPr>
              <w:t xml:space="preserve">内核的软复位。将此位设置为 </w:t>
            </w:r>
            <w:r>
              <w:rPr>
                <w:sz w:val="19"/>
                <w:lang w:val="zh-Hans"/>
              </w:rPr>
              <w:t xml:space="preserve">1 </w:t>
            </w:r>
            <w:r>
              <w:rPr>
                <w:sz w:val="19"/>
                <w:lang w:val="zh-Hans"/>
              </w:rPr>
              <w:t xml:space="preserve">会导致重置 </w:t>
            </w:r>
            <w:r>
              <w:rPr>
                <w:sz w:val="19"/>
                <w:lang w:val="zh-Hans"/>
              </w:rPr>
              <w:t>AXI DMA</w:t>
            </w:r>
            <w:r>
              <w:rPr>
                <w:sz w:val="19"/>
                <w:lang w:val="zh-Hans"/>
              </w:rPr>
              <w:t xml:space="preserve">。重置将正常完成。 </w:t>
            </w:r>
          </w:p>
          <w:p>
            <w:pPr>
              <w:pStyle w:val="Normal"/>
              <w:spacing w:lineRule="auto" w:line="259" w:before="0" w:after="0"/>
              <w:ind w:left="0" w:right="0" w:hanging="0"/>
              <w:jc w:val="left"/>
              <w:rPr/>
            </w:pPr>
            <w:r>
              <w:rPr>
                <w:sz w:val="19"/>
                <w:lang w:val="zh-Hans"/>
              </w:rPr>
              <w:t>挂起的命令</w:t>
            </w:r>
            <w:r>
              <w:rPr>
                <w:sz w:val="19"/>
                <w:lang w:val="zh-Hans"/>
              </w:rPr>
              <w:t>/</w:t>
            </w:r>
            <w:r>
              <w:rPr>
                <w:sz w:val="19"/>
                <w:lang w:val="zh-Hans"/>
              </w:rPr>
              <w:t xml:space="preserve">传输将刷新或完成。 </w:t>
            </w:r>
          </w:p>
          <w:p>
            <w:pPr>
              <w:pStyle w:val="Normal"/>
              <w:spacing w:lineRule="auto" w:line="218" w:before="0" w:after="80"/>
              <w:ind w:left="0" w:right="0" w:hanging="0"/>
              <w:jc w:val="left"/>
              <w:rPr/>
            </w:pPr>
            <w:r>
              <w:rPr>
                <w:sz w:val="19"/>
                <w:lang w:val="zh-Hans"/>
              </w:rPr>
              <w:t xml:space="preserve">AXI4 </w:t>
            </w:r>
            <w:r>
              <w:rPr>
                <w:sz w:val="19"/>
                <w:lang w:val="zh-Hans"/>
              </w:rPr>
              <w:t xml:space="preserve">流输出可能会提前终止。设置任一 </w:t>
            </w:r>
            <w:r>
              <w:rPr>
                <w:sz w:val="19"/>
                <w:lang w:val="zh-Hans"/>
              </w:rPr>
              <w:t>MM2S_DMACR</w:t>
            </w:r>
            <w:r>
              <w:rPr>
                <w:sz w:val="19"/>
                <w:lang w:val="zh-Hans"/>
              </w:rPr>
              <w:t xml:space="preserve">。重置 </w:t>
            </w:r>
            <w:r>
              <w:rPr>
                <w:sz w:val="19"/>
                <w:lang w:val="zh-Hans"/>
              </w:rPr>
              <w:t xml:space="preserve">= 1 </w:t>
            </w:r>
            <w:r>
              <w:rPr>
                <w:sz w:val="19"/>
                <w:lang w:val="zh-Hans"/>
              </w:rPr>
              <w:t xml:space="preserve">或 </w:t>
            </w:r>
            <w:r>
              <w:rPr>
                <w:sz w:val="19"/>
                <w:lang w:val="zh-Hans"/>
              </w:rPr>
              <w:t>S2MM_DMACR</w:t>
            </w:r>
            <w:r>
              <w:rPr>
                <w:sz w:val="19"/>
                <w:lang w:val="zh-Hans"/>
              </w:rPr>
              <w:t xml:space="preserve">。重置 </w:t>
            </w:r>
            <w:r>
              <w:rPr>
                <w:sz w:val="19"/>
                <w:lang w:val="zh-Hans"/>
              </w:rPr>
              <w:t xml:space="preserve">= 1 </w:t>
            </w:r>
            <w:r>
              <w:rPr>
                <w:sz w:val="19"/>
                <w:lang w:val="zh-Hans"/>
              </w:rPr>
              <w:t xml:space="preserve">重置整个 </w:t>
            </w:r>
            <w:r>
              <w:rPr>
                <w:sz w:val="19"/>
                <w:lang w:val="zh-Hans"/>
              </w:rPr>
              <w:t xml:space="preserve">AXI DMA </w:t>
            </w:r>
            <w:r>
              <w:rPr>
                <w:sz w:val="19"/>
                <w:lang w:val="zh-Hans"/>
              </w:rPr>
              <w:t>引擎。软复位完成后，所有寄存器和位都处于复位状态。</w:t>
            </w:r>
          </w:p>
          <w:p>
            <w:pPr>
              <w:pStyle w:val="Normal"/>
              <w:numPr>
                <w:ilvl w:val="0"/>
                <w:numId w:val="29"/>
              </w:numPr>
              <w:spacing w:lineRule="auto" w:line="259" w:before="0" w:after="37"/>
              <w:ind w:left="200" w:right="0" w:hanging="200"/>
              <w:jc w:val="left"/>
              <w:rPr/>
            </w:pPr>
            <w:r>
              <w:rPr>
                <w:sz w:val="19"/>
                <w:lang w:val="zh-Hans"/>
              </w:rPr>
              <w:t xml:space="preserve">0 = </w:t>
            </w:r>
            <w:r>
              <w:rPr>
                <w:sz w:val="19"/>
                <w:lang w:val="zh-Hans"/>
              </w:rPr>
              <w:t>正常操作。</w:t>
            </w:r>
          </w:p>
          <w:p>
            <w:pPr>
              <w:pStyle w:val="Normal"/>
              <w:numPr>
                <w:ilvl w:val="0"/>
                <w:numId w:val="29"/>
              </w:numPr>
              <w:spacing w:lineRule="auto" w:line="259" w:before="0" w:after="0"/>
              <w:ind w:left="200" w:right="0" w:hanging="200"/>
              <w:jc w:val="left"/>
              <w:rPr/>
            </w:pPr>
            <w:r>
              <w:rPr>
                <w:sz w:val="19"/>
                <w:lang w:val="zh-Hans"/>
              </w:rPr>
              <w:t xml:space="preserve">1 = </w:t>
            </w:r>
            <w:r>
              <w:rPr>
                <w:sz w:val="19"/>
                <w:lang w:val="zh-Hans"/>
              </w:rPr>
              <w:t>正在重置。</w:t>
            </w:r>
          </w:p>
        </w:tc>
      </w:tr>
      <w:tr>
        <w:trPr>
          <w:trHeight w:val="204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w:t>
            </w:r>
          </w:p>
        </w:tc>
        <w:tc>
          <w:tcPr>
            <w:tcW w:w="142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del w:id="10" w:author="未知作者" w:date="2023-05-06T15:22:13Z">
              <w:r>
                <w:rPr>
                  <w:sz w:val="19"/>
                  <w:lang w:val="zh-Hans"/>
                </w:rPr>
                <w:delText>钥匙孔</w:delText>
              </w:r>
            </w:del>
            <w:ins w:id="11" w:author="未知作者" w:date="2023-05-06T15:22:13Z">
              <w:r>
                <w:rPr>
                  <w:sz w:val="19"/>
                  <w:lang w:val="zh-Hans"/>
                </w:rPr>
                <w:t>Keyhole</w:t>
              </w:r>
            </w:ins>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钥匙孔读取。将此位设置为 </w:t>
            </w:r>
            <w:r>
              <w:rPr>
                <w:sz w:val="19"/>
                <w:lang w:val="zh-Hans"/>
              </w:rPr>
              <w:t xml:space="preserve">1 </w:t>
            </w:r>
            <w:r>
              <w:rPr>
                <w:sz w:val="19"/>
                <w:lang w:val="zh-Hans"/>
              </w:rPr>
              <w:t xml:space="preserve">会导致 </w:t>
            </w:r>
            <w:r>
              <w:rPr>
                <w:sz w:val="19"/>
                <w:lang w:val="zh-Hans"/>
              </w:rPr>
              <w:t xml:space="preserve">AXI DMA </w:t>
            </w:r>
            <w:r>
              <w:rPr>
                <w:sz w:val="19"/>
                <w:lang w:val="zh-Hans"/>
              </w:rPr>
              <w:t xml:space="preserve">启动 </w:t>
            </w:r>
          </w:p>
          <w:p>
            <w:pPr>
              <w:pStyle w:val="Normal"/>
              <w:spacing w:lineRule="auto" w:line="259" w:before="0" w:after="0"/>
              <w:ind w:left="0" w:right="0" w:hanging="0"/>
              <w:jc w:val="left"/>
              <w:rPr/>
            </w:pPr>
            <w:r>
              <w:rPr>
                <w:sz w:val="19"/>
                <w:lang w:val="zh-Hans"/>
              </w:rPr>
              <w:t xml:space="preserve">MM2S </w:t>
            </w:r>
            <w:r>
              <w:rPr>
                <w:sz w:val="19"/>
                <w:lang w:val="zh-Hans"/>
              </w:rPr>
              <w:t>读取 （</w:t>
            </w:r>
            <w:r>
              <w:rPr>
                <w:sz w:val="19"/>
                <w:lang w:val="zh-Hans"/>
              </w:rPr>
              <w:t>AXI4read</w:t>
            </w:r>
            <w:r>
              <w:rPr>
                <w:sz w:val="19"/>
                <w:lang w:val="zh-Hans"/>
              </w:rPr>
              <w:t xml:space="preserve">） 在非递增地址模式下（固定 </w:t>
            </w:r>
          </w:p>
          <w:p>
            <w:pPr>
              <w:pStyle w:val="Normal"/>
              <w:spacing w:lineRule="auto" w:line="218" w:before="0" w:after="80"/>
              <w:ind w:left="0" w:right="64" w:hanging="0"/>
              <w:rPr/>
            </w:pPr>
            <w:r>
              <w:rPr>
                <w:sz w:val="19"/>
                <w:lang w:val="zh-Hans"/>
              </w:rPr>
              <w:t xml:space="preserve">AXI4 </w:t>
            </w:r>
            <w:r>
              <w:rPr>
                <w:sz w:val="19"/>
                <w:lang w:val="zh-Hans"/>
              </w:rPr>
              <w:t xml:space="preserve">上的地址突发传输）。当 </w:t>
            </w:r>
            <w:r>
              <w:rPr>
                <w:sz w:val="19"/>
                <w:lang w:val="zh-Hans"/>
              </w:rPr>
              <w:t xml:space="preserve">AXI DMA </w:t>
            </w:r>
            <w:r>
              <w:rPr>
                <w:sz w:val="19"/>
                <w:lang w:val="zh-Hans"/>
              </w:rPr>
              <w:t xml:space="preserve">处于空闲状态时，可以更新此位。使用锁孔操作时，最大突发长度不应超过 </w:t>
            </w:r>
            <w:r>
              <w:rPr>
                <w:sz w:val="19"/>
                <w:lang w:val="zh-Hans"/>
              </w:rPr>
              <w:t>16</w:t>
            </w:r>
            <w:r>
              <w:rPr>
                <w:sz w:val="19"/>
                <w:lang w:val="zh-Hans"/>
              </w:rPr>
              <w:t xml:space="preserve">。启用 </w:t>
            </w:r>
            <w:r>
              <w:rPr>
                <w:sz w:val="19"/>
                <w:lang w:val="zh-Hans"/>
              </w:rPr>
              <w:t xml:space="preserve">DRE </w:t>
            </w:r>
            <w:r>
              <w:rPr>
                <w:sz w:val="19"/>
                <w:lang w:val="zh-Hans"/>
              </w:rPr>
              <w:t>时不应设置此位。</w:t>
            </w:r>
          </w:p>
          <w:p>
            <w:pPr>
              <w:pStyle w:val="Normal"/>
              <w:spacing w:lineRule="auto" w:line="259" w:before="0" w:after="0"/>
              <w:ind w:left="0" w:right="0" w:hanging="0"/>
              <w:rPr/>
            </w:pPr>
            <w:r>
              <w:rPr>
                <w:sz w:val="19"/>
                <w:lang w:val="zh-Hans"/>
              </w:rPr>
              <w:t xml:space="preserve">当启用多通道 </w:t>
            </w:r>
            <w:r>
              <w:rPr>
                <w:sz w:val="19"/>
                <w:lang w:val="zh-Hans"/>
              </w:rPr>
              <w:t xml:space="preserve">feature </w:t>
            </w:r>
            <w:r>
              <w:rPr>
                <w:sz w:val="19"/>
                <w:lang w:val="zh-Hans"/>
              </w:rPr>
              <w:t>或处于直接寄存器模式</w:t>
            </w:r>
            <w:r>
              <w:rPr>
                <w:lang w:val="zh-Hans"/>
              </w:rPr>
              <w:t>时，此位不起作用。</w:t>
            </w:r>
          </w:p>
        </w:tc>
      </w:tr>
      <w:tr>
        <w:trPr>
          <w:trHeight w:val="2581"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4</w:t>
            </w:r>
          </w:p>
        </w:tc>
        <w:tc>
          <w:tcPr>
            <w:tcW w:w="142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del w:id="12" w:author="未知作者" w:date="2023-05-06T15:22:51Z">
              <w:r>
                <w:rPr>
                  <w:sz w:val="19"/>
                  <w:lang w:val="zh-Hans"/>
                </w:rPr>
                <w:delText>循环</w:delText>
              </w:r>
            </w:del>
            <w:del w:id="13" w:author="未知作者" w:date="2023-05-06T15:22:51Z">
              <w:r>
                <w:rPr>
                  <w:sz w:val="19"/>
                  <w:lang w:val="zh-Hans"/>
                </w:rPr>
                <w:delText>BD</w:delText>
              </w:r>
            </w:del>
            <w:del w:id="14" w:author="未知作者" w:date="2023-05-06T15:22:51Z">
              <w:r>
                <w:rPr>
                  <w:sz w:val="19"/>
                  <w:lang w:val="zh-Hans"/>
                </w:rPr>
                <w:delText>使能</w:delText>
              </w:r>
            </w:del>
            <w:ins w:id="15" w:author="未知作者" w:date="2023-05-06T15:22:51Z">
              <w:r>
                <w:rPr>
                  <w:sz w:val="19"/>
                  <w:lang w:val="zh-Hans"/>
                </w:rPr>
                <w:t>Cyclic BD</w:t>
              </w:r>
            </w:ins>
          </w:p>
          <w:p>
            <w:pPr>
              <w:pStyle w:val="Normal"/>
              <w:spacing w:lineRule="auto" w:line="259" w:before="0" w:after="0"/>
              <w:ind w:left="0" w:right="0" w:hanging="0"/>
              <w:jc w:val="left"/>
              <w:rPr/>
            </w:pPr>
            <w:ins w:id="17" w:author="未知作者" w:date="2023-05-06T15:22:51Z">
              <w:r>
                <w:rPr>
                  <w:sz w:val="19"/>
                  <w:lang w:val="zh-Hans"/>
                </w:rPr>
                <w:t>Enable</w:t>
              </w:r>
            </w:ins>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61" w:hanging="0"/>
              <w:rPr/>
            </w:pPr>
            <w:r>
              <w:rPr>
                <w:sz w:val="19"/>
                <w:lang w:val="zh-Hans"/>
              </w:rPr>
              <w:t xml:space="preserve">设置为 </w:t>
            </w:r>
            <w:r>
              <w:rPr>
                <w:sz w:val="19"/>
                <w:lang w:val="zh-Hans"/>
              </w:rPr>
              <w:t xml:space="preserve">1 </w:t>
            </w:r>
            <w:r>
              <w:rPr>
                <w:sz w:val="19"/>
                <w:lang w:val="zh-Hans"/>
              </w:rPr>
              <w:t>时，</w:t>
            </w:r>
            <w:r>
              <w:rPr>
                <w:sz w:val="19"/>
                <w:lang w:val="zh-Hans"/>
              </w:rPr>
              <w:t xml:space="preserve">DMA </w:t>
            </w:r>
            <w:r>
              <w:rPr>
                <w:sz w:val="19"/>
                <w:lang w:val="zh-Hans"/>
              </w:rPr>
              <w:t>在循环缓冲区描述符 （</w:t>
            </w:r>
            <w:r>
              <w:rPr>
                <w:sz w:val="19"/>
                <w:lang w:val="zh-Hans"/>
              </w:rPr>
              <w:t>BD</w:t>
            </w:r>
            <w:r>
              <w:rPr>
                <w:sz w:val="19"/>
                <w:lang w:val="zh-Hans"/>
              </w:rPr>
              <w:t>） 模式下运行，无需任何用户干预。在此模式下，分散收集模块忽略</w:t>
            </w:r>
            <w:r>
              <w:rPr>
                <w:sz w:val="19"/>
                <w:lang w:val="zh-Hans"/>
              </w:rPr>
              <w:t>BD</w:t>
            </w:r>
            <w:r>
              <w:rPr>
                <w:sz w:val="19"/>
                <w:lang w:val="zh-Hans"/>
              </w:rPr>
              <w:t xml:space="preserve">的“已完成”位。设置此位后，您可以循环使用相同的 </w:t>
            </w:r>
            <w:r>
              <w:rPr>
                <w:sz w:val="19"/>
                <w:lang w:val="zh-Hans"/>
              </w:rPr>
              <w:t>BD</w:t>
            </w:r>
            <w:r>
              <w:rPr>
                <w:sz w:val="19"/>
                <w:lang w:val="zh-Hans"/>
              </w:rPr>
              <w:t>，而不必担心任何过时的描述符错误。</w:t>
            </w:r>
          </w:p>
          <w:p>
            <w:pPr>
              <w:pStyle w:val="Normal"/>
              <w:spacing w:lineRule="auto" w:line="218" w:before="0" w:after="79"/>
              <w:ind w:left="0" w:right="63" w:hanging="0"/>
              <w:rPr/>
            </w:pPr>
            <w:r>
              <w:rPr>
                <w:sz w:val="19"/>
                <w:lang w:val="zh-Hans"/>
              </w:rPr>
              <w:t xml:space="preserve">仅当 </w:t>
            </w:r>
            <w:r>
              <w:rPr>
                <w:sz w:val="19"/>
                <w:lang w:val="zh-Hans"/>
              </w:rPr>
              <w:t xml:space="preserve">DMA </w:t>
            </w:r>
            <w:r>
              <w:rPr>
                <w:sz w:val="19"/>
                <w:lang w:val="zh-Hans"/>
              </w:rPr>
              <w:t>空闲或未运行时，才应设置</w:t>
            </w:r>
            <w:r>
              <w:rPr>
                <w:sz w:val="19"/>
                <w:lang w:val="zh-Hans"/>
              </w:rPr>
              <w:t>/</w:t>
            </w:r>
            <w:r>
              <w:rPr>
                <w:sz w:val="19"/>
                <w:lang w:val="zh-Hans"/>
              </w:rPr>
              <w:t xml:space="preserve">取消设置此位。在 </w:t>
            </w:r>
            <w:r>
              <w:rPr>
                <w:sz w:val="19"/>
                <w:lang w:val="zh-Hans"/>
              </w:rPr>
              <w:t xml:space="preserve">DMA </w:t>
            </w:r>
            <w:r>
              <w:rPr>
                <w:sz w:val="19"/>
                <w:lang w:val="zh-Hans"/>
              </w:rPr>
              <w:t>运行时更新此位可能会导致意外行为。</w:t>
            </w:r>
          </w:p>
          <w:p>
            <w:pPr>
              <w:pStyle w:val="Normal"/>
              <w:spacing w:lineRule="auto" w:line="259" w:before="0" w:after="0"/>
              <w:ind w:left="0" w:right="0" w:hanging="0"/>
              <w:jc w:val="left"/>
              <w:rPr/>
            </w:pPr>
            <w:r>
              <w:rPr>
                <w:sz w:val="19"/>
                <w:lang w:val="zh-Hans"/>
              </w:rPr>
              <w:t xml:space="preserve">当 </w:t>
            </w:r>
            <w:r>
              <w:rPr>
                <w:sz w:val="19"/>
                <w:lang w:val="zh-Hans"/>
              </w:rPr>
              <w:t xml:space="preserve">DMA </w:t>
            </w:r>
            <w:r>
              <w:rPr>
                <w:sz w:val="19"/>
                <w:lang w:val="zh-Hans"/>
              </w:rPr>
              <w:t>在多通道模式下运行时，此位不起作用。</w:t>
            </w:r>
          </w:p>
        </w:tc>
      </w:tr>
    </w:tbl>
    <w:p>
      <w:pPr>
        <w:sectPr>
          <w:headerReference w:type="even" r:id="rId41"/>
          <w:headerReference w:type="default" r:id="rId42"/>
          <w:footerReference w:type="even" r:id="rId43"/>
          <w:footerReference w:type="default" r:id="rId44"/>
          <w:type w:val="nextPage"/>
          <w:pgSz w:w="12240" w:h="15840"/>
          <w:pgMar w:left="1080" w:right="1139" w:header="517" w:top="1419" w:footer="254" w:bottom="1360" w:gutter="0"/>
          <w:pgNumType w:fmt="decimal"/>
          <w:formProt w:val="false"/>
          <w:textDirection w:val="lrTb"/>
          <w:docGrid w:type="default" w:linePitch="100" w:charSpace="0"/>
        </w:sectPr>
      </w:pPr>
    </w:p>
    <w:p>
      <w:pPr>
        <w:pStyle w:val="Normal"/>
        <w:tabs>
          <w:tab w:val="clear" w:pos="420"/>
          <w:tab w:val="center" w:pos="2297" w:leader="none"/>
        </w:tabs>
        <w:spacing w:lineRule="auto" w:line="264" w:before="0" w:after="3"/>
        <w:ind w:left="-360" w:right="0" w:hanging="0"/>
        <w:jc w:val="left"/>
        <w:rPr/>
      </w:pPr>
      <w:r>
        <w:rPr>
          <w:i/>
          <w:lang w:val="zh-Hans"/>
        </w:rPr>
        <w:t xml:space="preserve">表 </w:t>
      </w:r>
      <w:r>
        <w:rPr>
          <w:i/>
          <w:lang w:val="zh-Hans"/>
        </w:rPr>
        <w:t>2-6</w:t>
      </w:r>
      <w:r>
        <w:rPr>
          <w:i/>
          <w:lang w:val="zh-Hans"/>
        </w:rPr>
        <w:t>：</w:t>
      </w:r>
      <w:r>
        <w:rPr>
          <w:i/>
          <w:lang w:val="zh-Hans"/>
        </w:rPr>
        <w:tab/>
      </w:r>
      <w:r>
        <w:rPr>
          <w:b/>
          <w:lang w:val="zh-Hans"/>
        </w:rPr>
        <w:t xml:space="preserve">MM2S_DMACR </w:t>
      </w:r>
      <w:r>
        <w:rPr>
          <w:b/>
          <w:lang w:val="zh-Hans"/>
        </w:rPr>
        <w:t xml:space="preserve">寄存器问题 </w:t>
      </w:r>
    </w:p>
    <w:tbl>
      <w:tblPr>
        <w:tblStyle w:val="TableGrid"/>
        <w:tblW w:w="10100" w:type="dxa"/>
        <w:jc w:val="left"/>
        <w:tblInd w:w="-360" w:type="dxa"/>
        <w:tblCellMar>
          <w:top w:w="82" w:type="dxa"/>
          <w:left w:w="89" w:type="dxa"/>
          <w:bottom w:w="0" w:type="dxa"/>
          <w:right w:w="79" w:type="dxa"/>
        </w:tblCellMar>
        <w:tblLook w:val="04a0" w:noHBand="0" w:noVBand="1" w:firstColumn="1" w:lastRow="0" w:lastColumn="0" w:firstRow="1"/>
      </w:tblPr>
      <w:tblGrid>
        <w:gridCol w:w="963"/>
        <w:gridCol w:w="1420"/>
        <w:gridCol w:w="931"/>
        <w:gridCol w:w="798"/>
        <w:gridCol w:w="5988"/>
      </w:tblGrid>
      <w:tr>
        <w:trPr>
          <w:trHeight w:val="640" w:hRule="atLeast"/>
        </w:trPr>
        <w:tc>
          <w:tcPr>
            <w:tcW w:w="96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位</w:t>
            </w:r>
          </w:p>
        </w:tc>
        <w:tc>
          <w:tcPr>
            <w:tcW w:w="142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93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访问类型</w:t>
            </w:r>
          </w:p>
        </w:tc>
        <w:tc>
          <w:tcPr>
            <w:tcW w:w="598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580" w:hRule="atLeast"/>
        </w:trPr>
        <w:tc>
          <w:tcPr>
            <w:tcW w:w="96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11 </w:t>
            </w:r>
            <w:r>
              <w:rPr>
                <w:sz w:val="19"/>
                <w:lang w:val="zh-Hans"/>
              </w:rPr>
              <w:t xml:space="preserve">到 </w:t>
            </w:r>
            <w:r>
              <w:rPr>
                <w:sz w:val="19"/>
                <w:lang w:val="zh-Hans"/>
              </w:rPr>
              <w:t>5</w:t>
            </w:r>
          </w:p>
        </w:tc>
        <w:tc>
          <w:tcPr>
            <w:tcW w:w="142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保留</w:t>
            </w:r>
          </w:p>
        </w:tc>
        <w:tc>
          <w:tcPr>
            <w:tcW w:w="93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98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写入这些位不起作用，它们始终被读取为零。</w:t>
            </w:r>
          </w:p>
        </w:tc>
      </w:tr>
      <w:tr>
        <w:trPr>
          <w:trHeight w:val="143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12</w:t>
            </w:r>
          </w:p>
        </w:tc>
        <w:tc>
          <w:tcPr>
            <w:tcW w:w="142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IOC_IrqEn</w:t>
            </w:r>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1" w:right="58" w:hanging="0"/>
              <w:rPr/>
            </w:pPr>
            <w:r>
              <w:rPr>
                <w:sz w:val="19"/>
                <w:lang w:val="zh-Hans"/>
              </w:rPr>
              <w:t>完成时中断 （</w:t>
            </w:r>
            <w:r>
              <w:rPr>
                <w:sz w:val="19"/>
                <w:lang w:val="zh-Hans"/>
              </w:rPr>
              <w:t>IOC</w:t>
            </w:r>
            <w:r>
              <w:rPr>
                <w:sz w:val="19"/>
                <w:lang w:val="zh-Hans"/>
              </w:rPr>
              <w:t xml:space="preserve">） 中断启用。设置为 </w:t>
            </w:r>
            <w:r>
              <w:rPr>
                <w:sz w:val="19"/>
                <w:lang w:val="zh-Hans"/>
              </w:rPr>
              <w:t xml:space="preserve">1 </w:t>
            </w:r>
            <w:r>
              <w:rPr>
                <w:sz w:val="19"/>
                <w:lang w:val="zh-Hans"/>
              </w:rPr>
              <w:t xml:space="preserve">时，允许 </w:t>
            </w:r>
            <w:r>
              <w:rPr>
                <w:sz w:val="19"/>
                <w:lang w:val="zh-Hans"/>
              </w:rPr>
              <w:t>DMASR</w:t>
            </w:r>
            <w:r>
              <w:rPr>
                <w:sz w:val="19"/>
                <w:lang w:val="zh-Hans"/>
              </w:rPr>
              <w:t>。</w:t>
            </w:r>
            <w:r>
              <w:rPr>
                <w:sz w:val="19"/>
                <w:lang w:val="zh-Hans"/>
              </w:rPr>
              <w:t>IOC_Irq</w:t>
            </w:r>
            <w:r>
              <w:rPr>
                <w:sz w:val="19"/>
                <w:lang w:val="zh-Hans"/>
              </w:rPr>
              <w:t xml:space="preserve">为设置了 </w:t>
            </w:r>
            <w:r>
              <w:rPr>
                <w:sz w:val="19"/>
                <w:lang w:val="zh-Hans"/>
              </w:rPr>
              <w:t xml:space="preserve">IOC </w:t>
            </w:r>
            <w:r>
              <w:rPr>
                <w:sz w:val="19"/>
                <w:lang w:val="zh-Hans"/>
              </w:rPr>
              <w:t>位的描述符生成中断。</w:t>
            </w:r>
          </w:p>
          <w:p>
            <w:pPr>
              <w:pStyle w:val="Normal"/>
              <w:numPr>
                <w:ilvl w:val="0"/>
                <w:numId w:val="30"/>
              </w:numPr>
              <w:spacing w:lineRule="auto" w:line="259" w:before="0" w:after="37"/>
              <w:ind w:left="201" w:right="0" w:hanging="200"/>
              <w:jc w:val="left"/>
              <w:rPr/>
            </w:pPr>
            <w:r>
              <w:rPr>
                <w:sz w:val="19"/>
                <w:lang w:val="zh-Hans"/>
              </w:rPr>
              <w:t xml:space="preserve">0 = </w:t>
            </w:r>
            <w:r>
              <w:rPr>
                <w:sz w:val="19"/>
                <w:lang w:val="zh-Hans"/>
              </w:rPr>
              <w:t xml:space="preserve">禁用 </w:t>
            </w:r>
            <w:r>
              <w:rPr>
                <w:sz w:val="19"/>
                <w:lang w:val="zh-Hans"/>
              </w:rPr>
              <w:t xml:space="preserve">IOC </w:t>
            </w:r>
            <w:r>
              <w:rPr>
                <w:sz w:val="19"/>
                <w:lang w:val="zh-Hans"/>
              </w:rPr>
              <w:t>中断</w:t>
            </w:r>
          </w:p>
          <w:p>
            <w:pPr>
              <w:pStyle w:val="Normal"/>
              <w:numPr>
                <w:ilvl w:val="0"/>
                <w:numId w:val="30"/>
              </w:numPr>
              <w:spacing w:lineRule="auto" w:line="259" w:before="0" w:after="0"/>
              <w:ind w:left="201" w:right="0" w:hanging="200"/>
              <w:jc w:val="left"/>
              <w:rPr/>
            </w:pPr>
            <w:r>
              <w:rPr>
                <w:sz w:val="19"/>
                <w:lang w:val="zh-Hans"/>
              </w:rPr>
              <w:t xml:space="preserve">1 = </w:t>
            </w:r>
            <w:r>
              <w:rPr>
                <w:sz w:val="19"/>
                <w:lang w:val="zh-Hans"/>
              </w:rPr>
              <w:t xml:space="preserve">启用 </w:t>
            </w:r>
            <w:r>
              <w:rPr>
                <w:sz w:val="19"/>
                <w:lang w:val="zh-Hans"/>
              </w:rPr>
              <w:t xml:space="preserve">IOC </w:t>
            </w:r>
            <w:r>
              <w:rPr>
                <w:sz w:val="19"/>
                <w:lang w:val="zh-Hans"/>
              </w:rPr>
              <w:t>中断</w:t>
            </w:r>
          </w:p>
        </w:tc>
      </w:tr>
      <w:tr>
        <w:trPr>
          <w:trHeight w:val="172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13</w:t>
            </w:r>
          </w:p>
        </w:tc>
        <w:tc>
          <w:tcPr>
            <w:tcW w:w="142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Dly_IrqEn</w:t>
            </w:r>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1" w:right="0" w:hanging="0"/>
              <w:jc w:val="left"/>
              <w:rPr/>
            </w:pPr>
            <w:r>
              <w:rPr>
                <w:sz w:val="19"/>
                <w:lang w:val="zh-Hans"/>
              </w:rPr>
              <w:t xml:space="preserve">中断时延迟计时器中断启用。设置为 </w:t>
            </w:r>
            <w:r>
              <w:rPr>
                <w:sz w:val="19"/>
                <w:lang w:val="zh-Hans"/>
              </w:rPr>
              <w:t xml:space="preserve">1 </w:t>
            </w:r>
            <w:r>
              <w:rPr>
                <w:sz w:val="19"/>
                <w:lang w:val="zh-Hans"/>
              </w:rPr>
              <w:t xml:space="preserve">时，允许 </w:t>
            </w:r>
            <w:r>
              <w:rPr>
                <w:sz w:val="19"/>
                <w:lang w:val="zh-Hans"/>
              </w:rPr>
              <w:t>DMASR</w:t>
            </w:r>
            <w:r>
              <w:rPr>
                <w:sz w:val="19"/>
                <w:lang w:val="zh-Hans"/>
              </w:rPr>
              <w:t>。</w:t>
            </w:r>
            <w:r>
              <w:rPr>
                <w:sz w:val="19"/>
                <w:lang w:val="zh-Hans"/>
              </w:rPr>
              <w:t>Dly_Irq</w:t>
            </w:r>
            <w:r>
              <w:rPr>
                <w:sz w:val="19"/>
                <w:lang w:val="zh-Hans"/>
              </w:rPr>
              <w:t>生成中断。</w:t>
            </w:r>
          </w:p>
          <w:p>
            <w:pPr>
              <w:pStyle w:val="Normal"/>
              <w:numPr>
                <w:ilvl w:val="0"/>
                <w:numId w:val="31"/>
              </w:numPr>
              <w:spacing w:lineRule="auto" w:line="259" w:before="0" w:after="37"/>
              <w:ind w:left="201" w:right="0" w:hanging="200"/>
              <w:jc w:val="left"/>
              <w:rPr/>
            </w:pPr>
            <w:r>
              <w:rPr>
                <w:sz w:val="19"/>
                <w:lang w:val="zh-Hans"/>
              </w:rPr>
              <w:t xml:space="preserve">0 = </w:t>
            </w:r>
            <w:r>
              <w:rPr>
                <w:sz w:val="19"/>
                <w:lang w:val="zh-Hans"/>
              </w:rPr>
              <w:t>禁用延迟中断</w:t>
            </w:r>
          </w:p>
          <w:p>
            <w:pPr>
              <w:pStyle w:val="Normal"/>
              <w:numPr>
                <w:ilvl w:val="0"/>
                <w:numId w:val="31"/>
              </w:numPr>
              <w:spacing w:lineRule="auto" w:line="259" w:before="0" w:after="53"/>
              <w:ind w:left="201" w:right="0" w:hanging="200"/>
              <w:jc w:val="left"/>
              <w:rPr/>
            </w:pPr>
            <w:r>
              <w:rPr>
                <w:sz w:val="19"/>
                <w:lang w:val="zh-Hans"/>
              </w:rPr>
              <w:t xml:space="preserve">1 = </w:t>
            </w:r>
            <w:r>
              <w:rPr>
                <w:sz w:val="19"/>
                <w:lang w:val="zh-Hans"/>
              </w:rPr>
              <w:t>启用延迟中断</w:t>
            </w:r>
          </w:p>
          <w:p>
            <w:pPr>
              <w:pStyle w:val="Normal"/>
              <w:spacing w:lineRule="auto" w:line="259" w:before="0" w:after="0"/>
              <w:ind w:left="1" w:right="0" w:hanging="0"/>
              <w:rPr/>
            </w:pPr>
            <w:r>
              <w:rPr>
                <w:b/>
                <w:i/>
                <w:sz w:val="19"/>
                <w:lang w:val="zh-Hans"/>
              </w:rPr>
              <w:t xml:space="preserve">注意： 将 </w:t>
            </w:r>
            <w:r>
              <w:rPr>
                <w:sz w:val="17"/>
                <w:lang w:val="zh-Hans"/>
              </w:rPr>
              <w:t xml:space="preserve">AXI DMA </w:t>
            </w:r>
            <w:r>
              <w:rPr>
                <w:sz w:val="17"/>
                <w:lang w:val="zh-Hans"/>
              </w:rPr>
              <w:t>配置为直接寄存器模式时，将忽略此位。</w:t>
            </w:r>
          </w:p>
        </w:tc>
      </w:tr>
      <w:tr>
        <w:trPr>
          <w:trHeight w:val="97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14</w:t>
            </w:r>
          </w:p>
        </w:tc>
        <w:tc>
          <w:tcPr>
            <w:tcW w:w="142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Err_IrqEn</w:t>
            </w:r>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6"/>
              <w:ind w:left="1" w:right="0" w:hanging="0"/>
              <w:jc w:val="left"/>
              <w:rPr/>
            </w:pPr>
            <w:r>
              <w:rPr>
                <w:sz w:val="19"/>
                <w:lang w:val="zh-Hans"/>
              </w:rPr>
              <w:t xml:space="preserve">出错时中断启用中断。 </w:t>
            </w:r>
          </w:p>
          <w:p>
            <w:pPr>
              <w:pStyle w:val="Normal"/>
              <w:numPr>
                <w:ilvl w:val="0"/>
                <w:numId w:val="32"/>
              </w:numPr>
              <w:spacing w:lineRule="auto" w:line="259" w:before="0" w:after="37"/>
              <w:ind w:left="201" w:right="0" w:hanging="200"/>
              <w:jc w:val="left"/>
              <w:rPr/>
            </w:pPr>
            <w:r>
              <w:rPr>
                <w:sz w:val="19"/>
                <w:lang w:val="zh-Hans"/>
              </w:rPr>
              <w:t xml:space="preserve">0 = </w:t>
            </w:r>
            <w:r>
              <w:rPr>
                <w:sz w:val="19"/>
                <w:lang w:val="zh-Hans"/>
              </w:rPr>
              <w:t>错误中断已禁用</w:t>
            </w:r>
          </w:p>
          <w:p>
            <w:pPr>
              <w:pStyle w:val="Normal"/>
              <w:numPr>
                <w:ilvl w:val="0"/>
                <w:numId w:val="32"/>
              </w:numPr>
              <w:spacing w:lineRule="auto" w:line="259" w:before="0" w:after="0"/>
              <w:ind w:left="201" w:right="0" w:hanging="200"/>
              <w:jc w:val="left"/>
              <w:rPr/>
            </w:pPr>
            <w:r>
              <w:rPr>
                <w:sz w:val="19"/>
                <w:lang w:val="zh-Hans"/>
              </w:rPr>
              <w:t xml:space="preserve">1 = </w:t>
            </w:r>
            <w:r>
              <w:rPr>
                <w:sz w:val="19"/>
                <w:lang w:val="zh-Hans"/>
              </w:rPr>
              <w:t>启用错误中断</w:t>
            </w:r>
          </w:p>
        </w:tc>
      </w:tr>
      <w:tr>
        <w:trPr>
          <w:trHeight w:val="350" w:hRule="atLeast"/>
        </w:trPr>
        <w:tc>
          <w:tcPr>
            <w:tcW w:w="96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15</w:t>
            </w:r>
          </w:p>
        </w:tc>
        <w:tc>
          <w:tcPr>
            <w:tcW w:w="142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93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w:t>
            </w:r>
          </w:p>
        </w:tc>
        <w:tc>
          <w:tcPr>
            <w:tcW w:w="79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写入此位不起作用，它始终读取为零。</w:t>
            </w:r>
          </w:p>
        </w:tc>
      </w:tr>
      <w:tr>
        <w:trPr>
          <w:trHeight w:val="233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23 </w:t>
            </w:r>
            <w:r>
              <w:rPr>
                <w:sz w:val="19"/>
                <w:lang w:val="zh-Hans"/>
              </w:rPr>
              <w:t xml:space="preserve">到 </w:t>
            </w:r>
            <w:r>
              <w:rPr>
                <w:sz w:val="19"/>
                <w:lang w:val="zh-Hans"/>
              </w:rPr>
              <w:t>16</w:t>
            </w:r>
          </w:p>
        </w:tc>
        <w:tc>
          <w:tcPr>
            <w:tcW w:w="142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IRQThreshold</w:t>
            </w:r>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rFonts w:eastAsia="" w:eastAsiaTheme="minorEastAsia"/>
              </w:rPr>
            </w:pPr>
            <w:r>
              <w:rPr>
                <w:sz w:val="19"/>
                <w:lang w:val="zh-Hans"/>
              </w:rPr>
              <w:t>01</w:t>
            </w:r>
            <w:r>
              <w:rPr>
                <w:rFonts w:eastAsia="" w:asciiTheme="minorEastAsia" w:eastAsiaTheme="minorEastAsia" w:hAnsiTheme="minorEastAsia"/>
                <w:sz w:val="19"/>
                <w:lang w:val="zh-Hans"/>
              </w:rPr>
              <w:t>h</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96"/>
              <w:ind w:left="1" w:right="0" w:hanging="0"/>
              <w:jc w:val="left"/>
              <w:rPr/>
            </w:pPr>
            <w:r>
              <w:rPr>
                <w:sz w:val="19"/>
                <w:lang w:val="zh-Hans"/>
              </w:rPr>
              <w:t xml:space="preserve">中断阈值。此值用于设置中断阈值。发生 </w:t>
            </w:r>
            <w:r>
              <w:rPr>
                <w:sz w:val="19"/>
                <w:lang w:val="zh-Hans"/>
              </w:rPr>
              <w:t xml:space="preserve">IOC </w:t>
            </w:r>
            <w:r>
              <w:rPr>
                <w:sz w:val="19"/>
                <w:lang w:val="zh-Hans"/>
              </w:rPr>
              <w:t>中断事件时，内部计数器将从中断阈值设置开始倒计时。当计数达到零时，</w:t>
            </w:r>
            <w:r>
              <w:rPr>
                <w:sz w:val="19"/>
                <w:lang w:val="zh-Hans"/>
              </w:rPr>
              <w:t xml:space="preserve">DMA </w:t>
            </w:r>
            <w:r>
              <w:rPr>
                <w:sz w:val="19"/>
                <w:lang w:val="zh-Hans"/>
              </w:rPr>
              <w:t>引擎会生成中断输出。</w:t>
            </w:r>
          </w:p>
          <w:p>
            <w:pPr>
              <w:pStyle w:val="Normal"/>
              <w:spacing w:lineRule="auto" w:line="247" w:before="0" w:after="104"/>
              <w:ind w:left="1" w:right="0" w:hanging="0"/>
              <w:jc w:val="left"/>
              <w:rPr/>
            </w:pPr>
            <w:r>
              <w:rPr>
                <w:b/>
                <w:i/>
                <w:sz w:val="19"/>
                <w:lang w:val="zh-Hans"/>
              </w:rPr>
              <w:t xml:space="preserve">注意： </w:t>
            </w:r>
            <w:r>
              <w:rPr>
                <w:sz w:val="17"/>
                <w:lang w:val="zh-Hans"/>
              </w:rPr>
              <w:t xml:space="preserve">阈值的最小设置为 </w:t>
            </w:r>
            <w:r>
              <w:rPr>
                <w:sz w:val="17"/>
                <w:lang w:val="zh-Hans"/>
              </w:rPr>
              <w:t>0x01</w:t>
            </w:r>
            <w:r>
              <w:rPr>
                <w:sz w:val="17"/>
                <w:lang w:val="zh-Hans"/>
              </w:rPr>
              <w:t>。写入此寄存器</w:t>
            </w:r>
            <w:r>
              <w:rPr>
                <w:sz w:val="17"/>
                <w:lang w:val="zh-Hans"/>
              </w:rPr>
              <w:t>0x00</w:t>
            </w:r>
            <w:r>
              <w:rPr>
                <w:sz w:val="17"/>
                <w:lang w:val="zh-Hans"/>
              </w:rPr>
              <w:t>无效。</w:t>
            </w:r>
          </w:p>
          <w:p>
            <w:pPr>
              <w:pStyle w:val="Normal"/>
              <w:spacing w:lineRule="auto" w:line="259" w:before="0" w:after="0"/>
              <w:ind w:left="1" w:right="0" w:hanging="0"/>
              <w:jc w:val="left"/>
              <w:rPr/>
            </w:pPr>
            <w:r>
              <w:rPr>
                <w:b/>
                <w:i/>
                <w:sz w:val="19"/>
                <w:lang w:val="zh-Hans"/>
              </w:rPr>
              <w:t xml:space="preserve">注： 将 </w:t>
            </w:r>
            <w:r>
              <w:rPr>
                <w:sz w:val="17"/>
                <w:lang w:val="zh-Hans"/>
              </w:rPr>
              <w:t xml:space="preserve">AXI DMA </w:t>
            </w:r>
            <w:r>
              <w:rPr>
                <w:sz w:val="17"/>
                <w:lang w:val="zh-Hans"/>
              </w:rPr>
              <w:t>配置为直接寄存器模式时，将忽略此字段。</w:t>
            </w:r>
          </w:p>
        </w:tc>
      </w:tr>
      <w:tr>
        <w:trPr>
          <w:trHeight w:val="2950" w:hRule="atLeast"/>
        </w:trPr>
        <w:tc>
          <w:tcPr>
            <w:tcW w:w="96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r>
              <w:rPr>
                <w:sz w:val="19"/>
                <w:lang w:val="zh-Hans"/>
              </w:rPr>
              <w:t xml:space="preserve">到 </w:t>
            </w:r>
            <w:r>
              <w:rPr>
                <w:sz w:val="19"/>
                <w:lang w:val="zh-Hans"/>
              </w:rPr>
              <w:t>24</w:t>
            </w:r>
          </w:p>
        </w:tc>
        <w:tc>
          <w:tcPr>
            <w:tcW w:w="142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IRQDelay</w:t>
            </w:r>
          </w:p>
        </w:tc>
        <w:tc>
          <w:tcPr>
            <w:tcW w:w="93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00h</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988" w:type="dxa"/>
            <w:tcBorders>
              <w:top w:val="single" w:sz="2" w:space="0" w:color="000000"/>
              <w:left w:val="single" w:sz="2" w:space="0" w:color="000000"/>
              <w:bottom w:val="single" w:sz="2" w:space="0" w:color="000000"/>
              <w:right w:val="single" w:sz="2" w:space="0" w:color="000000"/>
            </w:tcBorders>
          </w:tcPr>
          <w:p>
            <w:pPr>
              <w:pStyle w:val="Normal"/>
              <w:spacing w:lineRule="auto" w:line="240" w:before="0" w:after="52"/>
              <w:ind w:left="1" w:right="0" w:hanging="0"/>
              <w:jc w:val="left"/>
              <w:rPr/>
            </w:pPr>
            <w:r>
              <w:rPr>
                <w:sz w:val="19"/>
                <w:lang w:val="zh-Hans"/>
              </w:rPr>
              <w:t xml:space="preserve">中断延迟超时。此值用于设置中断超时值。中断超时机制会导致 </w:t>
            </w:r>
            <w:r>
              <w:rPr>
                <w:sz w:val="19"/>
                <w:lang w:val="zh-Hans"/>
              </w:rPr>
              <w:t xml:space="preserve">DMA </w:t>
            </w:r>
            <w:r>
              <w:rPr>
                <w:sz w:val="19"/>
                <w:lang w:val="zh-Hans"/>
              </w:rPr>
              <w:t>引擎在延迟时间段到期后生成中断。计时器在数据包末尾开始计数，并在收到新数据包或发生超时事件时</w:t>
            </w:r>
            <w:r>
              <w:rPr>
                <w:lang w:val="zh-Hans"/>
              </w:rPr>
              <w:t>进行计数。</w:t>
            </w:r>
            <w:r>
              <w:rPr>
                <w:sz w:val="20"/>
                <w:lang w:val="zh-Hans"/>
              </w:rPr>
              <w:t xml:space="preserve">1 </w:t>
            </w:r>
            <w:r>
              <w:rPr>
                <w:sz w:val="20"/>
                <w:lang w:val="zh-Hans"/>
              </w:rPr>
              <w:t xml:space="preserve">超时间隔 </w:t>
            </w:r>
            <w:r>
              <w:rPr>
                <w:sz w:val="20"/>
                <w:lang w:val="zh-Hans"/>
              </w:rPr>
              <w:t>= 125 ×</w:t>
            </w:r>
            <w:r>
              <w:rPr>
                <w:sz w:val="20"/>
                <w:lang w:val="zh-Hans"/>
              </w:rPr>
              <w:t>（</w:t>
            </w:r>
            <w:r>
              <w:rPr>
                <w:sz w:val="20"/>
                <w:lang w:val="zh-Hans"/>
              </w:rPr>
              <w:t xml:space="preserve">SG </w:t>
            </w:r>
            <w:r>
              <w:rPr>
                <w:sz w:val="20"/>
                <w:lang w:val="zh-Hans"/>
              </w:rPr>
              <w:t>时钟的时钟周期）</w:t>
            </w:r>
          </w:p>
          <w:p>
            <w:pPr>
              <w:pStyle w:val="Normal"/>
              <w:spacing w:lineRule="auto" w:line="218" w:before="0" w:after="96"/>
              <w:ind w:left="1" w:right="0" w:hanging="0"/>
              <w:jc w:val="left"/>
              <w:rPr/>
            </w:pPr>
            <w:r>
              <w:rPr>
                <w:sz w:val="19"/>
                <w:lang w:val="zh-Hans"/>
              </w:rPr>
              <w:t xml:space="preserve">在此处设置值 </w:t>
            </w:r>
            <w:r>
              <w:rPr>
                <w:sz w:val="19"/>
                <w:lang w:val="zh-Hans"/>
              </w:rPr>
              <w:t xml:space="preserve">3 </w:t>
            </w:r>
            <w:r>
              <w:rPr>
                <w:sz w:val="19"/>
                <w:lang w:val="zh-Hans"/>
              </w:rPr>
              <w:t xml:space="preserve">会导致延迟超时为 </w:t>
            </w:r>
            <w:r>
              <w:rPr>
                <w:sz w:val="19"/>
                <w:lang w:val="zh-Hans"/>
              </w:rPr>
              <w:t>125 x 3 x</w:t>
            </w:r>
            <w:r>
              <w:rPr>
                <w:sz w:val="19"/>
                <w:lang w:val="zh-Hans"/>
              </w:rPr>
              <w:t>（</w:t>
            </w:r>
            <w:r>
              <w:rPr>
                <w:sz w:val="19"/>
                <w:lang w:val="zh-Hans"/>
              </w:rPr>
              <w:t xml:space="preserve">SG </w:t>
            </w:r>
            <w:r>
              <w:rPr>
                <w:sz w:val="19"/>
                <w:lang w:val="zh-Hans"/>
              </w:rPr>
              <w:t>时钟的时钟周期）。</w:t>
            </w:r>
          </w:p>
          <w:p>
            <w:pPr>
              <w:pStyle w:val="Normal"/>
              <w:spacing w:lineRule="auto" w:line="259" w:before="0" w:after="97"/>
              <w:ind w:left="1" w:right="0" w:hanging="0"/>
              <w:jc w:val="left"/>
              <w:rPr/>
            </w:pPr>
            <w:r>
              <w:rPr>
                <w:b/>
                <w:i/>
                <w:sz w:val="19"/>
                <w:lang w:val="zh-Hans"/>
              </w:rPr>
              <w:t xml:space="preserve">注： </w:t>
            </w:r>
            <w:r>
              <w:rPr>
                <w:sz w:val="17"/>
                <w:lang w:val="zh-Hans"/>
              </w:rPr>
              <w:t>将此值设置为零将禁用 延迟计时器中断。</w:t>
            </w:r>
          </w:p>
          <w:p>
            <w:pPr>
              <w:pStyle w:val="Normal"/>
              <w:spacing w:lineRule="auto" w:line="259" w:before="0" w:after="0"/>
              <w:ind w:left="1" w:right="0" w:hanging="0"/>
              <w:jc w:val="left"/>
              <w:rPr/>
            </w:pPr>
            <w:r>
              <w:rPr>
                <w:b/>
                <w:i/>
                <w:sz w:val="19"/>
                <w:lang w:val="zh-Hans"/>
              </w:rPr>
              <w:t xml:space="preserve">注： 将 </w:t>
            </w:r>
            <w:r>
              <w:rPr>
                <w:sz w:val="17"/>
                <w:lang w:val="zh-Hans"/>
              </w:rPr>
              <w:t xml:space="preserve">AXI DMA </w:t>
            </w:r>
            <w:r>
              <w:rPr>
                <w:sz w:val="17"/>
                <w:lang w:val="zh-Hans"/>
              </w:rPr>
              <w:t>配置为直接寄存器模式时，将忽略此字段。</w:t>
            </w:r>
          </w:p>
        </w:tc>
      </w:tr>
    </w:tbl>
    <w:p>
      <w:pPr>
        <w:pStyle w:val="4"/>
        <w:ind w:left="410" w:right="67" w:hanging="10"/>
        <w:rPr/>
      </w:pPr>
      <w:r>
        <w:rPr>
          <w:lang w:val="zh-Hans"/>
        </w:rPr>
        <w:t>MM2S_DMASR</w:t>
      </w:r>
      <w:r>
        <w:rPr>
          <w:lang w:val="zh-Hans"/>
        </w:rPr>
        <w:t>（</w:t>
      </w:r>
      <w:r>
        <w:rPr>
          <w:lang w:val="zh-Hans"/>
        </w:rPr>
        <w:t xml:space="preserve">MM2S DMA </w:t>
      </w:r>
      <w:r>
        <w:rPr>
          <w:lang w:val="zh-Hans"/>
        </w:rPr>
        <w:t xml:space="preserve">状态寄存器 – 偏移 </w:t>
      </w:r>
      <w:r>
        <w:rPr>
          <w:lang w:val="zh-Hans"/>
        </w:rPr>
        <w:t>04h</w:t>
      </w:r>
      <w:r>
        <w:rPr>
          <w:lang w:val="zh-Hans"/>
        </w:rPr>
        <w:t xml:space="preserve">） </w:t>
      </w:r>
    </w:p>
    <w:p>
      <w:pPr>
        <w:pStyle w:val="Normal"/>
        <w:spacing w:lineRule="auto" w:line="259" w:before="0" w:after="63"/>
        <w:ind w:left="10" w:right="866" w:hanging="10"/>
        <w:jc w:val="left"/>
        <w:rPr/>
      </w:pPr>
      <w:r>
        <w:rPr>
          <w:lang w:val="zh-Hans"/>
        </w:rPr>
        <w:t xml:space="preserve">此寄存器提供内存映射到流 </w:t>
      </w:r>
      <w:r>
        <w:rPr>
          <w:lang w:val="zh-Hans"/>
        </w:rPr>
        <w:t xml:space="preserve">DMA </w:t>
      </w:r>
      <w:r>
        <w:rPr>
          <w:lang w:val="zh-Hans"/>
        </w:rPr>
        <w:t>通道的状态。</w:t>
      </w:r>
    </w:p>
    <w:p>
      <w:pPr>
        <w:pStyle w:val="Normal"/>
        <w:spacing w:lineRule="auto" w:line="264" w:before="0" w:after="4"/>
        <w:ind w:left="-350"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w:t>
      </w:r>
    </w:p>
    <w:p>
      <w:pPr>
        <w:pStyle w:val="Normal"/>
        <w:spacing w:lineRule="auto" w:line="259" w:before="0" w:after="134"/>
        <w:ind w:left="1424" w:right="0" w:hanging="0"/>
        <w:jc w:val="left"/>
        <w:rPr/>
      </w:pPr>
      <w:r>
        <w:rPr/>
        <mc:AlternateContent>
          <mc:Choice Requires="wpg">
            <w:drawing>
              <wp:inline distT="0" distB="0" distL="0" distR="0" wp14:anchorId="7137A8B6">
                <wp:extent cx="4121150" cy="786765"/>
                <wp:effectExtent l="0" t="0" r="0" b="0"/>
                <wp:docPr id="28" name="形状19"/>
                <a:graphic xmlns:a="http://schemas.openxmlformats.org/drawingml/2006/main">
                  <a:graphicData uri="http://schemas.microsoft.com/office/word/2010/wordprocessingGroup">
                    <wpg:wgp>
                      <wpg:cNvGrpSpPr/>
                      <wpg:grpSpPr>
                        <a:xfrm>
                          <a:off x="0" y="0"/>
                          <a:ext cx="4120560" cy="786240"/>
                        </a:xfrm>
                      </wpg:grpSpPr>
                      <wps:wsp>
                        <wps:cNvSpPr/>
                        <wps:spPr>
                          <a:xfrm>
                            <a:off x="3920400" y="734760"/>
                            <a:ext cx="200160" cy="51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7"/>
                                  <w:spacing w:val="0"/>
                                  <w:vertAlign w:val="baseline"/>
                                  <w:position w:val="0"/>
                                  <w:sz w:val="7"/>
                                  <w:i w:val="false"/>
                                  <w:dstrike w:val="false"/>
                                  <w:strike w:val="false"/>
                                  <w:u w:val="none"/>
                                  <w:b w:val="false"/>
                                  <w:sz w:val="7"/>
                                  <w:rFonts w:eastAsia="等线" w:cs="等线" w:ascii="等线" w:hAnsi="等线"/>
                                  <w:color w:val="00000A"/>
                                  <w14:ligatures w14:val="standardContextual"/>
                                </w:rPr>
                                <w:t>X14574</w:t>
                              </w:r>
                            </w:p>
                          </w:txbxContent>
                        </wps:txbx>
                        <wps:bodyPr lIns="0" rIns="0" tIns="0" bIns="0">
                          <a:noAutofit/>
                        </wps:bodyPr>
                      </wps:wsp>
                      <wps:wsp>
                        <wps:cNvSpPr/>
                        <wps:spPr>
                          <a:xfrm>
                            <a:off x="1963440" y="289440"/>
                            <a:ext cx="120600" cy="92880"/>
                          </a:xfrm>
                          <a:custGeom>
                            <a:avLst/>
                            <a:gdLst/>
                            <a:ahLst/>
                            <a:rect l="l" t="t" r="r" b="b"/>
                            <a:pathLst>
                              <a:path w="125195" h="97717">
                                <a:moveTo>
                                  <a:pt x="0" y="0"/>
                                </a:moveTo>
                                <a:lnTo>
                                  <a:pt x="125195" y="0"/>
                                </a:lnTo>
                                <a:lnTo>
                                  <a:pt x="125195"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2207880" y="289440"/>
                            <a:ext cx="117000" cy="92880"/>
                          </a:xfrm>
                          <a:custGeom>
                            <a:avLst/>
                            <a:gdLst/>
                            <a:ahLst/>
                            <a:rect l="l" t="t" r="r" b="b"/>
                            <a:pathLst>
                              <a:path w="121874" h="97717">
                                <a:moveTo>
                                  <a:pt x="0" y="0"/>
                                </a:moveTo>
                                <a:lnTo>
                                  <a:pt x="121874" y="0"/>
                                </a:lnTo>
                                <a:lnTo>
                                  <a:pt x="121874"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2327760" y="289440"/>
                            <a:ext cx="123120" cy="92880"/>
                          </a:xfrm>
                          <a:custGeom>
                            <a:avLst/>
                            <a:gdLst/>
                            <a:ahLst/>
                            <a:rect l="l" t="t" r="r" b="b"/>
                            <a:pathLst>
                              <a:path w="127445" h="97717">
                                <a:moveTo>
                                  <a:pt x="0" y="0"/>
                                </a:moveTo>
                                <a:lnTo>
                                  <a:pt x="127445" y="0"/>
                                </a:lnTo>
                                <a:lnTo>
                                  <a:pt x="127445"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2087280" y="289440"/>
                            <a:ext cx="118080" cy="92880"/>
                          </a:xfrm>
                          <a:custGeom>
                            <a:avLst/>
                            <a:gdLst/>
                            <a:ahLst/>
                            <a:rect l="l" t="t" r="r" b="b"/>
                            <a:pathLst>
                              <a:path w="122655" h="97717">
                                <a:moveTo>
                                  <a:pt x="0" y="0"/>
                                </a:moveTo>
                                <a:lnTo>
                                  <a:pt x="122655" y="0"/>
                                </a:lnTo>
                                <a:lnTo>
                                  <a:pt x="122655"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0" y="289440"/>
                            <a:ext cx="982440" cy="92880"/>
                          </a:xfrm>
                          <a:custGeom>
                            <a:avLst/>
                            <a:gdLst/>
                            <a:ahLst/>
                            <a:rect l="l" t="t" r="r" b="b"/>
                            <a:pathLst>
                              <a:path w="997864" h="97727">
                                <a:moveTo>
                                  <a:pt x="0" y="0"/>
                                </a:moveTo>
                                <a:lnTo>
                                  <a:pt x="997864" y="0"/>
                                </a:lnTo>
                                <a:lnTo>
                                  <a:pt x="997864" y="97727"/>
                                </a:lnTo>
                                <a:lnTo>
                                  <a:pt x="0" y="97727"/>
                                </a:lnTo>
                                <a:close/>
                              </a:path>
                            </a:pathLst>
                          </a:custGeom>
                          <a:noFill/>
                          <a:ln cap="rnd" w="6840">
                            <a:solidFill>
                              <a:srgbClr val="ffffff"/>
                            </a:solidFill>
                            <a:round/>
                          </a:ln>
                        </wps:spPr>
                        <wps:style>
                          <a:lnRef idx="1"/>
                          <a:fillRef idx="0"/>
                          <a:effectRef idx="0"/>
                          <a:fontRef idx="minor"/>
                        </wps:style>
                        <wps:bodyPr/>
                      </wps:wsp>
                      <wps:wsp>
                        <wps:cNvSpPr/>
                        <wps:spPr>
                          <a:xfrm>
                            <a:off x="984960" y="290160"/>
                            <a:ext cx="974160" cy="92160"/>
                          </a:xfrm>
                          <a:custGeom>
                            <a:avLst/>
                            <a:gdLst/>
                            <a:ahLst/>
                            <a:rect l="l" t="t" r="r" b="b"/>
                            <a:pathLst>
                              <a:path w="986892" h="97224">
                                <a:moveTo>
                                  <a:pt x="0" y="0"/>
                                </a:moveTo>
                                <a:lnTo>
                                  <a:pt x="986892" y="0"/>
                                </a:lnTo>
                                <a:lnTo>
                                  <a:pt x="986892" y="97224"/>
                                </a:lnTo>
                                <a:lnTo>
                                  <a:pt x="0" y="97224"/>
                                </a:lnTo>
                                <a:close/>
                              </a:path>
                            </a:pathLst>
                          </a:custGeom>
                          <a:noFill/>
                          <a:ln cap="rnd" w="6840">
                            <a:solidFill>
                              <a:srgbClr val="ffffff"/>
                            </a:solidFill>
                            <a:round/>
                          </a:ln>
                        </wps:spPr>
                        <wps:style>
                          <a:lnRef idx="1"/>
                          <a:fillRef idx="0"/>
                          <a:effectRef idx="0"/>
                          <a:fontRef idx="minor"/>
                        </wps:style>
                        <wps:bodyPr/>
                      </wps:wsp>
                      <wps:wsp>
                        <wps:cNvSpPr/>
                        <wps:spPr>
                          <a:xfrm>
                            <a:off x="3960" y="406440"/>
                            <a:ext cx="978480" cy="44280"/>
                          </a:xfrm>
                          <a:custGeom>
                            <a:avLst/>
                            <a:gdLst/>
                            <a:ahLst/>
                            <a:rect l="l" t="t" r="r" b="b"/>
                            <a:pathLst>
                              <a:path w="993851" h="48882">
                                <a:moveTo>
                                  <a:pt x="0" y="0"/>
                                </a:moveTo>
                                <a:cubicBezTo>
                                  <a:pt x="0" y="13475"/>
                                  <a:pt x="22263" y="24448"/>
                                  <a:pt x="49644" y="24448"/>
                                </a:cubicBezTo>
                                <a:lnTo>
                                  <a:pt x="447192" y="24448"/>
                                </a:lnTo>
                                <a:cubicBezTo>
                                  <a:pt x="474663" y="24448"/>
                                  <a:pt x="496926" y="35408"/>
                                  <a:pt x="496926" y="48882"/>
                                </a:cubicBezTo>
                                <a:cubicBezTo>
                                  <a:pt x="496926" y="35408"/>
                                  <a:pt x="519189" y="24448"/>
                                  <a:pt x="546570" y="24448"/>
                                </a:cubicBezTo>
                                <a:lnTo>
                                  <a:pt x="944118" y="24448"/>
                                </a:lnTo>
                                <a:cubicBezTo>
                                  <a:pt x="971588" y="24448"/>
                                  <a:pt x="993851" y="13475"/>
                                  <a:pt x="993851" y="0"/>
                                </a:cubicBezTo>
                              </a:path>
                            </a:pathLst>
                          </a:custGeom>
                          <a:noFill/>
                          <a:ln cap="rnd" w="6840">
                            <a:solidFill>
                              <a:srgbClr val="ffffff"/>
                            </a:solidFill>
                            <a:round/>
                          </a:ln>
                        </wps:spPr>
                        <wps:style>
                          <a:lnRef idx="1"/>
                          <a:fillRef idx="0"/>
                          <a:effectRef idx="0"/>
                          <a:fontRef idx="minor"/>
                        </wps:style>
                        <wps:bodyPr/>
                      </wps:wsp>
                      <wps:wsp>
                        <wps:cNvSpPr/>
                        <wps:spPr>
                          <a:xfrm>
                            <a:off x="985680" y="405720"/>
                            <a:ext cx="974880" cy="45000"/>
                          </a:xfrm>
                          <a:custGeom>
                            <a:avLst/>
                            <a:gdLst/>
                            <a:ahLst/>
                            <a:rect l="l" t="t" r="r" b="b"/>
                            <a:pathLst>
                              <a:path w="987209" h="48882">
                                <a:moveTo>
                                  <a:pt x="0" y="0"/>
                                </a:moveTo>
                                <a:cubicBezTo>
                                  <a:pt x="0" y="13488"/>
                                  <a:pt x="22263" y="24447"/>
                                  <a:pt x="49657" y="24447"/>
                                </a:cubicBezTo>
                                <a:lnTo>
                                  <a:pt x="443954" y="24447"/>
                                </a:lnTo>
                                <a:cubicBezTo>
                                  <a:pt x="471335" y="24447"/>
                                  <a:pt x="493611" y="35408"/>
                                  <a:pt x="493611" y="48882"/>
                                </a:cubicBezTo>
                                <a:cubicBezTo>
                                  <a:pt x="493611" y="35408"/>
                                  <a:pt x="515874" y="24447"/>
                                  <a:pt x="543255" y="24447"/>
                                </a:cubicBezTo>
                                <a:lnTo>
                                  <a:pt x="937565" y="24447"/>
                                </a:lnTo>
                                <a:cubicBezTo>
                                  <a:pt x="964946" y="24447"/>
                                  <a:pt x="987209" y="13488"/>
                                  <a:pt x="987209" y="0"/>
                                </a:cubicBezTo>
                              </a:path>
                            </a:pathLst>
                          </a:custGeom>
                          <a:noFill/>
                          <a:ln cap="rnd" w="6840">
                            <a:solidFill>
                              <a:srgbClr val="ffffff"/>
                            </a:solidFill>
                            <a:round/>
                          </a:ln>
                        </wps:spPr>
                        <wps:style>
                          <a:lnRef idx="1"/>
                          <a:fillRef idx="0"/>
                          <a:effectRef idx="0"/>
                          <a:fontRef idx="minor"/>
                        </wps:style>
                        <wps:bodyPr/>
                      </wps:wsp>
                      <wps:wsp>
                        <wps:cNvSpPr/>
                        <wps:spPr>
                          <a:xfrm>
                            <a:off x="985680" y="265320"/>
                            <a:ext cx="720" cy="141480"/>
                          </a:xfrm>
                          <a:custGeom>
                            <a:avLst/>
                            <a:gdLst/>
                            <a:ahLst/>
                            <a:rect l="l" t="t" r="r" b="b"/>
                            <a:pathLst>
                              <a:path w="0" h="146571">
                                <a:moveTo>
                                  <a:pt x="0" y="0"/>
                                </a:moveTo>
                                <a:lnTo>
                                  <a:pt x="0" y="146571"/>
                                </a:lnTo>
                              </a:path>
                            </a:pathLst>
                          </a:custGeom>
                          <a:noFill/>
                          <a:ln cap="rnd" w="6840">
                            <a:solidFill>
                              <a:srgbClr val="ffffff"/>
                            </a:solidFill>
                            <a:round/>
                          </a:ln>
                        </wps:spPr>
                        <wps:style>
                          <a:lnRef idx="1"/>
                          <a:fillRef idx="0"/>
                          <a:effectRef idx="0"/>
                          <a:fontRef idx="minor"/>
                        </wps:style>
                        <wps:bodyPr/>
                      </wps:wsp>
                      <wps:wsp>
                        <wps:cNvSpPr/>
                        <wps:spPr>
                          <a:xfrm>
                            <a:off x="1963440" y="265320"/>
                            <a:ext cx="720" cy="141480"/>
                          </a:xfrm>
                          <a:custGeom>
                            <a:avLst/>
                            <a:gdLst/>
                            <a:ahLst/>
                            <a:rect l="l" t="t" r="r" b="b"/>
                            <a:pathLst>
                              <a:path w="0" h="146571">
                                <a:moveTo>
                                  <a:pt x="0" y="0"/>
                                </a:moveTo>
                                <a:lnTo>
                                  <a:pt x="0" y="146571"/>
                                </a:lnTo>
                              </a:path>
                            </a:pathLst>
                          </a:custGeom>
                          <a:noFill/>
                          <a:ln cap="rnd" w="6840">
                            <a:solidFill>
                              <a:srgbClr val="ffffff"/>
                            </a:solidFill>
                            <a:round/>
                          </a:ln>
                        </wps:spPr>
                        <wps:style>
                          <a:lnRef idx="1"/>
                          <a:fillRef idx="0"/>
                          <a:effectRef idx="0"/>
                          <a:fontRef idx="minor"/>
                        </wps:style>
                        <wps:bodyPr/>
                      </wps:wsp>
                      <wps:wsp>
                        <wps:cNvSpPr/>
                        <wps:spPr>
                          <a:xfrm>
                            <a:off x="2454120" y="289440"/>
                            <a:ext cx="1104120" cy="92880"/>
                          </a:xfrm>
                          <a:custGeom>
                            <a:avLst/>
                            <a:gdLst/>
                            <a:ahLst/>
                            <a:rect l="l" t="t" r="r" b="b"/>
                            <a:pathLst>
                              <a:path w="1118502" h="98077">
                                <a:moveTo>
                                  <a:pt x="0" y="0"/>
                                </a:moveTo>
                                <a:lnTo>
                                  <a:pt x="1118502" y="0"/>
                                </a:lnTo>
                                <a:lnTo>
                                  <a:pt x="1118502" y="98077"/>
                                </a:lnTo>
                                <a:lnTo>
                                  <a:pt x="0" y="98077"/>
                                </a:lnTo>
                                <a:close/>
                              </a:path>
                            </a:pathLst>
                          </a:custGeom>
                          <a:noFill/>
                          <a:ln cap="rnd" w="6840">
                            <a:solidFill>
                              <a:srgbClr val="ffffff"/>
                            </a:solidFill>
                            <a:round/>
                          </a:ln>
                        </wps:spPr>
                        <wps:style>
                          <a:lnRef idx="1"/>
                          <a:fillRef idx="0"/>
                          <a:effectRef idx="0"/>
                          <a:fontRef idx="minor"/>
                        </wps:style>
                        <wps:bodyPr/>
                      </wps:wsp>
                      <wps:wsp>
                        <wps:cNvSpPr/>
                        <wps:spPr>
                          <a:xfrm>
                            <a:off x="3686760" y="289440"/>
                            <a:ext cx="122040" cy="92880"/>
                          </a:xfrm>
                          <a:custGeom>
                            <a:avLst/>
                            <a:gdLst/>
                            <a:ahLst/>
                            <a:rect l="l" t="t" r="r" b="b"/>
                            <a:pathLst>
                              <a:path w="126624" h="97717">
                                <a:moveTo>
                                  <a:pt x="0" y="97717"/>
                                </a:moveTo>
                                <a:lnTo>
                                  <a:pt x="126624" y="97717"/>
                                </a:lnTo>
                                <a:lnTo>
                                  <a:pt x="126624" y="0"/>
                                </a:lnTo>
                                <a:lnTo>
                                  <a:pt x="0" y="0"/>
                                </a:lnTo>
                                <a:close/>
                              </a:path>
                            </a:pathLst>
                          </a:custGeom>
                          <a:noFill/>
                          <a:ln w="6840">
                            <a:solidFill>
                              <a:srgbClr val="ffffff"/>
                            </a:solidFill>
                          </a:ln>
                        </wps:spPr>
                        <wps:style>
                          <a:lnRef idx="1"/>
                          <a:fillRef idx="0"/>
                          <a:effectRef idx="0"/>
                          <a:fontRef idx="minor"/>
                        </wps:style>
                        <wps:bodyPr/>
                      </wps:wsp>
                      <wps:wsp>
                        <wps:cNvSpPr/>
                        <wps:spPr>
                          <a:xfrm>
                            <a:off x="3812040" y="289440"/>
                            <a:ext cx="121320" cy="92880"/>
                          </a:xfrm>
                          <a:custGeom>
                            <a:avLst/>
                            <a:gdLst/>
                            <a:ahLst/>
                            <a:rect l="l" t="t" r="r" b="b"/>
                            <a:pathLst>
                              <a:path w="125438" h="97717">
                                <a:moveTo>
                                  <a:pt x="0" y="0"/>
                                </a:moveTo>
                                <a:lnTo>
                                  <a:pt x="125438" y="0"/>
                                </a:lnTo>
                                <a:lnTo>
                                  <a:pt x="125438"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3561840" y="289440"/>
                            <a:ext cx="121320" cy="92880"/>
                          </a:xfrm>
                          <a:custGeom>
                            <a:avLst/>
                            <a:gdLst/>
                            <a:ahLst/>
                            <a:rect l="l" t="t" r="r" b="b"/>
                            <a:pathLst>
                              <a:path w="126642" h="97717">
                                <a:moveTo>
                                  <a:pt x="0" y="0"/>
                                </a:moveTo>
                                <a:lnTo>
                                  <a:pt x="126642" y="0"/>
                                </a:lnTo>
                                <a:lnTo>
                                  <a:pt x="126642" y="97717"/>
                                </a:lnTo>
                                <a:lnTo>
                                  <a:pt x="0" y="97717"/>
                                </a:lnTo>
                                <a:close/>
                              </a:path>
                            </a:pathLst>
                          </a:custGeom>
                          <a:noFill/>
                          <a:ln cap="rnd" w="6840">
                            <a:solidFill>
                              <a:srgbClr val="ffffff"/>
                            </a:solidFill>
                            <a:round/>
                          </a:ln>
                        </wps:spPr>
                        <wps:style>
                          <a:lnRef idx="1"/>
                          <a:fillRef idx="0"/>
                          <a:effectRef idx="0"/>
                          <a:fontRef idx="minor"/>
                        </wps:style>
                        <wps:bodyPr/>
                      </wps:wsp>
                      <wps:wsp>
                        <wps:cNvSpPr/>
                        <wps:spPr>
                          <a:xfrm>
                            <a:off x="3441240" y="265320"/>
                            <a:ext cx="720" cy="141480"/>
                          </a:xfrm>
                          <a:custGeom>
                            <a:avLst/>
                            <a:gdLst/>
                            <a:ahLst/>
                            <a:rect l="l" t="t" r="r" b="b"/>
                            <a:pathLst>
                              <a:path w="0" h="146571">
                                <a:moveTo>
                                  <a:pt x="0" y="0"/>
                                </a:moveTo>
                                <a:lnTo>
                                  <a:pt x="0" y="146571"/>
                                </a:lnTo>
                              </a:path>
                            </a:pathLst>
                          </a:custGeom>
                          <a:noFill/>
                          <a:ln cap="rnd" w="6840">
                            <a:solidFill>
                              <a:srgbClr val="ffffff"/>
                            </a:solidFill>
                            <a:round/>
                          </a:ln>
                        </wps:spPr>
                        <wps:style>
                          <a:lnRef idx="1"/>
                          <a:fillRef idx="0"/>
                          <a:effectRef idx="0"/>
                          <a:fontRef idx="minor"/>
                        </wps:style>
                        <wps:bodyPr/>
                      </wps:wsp>
                      <wps:wsp>
                        <wps:cNvSpPr/>
                        <wps:spPr>
                          <a:xfrm>
                            <a:off x="2921760" y="265320"/>
                            <a:ext cx="720" cy="141480"/>
                          </a:xfrm>
                          <a:custGeom>
                            <a:avLst/>
                            <a:gdLst/>
                            <a:ahLst/>
                            <a:rect l="l" t="t" r="r" b="b"/>
                            <a:pathLst>
                              <a:path w="0" h="146659">
                                <a:moveTo>
                                  <a:pt x="0" y="0"/>
                                </a:moveTo>
                                <a:lnTo>
                                  <a:pt x="0" y="146659"/>
                                </a:lnTo>
                              </a:path>
                            </a:pathLst>
                          </a:custGeom>
                          <a:noFill/>
                          <a:ln cap="rnd" w="6840">
                            <a:solidFill>
                              <a:srgbClr val="ffffff"/>
                            </a:solidFill>
                            <a:round/>
                          </a:ln>
                        </wps:spPr>
                        <wps:style>
                          <a:lnRef idx="1"/>
                          <a:fillRef idx="0"/>
                          <a:effectRef idx="0"/>
                          <a:fontRef idx="minor"/>
                        </wps:style>
                        <wps:bodyPr/>
                      </wps:wsp>
                      <wps:wsp>
                        <wps:cNvSpPr/>
                        <wps:spPr>
                          <a:xfrm>
                            <a:off x="2454120" y="265320"/>
                            <a:ext cx="720" cy="141480"/>
                          </a:xfrm>
                          <a:custGeom>
                            <a:avLst/>
                            <a:gdLst/>
                            <a:ahLst/>
                            <a:rect l="l" t="t" r="r" b="b"/>
                            <a:pathLst>
                              <a:path w="0" h="146571">
                                <a:moveTo>
                                  <a:pt x="0" y="0"/>
                                </a:moveTo>
                                <a:lnTo>
                                  <a:pt x="0" y="146571"/>
                                </a:lnTo>
                              </a:path>
                            </a:pathLst>
                          </a:custGeom>
                          <a:noFill/>
                          <a:ln cap="rnd" w="6840">
                            <a:solidFill>
                              <a:srgbClr val="ffffff"/>
                            </a:solidFill>
                            <a:round/>
                          </a:ln>
                        </wps:spPr>
                        <wps:style>
                          <a:lnRef idx="1"/>
                          <a:fillRef idx="0"/>
                          <a:effectRef idx="0"/>
                          <a:fontRef idx="minor"/>
                        </wps:style>
                        <wps:bodyPr/>
                      </wps:wsp>
                      <wps:wsp>
                        <wps:cNvSpPr/>
                        <wps:spPr>
                          <a:xfrm>
                            <a:off x="3312720" y="289440"/>
                            <a:ext cx="720" cy="92880"/>
                          </a:xfrm>
                          <a:custGeom>
                            <a:avLst/>
                            <a:gdLst/>
                            <a:ahLst/>
                            <a:rect l="l" t="t" r="r" b="b"/>
                            <a:pathLst>
                              <a:path w="0" h="97955">
                                <a:moveTo>
                                  <a:pt x="0" y="0"/>
                                </a:moveTo>
                                <a:lnTo>
                                  <a:pt x="0" y="97955"/>
                                </a:lnTo>
                              </a:path>
                            </a:pathLst>
                          </a:custGeom>
                          <a:noFill/>
                          <a:ln cap="rnd" w="6840">
                            <a:solidFill>
                              <a:srgbClr val="ffffff"/>
                            </a:solidFill>
                            <a:round/>
                          </a:ln>
                        </wps:spPr>
                        <wps:style>
                          <a:lnRef idx="1"/>
                          <a:fillRef idx="0"/>
                          <a:effectRef idx="0"/>
                          <a:fontRef idx="minor"/>
                        </wps:style>
                        <wps:bodyPr/>
                      </wps:wsp>
                      <wps:wsp>
                        <wps:cNvSpPr/>
                        <wps:spPr>
                          <a:xfrm>
                            <a:off x="1028160" y="307800"/>
                            <a:ext cx="10404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23</w:t>
                              </w:r>
                            </w:p>
                          </w:txbxContent>
                        </wps:txbx>
                        <wps:bodyPr lIns="0" rIns="0" tIns="0" bIns="0">
                          <a:noAutofit/>
                        </wps:bodyPr>
                      </wps:wsp>
                      <wps:wsp>
                        <wps:cNvSpPr/>
                        <wps:spPr>
                          <a:xfrm>
                            <a:off x="864360" y="307800"/>
                            <a:ext cx="10152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24</w:t>
                              </w:r>
                            </w:p>
                          </w:txbxContent>
                        </wps:txbx>
                        <wps:bodyPr lIns="0" rIns="0" tIns="0" bIns="0">
                          <a:noAutofit/>
                        </wps:bodyPr>
                      </wps:wsp>
                      <wps:wsp>
                        <wps:cNvSpPr/>
                        <wps:spPr>
                          <a:xfrm>
                            <a:off x="45720" y="307800"/>
                            <a:ext cx="10152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31</w:t>
                              </w:r>
                            </w:p>
                          </w:txbxContent>
                        </wps:txbx>
                        <wps:bodyPr lIns="0" rIns="0" tIns="0" bIns="0">
                          <a:noAutofit/>
                        </wps:bodyPr>
                      </wps:wsp>
                      <wps:wsp>
                        <wps:cNvSpPr/>
                        <wps:spPr>
                          <a:xfrm>
                            <a:off x="1188720" y="475560"/>
                            <a:ext cx="72072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IRQThresholdSts</w:t>
                              </w:r>
                            </w:p>
                          </w:txbxContent>
                        </wps:txbx>
                        <wps:bodyPr lIns="0" rIns="0" tIns="0" bIns="0">
                          <a:noAutofit/>
                        </wps:bodyPr>
                      </wps:wsp>
                      <wps:wsp>
                        <wps:cNvSpPr/>
                        <wps:spPr>
                          <a:xfrm>
                            <a:off x="2052360" y="515520"/>
                            <a:ext cx="28512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Err_Irq</w:t>
                              </w:r>
                            </w:p>
                          </w:txbxContent>
                        </wps:txbx>
                        <wps:bodyPr lIns="0" rIns="0" tIns="0" bIns="0">
                          <a:noAutofit/>
                        </wps:bodyPr>
                      </wps:wsp>
                      <wps:wsp>
                        <wps:cNvSpPr/>
                        <wps:spPr>
                          <a:xfrm>
                            <a:off x="2266920" y="616680"/>
                            <a:ext cx="32688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IOC_Irq</w:t>
                              </w:r>
                            </w:p>
                          </w:txbxContent>
                        </wps:txbx>
                        <wps:bodyPr lIns="0" rIns="0" tIns="0" bIns="0">
                          <a:noAutofit/>
                        </wps:bodyPr>
                      </wps:wsp>
                      <wps:wsp>
                        <wps:cNvSpPr/>
                        <wps:spPr>
                          <a:xfrm>
                            <a:off x="2038320" y="187200"/>
                            <a:ext cx="720" cy="28440"/>
                          </a:xfrm>
                          <a:custGeom>
                            <a:avLst/>
                            <a:gdLst/>
                            <a:ahLst/>
                            <a:rect l="l" t="t" r="r" b="b"/>
                            <a:pathLst>
                              <a:path w="0" h="29832">
                                <a:moveTo>
                                  <a:pt x="0" y="0"/>
                                </a:moveTo>
                                <a:lnTo>
                                  <a:pt x="0" y="29832"/>
                                </a:lnTo>
                              </a:path>
                            </a:pathLst>
                          </a:custGeom>
                          <a:noFill/>
                          <a:ln cap="rnd" w="4320">
                            <a:solidFill>
                              <a:srgbClr val="ffffff"/>
                            </a:solidFill>
                            <a:round/>
                          </a:ln>
                        </wps:spPr>
                        <wps:style>
                          <a:lnRef idx="1"/>
                          <a:fillRef idx="0"/>
                          <a:effectRef idx="0"/>
                          <a:fontRef idx="minor"/>
                        </wps:style>
                        <wps:bodyPr/>
                      </wps:wsp>
                      <wps:wsp>
                        <wps:cNvSpPr/>
                        <wps:spPr>
                          <a:xfrm>
                            <a:off x="2017440" y="219240"/>
                            <a:ext cx="38160" cy="5832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2162880" y="453240"/>
                            <a:ext cx="720" cy="43920"/>
                          </a:xfrm>
                          <a:custGeom>
                            <a:avLst/>
                            <a:gdLst/>
                            <a:ahLst/>
                            <a:rect l="l" t="t" r="r" b="b"/>
                            <a:pathLst>
                              <a:path w="0" h="47625">
                                <a:moveTo>
                                  <a:pt x="0" y="47625"/>
                                </a:moveTo>
                                <a:lnTo>
                                  <a:pt x="0" y="0"/>
                                </a:lnTo>
                              </a:path>
                            </a:pathLst>
                          </a:custGeom>
                          <a:noFill/>
                          <a:ln cap="rnd" w="4320">
                            <a:solidFill>
                              <a:srgbClr val="ffffff"/>
                            </a:solidFill>
                            <a:round/>
                          </a:ln>
                        </wps:spPr>
                        <wps:style>
                          <a:lnRef idx="1"/>
                          <a:fillRef idx="0"/>
                          <a:effectRef idx="0"/>
                          <a:fontRef idx="minor"/>
                        </wps:style>
                        <wps:bodyPr/>
                      </wps:wsp>
                      <wps:wsp>
                        <wps:cNvSpPr/>
                        <wps:spPr>
                          <a:xfrm>
                            <a:off x="2142360" y="393120"/>
                            <a:ext cx="37440" cy="5796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2387520" y="453240"/>
                            <a:ext cx="720" cy="142920"/>
                          </a:xfrm>
                          <a:custGeom>
                            <a:avLst/>
                            <a:gdLst/>
                            <a:ahLst/>
                            <a:rect l="l" t="t" r="r" b="b"/>
                            <a:pathLst>
                              <a:path w="0" h="145402">
                                <a:moveTo>
                                  <a:pt x="0" y="145402"/>
                                </a:moveTo>
                                <a:lnTo>
                                  <a:pt x="0" y="0"/>
                                </a:lnTo>
                              </a:path>
                            </a:pathLst>
                          </a:custGeom>
                          <a:noFill/>
                          <a:ln cap="rnd" w="4320">
                            <a:solidFill>
                              <a:srgbClr val="ffffff"/>
                            </a:solidFill>
                            <a:round/>
                          </a:ln>
                        </wps:spPr>
                        <wps:style>
                          <a:lnRef idx="1"/>
                          <a:fillRef idx="0"/>
                          <a:effectRef idx="0"/>
                          <a:fontRef idx="minor"/>
                        </wps:style>
                        <wps:bodyPr/>
                      </wps:wsp>
                      <wps:wsp>
                        <wps:cNvSpPr/>
                        <wps:spPr>
                          <a:xfrm>
                            <a:off x="2367360" y="393120"/>
                            <a:ext cx="37440" cy="5796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2152800" y="0"/>
                            <a:ext cx="29520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Dly_Irq</w:t>
                              </w:r>
                            </w:p>
                          </w:txbxContent>
                        </wps:txbx>
                        <wps:bodyPr lIns="0" rIns="0" tIns="0" bIns="0">
                          <a:noAutofit/>
                        </wps:bodyPr>
                      </wps:wsp>
                      <wps:wsp>
                        <wps:cNvSpPr/>
                        <wps:spPr>
                          <a:xfrm>
                            <a:off x="2265120" y="99720"/>
                            <a:ext cx="720" cy="117000"/>
                          </a:xfrm>
                          <a:custGeom>
                            <a:avLst/>
                            <a:gdLst/>
                            <a:ahLst/>
                            <a:rect l="l" t="t" r="r" b="b"/>
                            <a:pathLst>
                              <a:path w="0" h="119342">
                                <a:moveTo>
                                  <a:pt x="0" y="0"/>
                                </a:moveTo>
                                <a:lnTo>
                                  <a:pt x="0" y="119342"/>
                                </a:lnTo>
                              </a:path>
                            </a:pathLst>
                          </a:custGeom>
                          <a:noFill/>
                          <a:ln cap="rnd" w="4320">
                            <a:solidFill>
                              <a:srgbClr val="ffffff"/>
                            </a:solidFill>
                            <a:round/>
                          </a:ln>
                        </wps:spPr>
                        <wps:style>
                          <a:lnRef idx="1"/>
                          <a:fillRef idx="0"/>
                          <a:effectRef idx="0"/>
                          <a:fontRef idx="minor"/>
                        </wps:style>
                        <wps:bodyPr/>
                      </wps:wsp>
                      <wps:wsp>
                        <wps:cNvSpPr/>
                        <wps:spPr>
                          <a:xfrm>
                            <a:off x="2244600" y="219600"/>
                            <a:ext cx="37440" cy="5832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3383280" y="515520"/>
                            <a:ext cx="33264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SGIncld</w:t>
                              </w:r>
                            </w:p>
                          </w:txbxContent>
                        </wps:txbx>
                        <wps:bodyPr lIns="0" rIns="0" tIns="0" bIns="0">
                          <a:noAutofit/>
                        </wps:bodyPr>
                      </wps:wsp>
                      <wps:wsp>
                        <wps:cNvSpPr/>
                        <wps:spPr>
                          <a:xfrm>
                            <a:off x="3206160" y="0"/>
                            <a:ext cx="43704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DMAIntErr</w:t>
                              </w:r>
                            </w:p>
                          </w:txbxContent>
                        </wps:txbx>
                        <wps:bodyPr lIns="0" rIns="0" tIns="0" bIns="0">
                          <a:noAutofit/>
                        </wps:bodyPr>
                      </wps:wsp>
                      <wps:wsp>
                        <wps:cNvSpPr/>
                        <wps:spPr>
                          <a:xfrm>
                            <a:off x="3379320" y="78120"/>
                            <a:ext cx="720" cy="137880"/>
                          </a:xfrm>
                          <a:custGeom>
                            <a:avLst/>
                            <a:gdLst/>
                            <a:ahLst/>
                            <a:rect l="l" t="t" r="r" b="b"/>
                            <a:pathLst>
                              <a:path w="0" h="141173">
                                <a:moveTo>
                                  <a:pt x="0" y="0"/>
                                </a:moveTo>
                                <a:lnTo>
                                  <a:pt x="0" y="141173"/>
                                </a:lnTo>
                              </a:path>
                            </a:pathLst>
                          </a:custGeom>
                          <a:noFill/>
                          <a:ln cap="rnd" w="4320">
                            <a:solidFill>
                              <a:srgbClr val="ffffff"/>
                            </a:solidFill>
                            <a:round/>
                          </a:ln>
                        </wps:spPr>
                        <wps:style>
                          <a:lnRef idx="1"/>
                          <a:fillRef idx="0"/>
                          <a:effectRef idx="0"/>
                          <a:fontRef idx="minor"/>
                        </wps:style>
                        <wps:bodyPr/>
                      </wps:wsp>
                      <wps:wsp>
                        <wps:cNvSpPr/>
                        <wps:spPr>
                          <a:xfrm>
                            <a:off x="3359160" y="219240"/>
                            <a:ext cx="37440" cy="5832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3621960" y="187200"/>
                            <a:ext cx="720" cy="28440"/>
                          </a:xfrm>
                          <a:custGeom>
                            <a:avLst/>
                            <a:gdLst/>
                            <a:ahLst/>
                            <a:rect l="l" t="t" r="r" b="b"/>
                            <a:pathLst>
                              <a:path w="0" h="29832">
                                <a:moveTo>
                                  <a:pt x="0" y="0"/>
                                </a:moveTo>
                                <a:lnTo>
                                  <a:pt x="0" y="29832"/>
                                </a:lnTo>
                              </a:path>
                            </a:pathLst>
                          </a:custGeom>
                          <a:noFill/>
                          <a:ln cap="rnd" w="4320">
                            <a:solidFill>
                              <a:srgbClr val="ffffff"/>
                            </a:solidFill>
                            <a:round/>
                          </a:ln>
                        </wps:spPr>
                        <wps:style>
                          <a:lnRef idx="1"/>
                          <a:fillRef idx="0"/>
                          <a:effectRef idx="0"/>
                          <a:fontRef idx="minor"/>
                        </wps:style>
                        <wps:bodyPr/>
                      </wps:wsp>
                      <wps:wsp>
                        <wps:cNvSpPr/>
                        <wps:spPr>
                          <a:xfrm>
                            <a:off x="3601080" y="219240"/>
                            <a:ext cx="37440" cy="5832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1940040" y="122040"/>
                            <a:ext cx="25920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3848040" y="307800"/>
                            <a:ext cx="4968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0</w:t>
                              </w:r>
                            </w:p>
                          </w:txbxContent>
                        </wps:txbx>
                        <wps:bodyPr lIns="0" rIns="0" tIns="0" bIns="0">
                          <a:noAutofit/>
                        </wps:bodyPr>
                      </wps:wsp>
                      <wps:wsp>
                        <wps:cNvSpPr/>
                        <wps:spPr>
                          <a:xfrm>
                            <a:off x="3230280" y="307800"/>
                            <a:ext cx="4968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5</w:t>
                              </w:r>
                            </w:p>
                          </w:txbxContent>
                        </wps:txbx>
                        <wps:bodyPr lIns="0" rIns="0" tIns="0" bIns="0">
                          <a:noAutofit/>
                        </wps:bodyPr>
                      </wps:wsp>
                      <wps:wsp>
                        <wps:cNvSpPr/>
                        <wps:spPr>
                          <a:xfrm>
                            <a:off x="1850400" y="307800"/>
                            <a:ext cx="108252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161514131211  10</w:t>
                              </w:r>
                            </w:p>
                          </w:txbxContent>
                        </wps:txbx>
                        <wps:bodyPr lIns="0" rIns="0" tIns="0" bIns="0">
                          <a:noAutofit/>
                        </wps:bodyPr>
                      </wps:wsp>
                      <wps:wsp>
                        <wps:cNvSpPr/>
                        <wps:spPr>
                          <a:xfrm>
                            <a:off x="2666880" y="307800"/>
                            <a:ext cx="74628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9    8  7    6</w:t>
                              </w:r>
                            </w:p>
                          </w:txbxContent>
                        </wps:txbx>
                        <wps:bodyPr lIns="0" rIns="0" tIns="0" bIns="0">
                          <a:noAutofit/>
                        </wps:bodyPr>
                      </wps:wsp>
                      <wps:wsp>
                        <wps:cNvSpPr/>
                        <wps:spPr>
                          <a:xfrm>
                            <a:off x="3357360" y="307800"/>
                            <a:ext cx="4968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4</w:t>
                              </w:r>
                            </w:p>
                          </w:txbxContent>
                        </wps:txbx>
                        <wps:bodyPr lIns="0" rIns="0" tIns="0" bIns="0">
                          <a:noAutofit/>
                        </wps:bodyPr>
                      </wps:wsp>
                      <wps:wsp>
                        <wps:cNvSpPr/>
                        <wps:spPr>
                          <a:xfrm>
                            <a:off x="3479760" y="307800"/>
                            <a:ext cx="4968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3</w:t>
                              </w:r>
                            </w:p>
                          </w:txbxContent>
                        </wps:txbx>
                        <wps:bodyPr lIns="0" rIns="0" tIns="0" bIns="0">
                          <a:noAutofit/>
                        </wps:bodyPr>
                      </wps:wsp>
                      <wps:wsp>
                        <wps:cNvSpPr/>
                        <wps:spPr>
                          <a:xfrm>
                            <a:off x="3602880" y="307800"/>
                            <a:ext cx="4968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w:t>
                              </w:r>
                            </w:p>
                          </w:txbxContent>
                        </wps:txbx>
                        <wps:bodyPr lIns="0" rIns="0" tIns="0" bIns="0">
                          <a:noAutofit/>
                        </wps:bodyPr>
                      </wps:wsp>
                      <wps:wsp>
                        <wps:cNvSpPr/>
                        <wps:spPr>
                          <a:xfrm>
                            <a:off x="3735720" y="307800"/>
                            <a:ext cx="4968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1</w:t>
                              </w:r>
                            </w:p>
                          </w:txbxContent>
                        </wps:txbx>
                        <wps:bodyPr lIns="0" rIns="0" tIns="0" bIns="0">
                          <a:noAutofit/>
                        </wps:bodyPr>
                      </wps:wsp>
                      <wps:wsp>
                        <wps:cNvSpPr/>
                        <wps:spPr>
                          <a:xfrm>
                            <a:off x="3533760" y="122040"/>
                            <a:ext cx="25920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516400" y="187200"/>
                            <a:ext cx="720" cy="28440"/>
                          </a:xfrm>
                          <a:custGeom>
                            <a:avLst/>
                            <a:gdLst/>
                            <a:ahLst/>
                            <a:rect l="l" t="t" r="r" b="b"/>
                            <a:pathLst>
                              <a:path w="0" h="29832">
                                <a:moveTo>
                                  <a:pt x="0" y="0"/>
                                </a:moveTo>
                                <a:lnTo>
                                  <a:pt x="0" y="29832"/>
                                </a:lnTo>
                              </a:path>
                            </a:pathLst>
                          </a:custGeom>
                          <a:noFill/>
                          <a:ln cap="rnd" w="4320">
                            <a:solidFill>
                              <a:srgbClr val="ffffff"/>
                            </a:solidFill>
                            <a:round/>
                          </a:ln>
                        </wps:spPr>
                        <wps:style>
                          <a:lnRef idx="1"/>
                          <a:fillRef idx="0"/>
                          <a:effectRef idx="0"/>
                          <a:fontRef idx="minor"/>
                        </wps:style>
                        <wps:bodyPr/>
                      </wps:wsp>
                      <wps:wsp>
                        <wps:cNvSpPr/>
                        <wps:spPr>
                          <a:xfrm>
                            <a:off x="2495520" y="219240"/>
                            <a:ext cx="37440" cy="5832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2398320" y="122040"/>
                            <a:ext cx="25920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748240" y="81360"/>
                            <a:ext cx="720" cy="134640"/>
                          </a:xfrm>
                          <a:custGeom>
                            <a:avLst/>
                            <a:gdLst/>
                            <a:ahLst/>
                            <a:rect l="l" t="t" r="r" b="b"/>
                            <a:pathLst>
                              <a:path w="0" h="137846">
                                <a:moveTo>
                                  <a:pt x="0" y="0"/>
                                </a:moveTo>
                                <a:lnTo>
                                  <a:pt x="0" y="137846"/>
                                </a:lnTo>
                              </a:path>
                            </a:pathLst>
                          </a:custGeom>
                          <a:noFill/>
                          <a:ln cap="rnd" w="4320">
                            <a:solidFill>
                              <a:srgbClr val="ffffff"/>
                            </a:solidFill>
                            <a:round/>
                          </a:ln>
                        </wps:spPr>
                        <wps:style>
                          <a:lnRef idx="1"/>
                          <a:fillRef idx="0"/>
                          <a:effectRef idx="0"/>
                          <a:fontRef idx="minor"/>
                        </wps:style>
                        <wps:bodyPr/>
                      </wps:wsp>
                      <wps:wsp>
                        <wps:cNvSpPr/>
                        <wps:spPr>
                          <a:xfrm>
                            <a:off x="2728080" y="219600"/>
                            <a:ext cx="37440" cy="5832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2617560" y="0"/>
                            <a:ext cx="38988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SGSlvErr</w:t>
                              </w:r>
                            </w:p>
                          </w:txbxContent>
                        </wps:txbx>
                        <wps:bodyPr lIns="0" rIns="0" tIns="0" bIns="0">
                          <a:noAutofit/>
                        </wps:bodyPr>
                      </wps:wsp>
                      <wps:wsp>
                        <wps:cNvSpPr/>
                        <wps:spPr>
                          <a:xfrm>
                            <a:off x="2474640" y="515520"/>
                            <a:ext cx="42624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SGDecErr</w:t>
                              </w:r>
                            </w:p>
                          </w:txbxContent>
                        </wps:txbx>
                        <wps:bodyPr lIns="0" rIns="0" tIns="0" bIns="0">
                          <a:noAutofit/>
                        </wps:bodyPr>
                      </wps:wsp>
                      <wps:wsp>
                        <wps:cNvSpPr/>
                        <wps:spPr>
                          <a:xfrm>
                            <a:off x="2630160" y="453240"/>
                            <a:ext cx="720" cy="43920"/>
                          </a:xfrm>
                          <a:custGeom>
                            <a:avLst/>
                            <a:gdLst/>
                            <a:ahLst/>
                            <a:rect l="l" t="t" r="r" b="b"/>
                            <a:pathLst>
                              <a:path w="0" h="47625">
                                <a:moveTo>
                                  <a:pt x="0" y="47625"/>
                                </a:moveTo>
                                <a:lnTo>
                                  <a:pt x="0" y="0"/>
                                </a:lnTo>
                              </a:path>
                            </a:pathLst>
                          </a:custGeom>
                          <a:noFill/>
                          <a:ln cap="rnd" w="4320">
                            <a:solidFill>
                              <a:srgbClr val="ffffff"/>
                            </a:solidFill>
                            <a:round/>
                          </a:ln>
                        </wps:spPr>
                        <wps:style>
                          <a:lnRef idx="1"/>
                          <a:fillRef idx="0"/>
                          <a:effectRef idx="0"/>
                          <a:fontRef idx="minor"/>
                        </wps:style>
                        <wps:bodyPr/>
                      </wps:wsp>
                      <wps:wsp>
                        <wps:cNvSpPr/>
                        <wps:spPr>
                          <a:xfrm>
                            <a:off x="2609280" y="393120"/>
                            <a:ext cx="37440" cy="5796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2720880" y="616680"/>
                            <a:ext cx="36396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SGIntErr</w:t>
                              </w:r>
                            </w:p>
                          </w:txbxContent>
                        </wps:txbx>
                        <wps:bodyPr lIns="0" rIns="0" tIns="0" bIns="0">
                          <a:noAutofit/>
                        </wps:bodyPr>
                      </wps:wsp>
                      <wps:wsp>
                        <wps:cNvSpPr/>
                        <wps:spPr>
                          <a:xfrm>
                            <a:off x="2855520" y="453240"/>
                            <a:ext cx="720" cy="142920"/>
                          </a:xfrm>
                          <a:custGeom>
                            <a:avLst/>
                            <a:gdLst/>
                            <a:ahLst/>
                            <a:rect l="l" t="t" r="r" b="b"/>
                            <a:pathLst>
                              <a:path w="0" h="145402">
                                <a:moveTo>
                                  <a:pt x="0" y="145402"/>
                                </a:moveTo>
                                <a:lnTo>
                                  <a:pt x="0" y="0"/>
                                </a:lnTo>
                              </a:path>
                            </a:pathLst>
                          </a:custGeom>
                          <a:noFill/>
                          <a:ln cap="rnd" w="4320">
                            <a:solidFill>
                              <a:srgbClr val="ffffff"/>
                            </a:solidFill>
                            <a:round/>
                          </a:ln>
                        </wps:spPr>
                        <wps:style>
                          <a:lnRef idx="1"/>
                          <a:fillRef idx="0"/>
                          <a:effectRef idx="0"/>
                          <a:fontRef idx="minor"/>
                        </wps:style>
                        <wps:bodyPr/>
                      </wps:wsp>
                      <wps:wsp>
                        <wps:cNvSpPr/>
                        <wps:spPr>
                          <a:xfrm>
                            <a:off x="2836080" y="393120"/>
                            <a:ext cx="37440" cy="5796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2895480" y="515520"/>
                            <a:ext cx="26172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988360" y="453240"/>
                            <a:ext cx="720" cy="43920"/>
                          </a:xfrm>
                          <a:custGeom>
                            <a:avLst/>
                            <a:gdLst/>
                            <a:ahLst/>
                            <a:rect l="l" t="t" r="r" b="b"/>
                            <a:pathLst>
                              <a:path w="0" h="47625">
                                <a:moveTo>
                                  <a:pt x="0" y="47625"/>
                                </a:moveTo>
                                <a:lnTo>
                                  <a:pt x="0" y="0"/>
                                </a:lnTo>
                              </a:path>
                            </a:pathLst>
                          </a:custGeom>
                          <a:noFill/>
                          <a:ln cap="rnd" w="4320">
                            <a:solidFill>
                              <a:srgbClr val="ffffff"/>
                            </a:solidFill>
                            <a:round/>
                          </a:ln>
                        </wps:spPr>
                        <wps:style>
                          <a:lnRef idx="1"/>
                          <a:fillRef idx="0"/>
                          <a:effectRef idx="0"/>
                          <a:fontRef idx="minor"/>
                        </wps:style>
                        <wps:bodyPr/>
                      </wps:wsp>
                      <wps:wsp>
                        <wps:cNvSpPr/>
                        <wps:spPr>
                          <a:xfrm>
                            <a:off x="2967840" y="393120"/>
                            <a:ext cx="37440" cy="5796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3085560" y="616680"/>
                            <a:ext cx="46620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DMASlvErr</w:t>
                              </w:r>
                            </w:p>
                          </w:txbxContent>
                        </wps:txbx>
                        <wps:bodyPr lIns="0" rIns="0" tIns="0" bIns="0">
                          <a:noAutofit/>
                        </wps:bodyPr>
                      </wps:wsp>
                      <wps:wsp>
                        <wps:cNvSpPr/>
                        <wps:spPr>
                          <a:xfrm>
                            <a:off x="3260880" y="453240"/>
                            <a:ext cx="720" cy="142920"/>
                          </a:xfrm>
                          <a:custGeom>
                            <a:avLst/>
                            <a:gdLst/>
                            <a:ahLst/>
                            <a:rect l="l" t="t" r="r" b="b"/>
                            <a:pathLst>
                              <a:path w="0" h="145402">
                                <a:moveTo>
                                  <a:pt x="0" y="145402"/>
                                </a:moveTo>
                                <a:lnTo>
                                  <a:pt x="0" y="0"/>
                                </a:lnTo>
                              </a:path>
                            </a:pathLst>
                          </a:custGeom>
                          <a:noFill/>
                          <a:ln cap="rnd" w="4320">
                            <a:solidFill>
                              <a:srgbClr val="ffffff"/>
                            </a:solidFill>
                            <a:round/>
                          </a:ln>
                        </wps:spPr>
                        <wps:style>
                          <a:lnRef idx="1"/>
                          <a:fillRef idx="0"/>
                          <a:effectRef idx="0"/>
                          <a:fontRef idx="minor"/>
                        </wps:style>
                        <wps:bodyPr/>
                      </wps:wsp>
                      <wps:wsp>
                        <wps:cNvSpPr/>
                        <wps:spPr>
                          <a:xfrm>
                            <a:off x="3239640" y="393120"/>
                            <a:ext cx="37440" cy="5796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3696840" y="616680"/>
                            <a:ext cx="14868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怠</w:t>
                              </w:r>
                            </w:p>
                          </w:txbxContent>
                        </wps:txbx>
                        <wps:bodyPr lIns="0" rIns="0" tIns="0" bIns="0">
                          <a:noAutofit/>
                        </wps:bodyPr>
                      </wps:wsp>
                      <wps:wsp>
                        <wps:cNvSpPr/>
                        <wps:spPr>
                          <a:xfrm>
                            <a:off x="3751560" y="453240"/>
                            <a:ext cx="720" cy="142920"/>
                          </a:xfrm>
                          <a:custGeom>
                            <a:avLst/>
                            <a:gdLst/>
                            <a:ahLst/>
                            <a:rect l="l" t="t" r="r" b="b"/>
                            <a:pathLst>
                              <a:path w="0" h="145402">
                                <a:moveTo>
                                  <a:pt x="0" y="145402"/>
                                </a:moveTo>
                                <a:lnTo>
                                  <a:pt x="0" y="0"/>
                                </a:lnTo>
                              </a:path>
                            </a:pathLst>
                          </a:custGeom>
                          <a:noFill/>
                          <a:ln cap="rnd" w="4320">
                            <a:solidFill>
                              <a:srgbClr val="ffffff"/>
                            </a:solidFill>
                            <a:round/>
                          </a:ln>
                        </wps:spPr>
                        <wps:style>
                          <a:lnRef idx="1"/>
                          <a:fillRef idx="0"/>
                          <a:effectRef idx="0"/>
                          <a:fontRef idx="minor"/>
                        </wps:style>
                        <wps:bodyPr/>
                      </wps:wsp>
                      <wps:wsp>
                        <wps:cNvSpPr/>
                        <wps:spPr>
                          <a:xfrm>
                            <a:off x="3731760" y="393120"/>
                            <a:ext cx="37440" cy="5796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s:wsp>
                        <wps:cNvSpPr/>
                        <wps:spPr>
                          <a:xfrm>
                            <a:off x="2573640" y="290880"/>
                            <a:ext cx="720" cy="90720"/>
                          </a:xfrm>
                          <a:custGeom>
                            <a:avLst/>
                            <a:gdLst/>
                            <a:ahLst/>
                            <a:rect l="l" t="t" r="r" b="b"/>
                            <a:pathLst>
                              <a:path w="0" h="95974">
                                <a:moveTo>
                                  <a:pt x="0" y="0"/>
                                </a:moveTo>
                                <a:lnTo>
                                  <a:pt x="0" y="95974"/>
                                </a:lnTo>
                              </a:path>
                            </a:pathLst>
                          </a:custGeom>
                          <a:noFill/>
                          <a:ln cap="rnd" w="6840">
                            <a:solidFill>
                              <a:srgbClr val="ffffff"/>
                            </a:solidFill>
                            <a:round/>
                          </a:ln>
                        </wps:spPr>
                        <wps:style>
                          <a:lnRef idx="1"/>
                          <a:fillRef idx="0"/>
                          <a:effectRef idx="0"/>
                          <a:fontRef idx="minor"/>
                        </wps:style>
                        <wps:bodyPr/>
                      </wps:wsp>
                      <wps:wsp>
                        <wps:cNvSpPr/>
                        <wps:spPr>
                          <a:xfrm>
                            <a:off x="2691000" y="290880"/>
                            <a:ext cx="720" cy="90720"/>
                          </a:xfrm>
                          <a:custGeom>
                            <a:avLst/>
                            <a:gdLst/>
                            <a:ahLst/>
                            <a:rect l="l" t="t" r="r" b="b"/>
                            <a:pathLst>
                              <a:path w="0" h="95974">
                                <a:moveTo>
                                  <a:pt x="0" y="0"/>
                                </a:moveTo>
                                <a:lnTo>
                                  <a:pt x="0" y="95974"/>
                                </a:lnTo>
                              </a:path>
                            </a:pathLst>
                          </a:custGeom>
                          <a:noFill/>
                          <a:ln cap="rnd" w="6840">
                            <a:solidFill>
                              <a:srgbClr val="ffffff"/>
                            </a:solidFill>
                            <a:round/>
                          </a:ln>
                        </wps:spPr>
                        <wps:style>
                          <a:lnRef idx="1"/>
                          <a:fillRef idx="0"/>
                          <a:effectRef idx="0"/>
                          <a:fontRef idx="minor"/>
                        </wps:style>
                        <wps:bodyPr/>
                      </wps:wsp>
                      <wps:wsp>
                        <wps:cNvSpPr/>
                        <wps:spPr>
                          <a:xfrm>
                            <a:off x="2803680" y="290880"/>
                            <a:ext cx="720" cy="90720"/>
                          </a:xfrm>
                          <a:custGeom>
                            <a:avLst/>
                            <a:gdLst/>
                            <a:ahLst/>
                            <a:rect l="l" t="t" r="r" b="b"/>
                            <a:pathLst>
                              <a:path w="0" h="95974">
                                <a:moveTo>
                                  <a:pt x="0" y="0"/>
                                </a:moveTo>
                                <a:lnTo>
                                  <a:pt x="0" y="95974"/>
                                </a:lnTo>
                              </a:path>
                            </a:pathLst>
                          </a:custGeom>
                          <a:noFill/>
                          <a:ln cap="rnd" w="6840">
                            <a:solidFill>
                              <a:srgbClr val="ffffff"/>
                            </a:solidFill>
                            <a:round/>
                          </a:ln>
                        </wps:spPr>
                        <wps:style>
                          <a:lnRef idx="1"/>
                          <a:fillRef idx="0"/>
                          <a:effectRef idx="0"/>
                          <a:fontRef idx="minor"/>
                        </wps:style>
                        <wps:bodyPr/>
                      </wps:wsp>
                      <wps:wsp>
                        <wps:cNvSpPr/>
                        <wps:spPr>
                          <a:xfrm>
                            <a:off x="3049920" y="290880"/>
                            <a:ext cx="720" cy="90720"/>
                          </a:xfrm>
                          <a:custGeom>
                            <a:avLst/>
                            <a:gdLst/>
                            <a:ahLst/>
                            <a:rect l="l" t="t" r="r" b="b"/>
                            <a:pathLst>
                              <a:path w="0" h="95974">
                                <a:moveTo>
                                  <a:pt x="0" y="0"/>
                                </a:moveTo>
                                <a:lnTo>
                                  <a:pt x="0" y="95974"/>
                                </a:lnTo>
                              </a:path>
                            </a:pathLst>
                          </a:custGeom>
                          <a:noFill/>
                          <a:ln cap="rnd" w="6840">
                            <a:solidFill>
                              <a:srgbClr val="ffffff"/>
                            </a:solidFill>
                            <a:round/>
                          </a:ln>
                        </wps:spPr>
                        <wps:style>
                          <a:lnRef idx="1"/>
                          <a:fillRef idx="0"/>
                          <a:effectRef idx="0"/>
                          <a:fontRef idx="minor"/>
                        </wps:style>
                        <wps:bodyPr/>
                      </wps:wsp>
                      <wps:wsp>
                        <wps:cNvSpPr/>
                        <wps:spPr>
                          <a:xfrm>
                            <a:off x="3185280" y="290880"/>
                            <a:ext cx="720" cy="90720"/>
                          </a:xfrm>
                          <a:custGeom>
                            <a:avLst/>
                            <a:gdLst/>
                            <a:ahLst/>
                            <a:rect l="l" t="t" r="r" b="b"/>
                            <a:pathLst>
                              <a:path w="0" h="95974">
                                <a:moveTo>
                                  <a:pt x="0" y="0"/>
                                </a:moveTo>
                                <a:lnTo>
                                  <a:pt x="0" y="95974"/>
                                </a:lnTo>
                              </a:path>
                            </a:pathLst>
                          </a:custGeom>
                          <a:noFill/>
                          <a:ln cap="rnd" w="6840">
                            <a:solidFill>
                              <a:srgbClr val="ffffff"/>
                            </a:solidFill>
                            <a:round/>
                          </a:ln>
                        </wps:spPr>
                        <wps:style>
                          <a:lnRef idx="1"/>
                          <a:fillRef idx="0"/>
                          <a:effectRef idx="0"/>
                          <a:fontRef idx="minor"/>
                        </wps:style>
                        <wps:bodyPr/>
                      </wps:wsp>
                      <wps:wsp>
                        <wps:cNvSpPr/>
                        <wps:spPr>
                          <a:xfrm>
                            <a:off x="3119040" y="187200"/>
                            <a:ext cx="720" cy="28440"/>
                          </a:xfrm>
                          <a:custGeom>
                            <a:avLst/>
                            <a:gdLst/>
                            <a:ahLst/>
                            <a:rect l="l" t="t" r="r" b="b"/>
                            <a:pathLst>
                              <a:path w="0" h="29832">
                                <a:moveTo>
                                  <a:pt x="0" y="0"/>
                                </a:moveTo>
                                <a:lnTo>
                                  <a:pt x="0" y="29832"/>
                                </a:lnTo>
                              </a:path>
                            </a:pathLst>
                          </a:custGeom>
                          <a:noFill/>
                          <a:ln cap="rnd" w="4320">
                            <a:solidFill>
                              <a:srgbClr val="ffffff"/>
                            </a:solidFill>
                            <a:round/>
                          </a:ln>
                        </wps:spPr>
                        <wps:style>
                          <a:lnRef idx="1"/>
                          <a:fillRef idx="0"/>
                          <a:effectRef idx="0"/>
                          <a:fontRef idx="minor"/>
                        </wps:style>
                        <wps:bodyPr/>
                      </wps:wsp>
                      <wps:wsp>
                        <wps:cNvSpPr/>
                        <wps:spPr>
                          <a:xfrm>
                            <a:off x="3099600" y="219240"/>
                            <a:ext cx="37440" cy="58320"/>
                          </a:xfrm>
                          <a:custGeom>
                            <a:avLst/>
                            <a:gdLst/>
                            <a:ahLst/>
                            <a:rect l="l" t="t" r="r" b="b"/>
                            <a:pathLst>
                              <a:path w="41301" h="62001">
                                <a:moveTo>
                                  <a:pt x="0" y="0"/>
                                </a:moveTo>
                                <a:lnTo>
                                  <a:pt x="41301" y="0"/>
                                </a:lnTo>
                                <a:lnTo>
                                  <a:pt x="20638" y="62001"/>
                                </a:lnTo>
                                <a:lnTo>
                                  <a:pt x="0" y="0"/>
                                </a:lnTo>
                                <a:close/>
                              </a:path>
                            </a:pathLst>
                          </a:custGeom>
                          <a:solidFill>
                            <a:srgbClr val="000000"/>
                          </a:solidFill>
                          <a:ln>
                            <a:noFill/>
                          </a:ln>
                        </wps:spPr>
                        <wps:style>
                          <a:lnRef idx="0"/>
                          <a:fillRef idx="0"/>
                          <a:effectRef idx="0"/>
                          <a:fontRef idx="minor"/>
                        </wps:style>
                        <wps:bodyPr/>
                      </wps:wsp>
                      <wps:wsp>
                        <wps:cNvSpPr/>
                        <wps:spPr>
                          <a:xfrm>
                            <a:off x="2872800" y="122040"/>
                            <a:ext cx="502200" cy="86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DMADecErr</w:t>
                              </w:r>
                            </w:p>
                          </w:txbxContent>
                        </wps:txbx>
                        <wps:bodyPr lIns="0" rIns="0" tIns="0" bIns="0">
                          <a:noAutofit/>
                        </wps:bodyPr>
                      </wps:wsp>
                      <wps:wsp>
                        <wps:cNvSpPr/>
                        <wps:spPr>
                          <a:xfrm>
                            <a:off x="3785400" y="0"/>
                            <a:ext cx="27000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停止</w:t>
                              </w:r>
                            </w:p>
                          </w:txbxContent>
                        </wps:txbx>
                        <wps:bodyPr lIns="0" rIns="0" tIns="0" bIns="0">
                          <a:noAutofit/>
                        </wps:bodyPr>
                      </wps:wsp>
                      <wps:wsp>
                        <wps:cNvSpPr/>
                        <wps:spPr>
                          <a:xfrm>
                            <a:off x="3867840" y="81360"/>
                            <a:ext cx="720" cy="134640"/>
                          </a:xfrm>
                          <a:custGeom>
                            <a:avLst/>
                            <a:gdLst/>
                            <a:ahLst/>
                            <a:rect l="l" t="t" r="r" b="b"/>
                            <a:pathLst>
                              <a:path w="0" h="137846">
                                <a:moveTo>
                                  <a:pt x="0" y="0"/>
                                </a:moveTo>
                                <a:lnTo>
                                  <a:pt x="0" y="137846"/>
                                </a:lnTo>
                              </a:path>
                            </a:pathLst>
                          </a:custGeom>
                          <a:noFill/>
                          <a:ln cap="rnd" w="4320">
                            <a:solidFill>
                              <a:srgbClr val="ffffff"/>
                            </a:solidFill>
                            <a:round/>
                          </a:ln>
                        </wps:spPr>
                        <wps:style>
                          <a:lnRef idx="1"/>
                          <a:fillRef idx="0"/>
                          <a:effectRef idx="0"/>
                          <a:fontRef idx="minor"/>
                        </wps:style>
                        <wps:bodyPr/>
                      </wps:wsp>
                      <wps:wsp>
                        <wps:cNvSpPr/>
                        <wps:spPr>
                          <a:xfrm>
                            <a:off x="3847320" y="219600"/>
                            <a:ext cx="38160" cy="58320"/>
                          </a:xfrm>
                          <a:custGeom>
                            <a:avLst/>
                            <a:gdLst/>
                            <a:ahLst/>
                            <a:rect l="l" t="t" r="r" b="b"/>
                            <a:pathLst>
                              <a:path w="41301" h="62001">
                                <a:moveTo>
                                  <a:pt x="0" y="0"/>
                                </a:moveTo>
                                <a:lnTo>
                                  <a:pt x="41301" y="0"/>
                                </a:lnTo>
                                <a:lnTo>
                                  <a:pt x="20650" y="62001"/>
                                </a:lnTo>
                                <a:lnTo>
                                  <a:pt x="0" y="0"/>
                                </a:lnTo>
                                <a:close/>
                              </a:path>
                            </a:pathLst>
                          </a:custGeom>
                          <a:solidFill>
                            <a:srgbClr val="000000"/>
                          </a:solidFill>
                          <a:ln>
                            <a:noFill/>
                          </a:ln>
                        </wps:spPr>
                        <wps:style>
                          <a:lnRef idx="0"/>
                          <a:fillRef idx="0"/>
                          <a:effectRef idx="0"/>
                          <a:fontRef idx="minor"/>
                        </wps:style>
                        <wps:bodyPr/>
                      </wps:wsp>
                      <wps:wsp>
                        <wps:cNvSpPr/>
                        <wps:spPr>
                          <a:xfrm>
                            <a:off x="322560" y="475560"/>
                            <a:ext cx="437040" cy="83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IRQDlySts</w:t>
                              </w:r>
                            </w:p>
                          </w:txbxContent>
                        </wps:txbx>
                        <wps:bodyPr lIns="0" rIns="0" tIns="0" bIns="0">
                          <a:noAutofit/>
                        </wps:bodyPr>
                      </wps:wsp>
                      <wps:wsp>
                        <wps:cNvSpPr/>
                        <wps:spPr>
                          <a:xfrm>
                            <a:off x="3498840" y="453240"/>
                            <a:ext cx="720" cy="43920"/>
                          </a:xfrm>
                          <a:custGeom>
                            <a:avLst/>
                            <a:gdLst/>
                            <a:ahLst/>
                            <a:rect l="l" t="t" r="r" b="b"/>
                            <a:pathLst>
                              <a:path w="0" h="47625">
                                <a:moveTo>
                                  <a:pt x="0" y="47625"/>
                                </a:moveTo>
                                <a:lnTo>
                                  <a:pt x="0" y="0"/>
                                </a:lnTo>
                              </a:path>
                            </a:pathLst>
                          </a:custGeom>
                          <a:noFill/>
                          <a:ln cap="rnd" w="4320">
                            <a:solidFill>
                              <a:srgbClr val="ffffff"/>
                            </a:solidFill>
                            <a:round/>
                          </a:ln>
                        </wps:spPr>
                        <wps:style>
                          <a:lnRef idx="1"/>
                          <a:fillRef idx="0"/>
                          <a:effectRef idx="0"/>
                          <a:fontRef idx="minor"/>
                        </wps:style>
                        <wps:bodyPr/>
                      </wps:wsp>
                      <wps:wsp>
                        <wps:cNvSpPr/>
                        <wps:spPr>
                          <a:xfrm>
                            <a:off x="3478680" y="393120"/>
                            <a:ext cx="38160" cy="57960"/>
                          </a:xfrm>
                          <a:custGeom>
                            <a:avLst/>
                            <a:gdLst/>
                            <a:ahLst/>
                            <a:rect l="l" t="t" r="r" b="b"/>
                            <a:pathLst>
                              <a:path w="41301" h="62001">
                                <a:moveTo>
                                  <a:pt x="20650" y="0"/>
                                </a:moveTo>
                                <a:lnTo>
                                  <a:pt x="41301" y="62001"/>
                                </a:lnTo>
                                <a:lnTo>
                                  <a:pt x="0" y="62001"/>
                                </a:lnTo>
                                <a:lnTo>
                                  <a:pt x="20650"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19" style="position:absolute;margin-left:0pt;margin-top:-61.95pt;width:324.45pt;height:61.9pt" coordorigin="0,-1239" coordsize="6489,1238">
                <v:rect id="shape_0" stroked="f" style="position:absolute;left:6174;top:-82;width:314;height:80;mso-position-vertical:top">
                  <v:textbox>
                    <w:txbxContent>
                      <w:p>
                        <w:pPr>
                          <w:overflowPunct w:val="false"/>
                          <w:spacing w:before="0" w:after="160" w:lineRule="auto" w:line="252"/>
                          <w:ind w:hanging="0"/>
                          <w:jc w:val="left"/>
                          <w:rPr/>
                        </w:pPr>
                        <w:r>
                          <w:rPr>
                            <w:smallCaps w:val="false"/>
                            <w:caps w:val="false"/>
                            <w:iCs w:val="false"/>
                            <w:bCs w:val="false"/>
                            <w:szCs w:val="7"/>
                            <w:spacing w:val="0"/>
                            <w:vertAlign w:val="baseline"/>
                            <w:position w:val="0"/>
                            <w:sz w:val="7"/>
                            <w:i w:val="false"/>
                            <w:dstrike w:val="false"/>
                            <w:strike w:val="false"/>
                            <w:u w:val="none"/>
                            <w:b w:val="false"/>
                            <w:sz w:val="7"/>
                            <w:rFonts w:eastAsia="等线" w:cs="等线" w:ascii="等线" w:hAnsi="等线"/>
                            <w:color w:val="00000A"/>
                            <w14:ligatures w14:val="standardContextual"/>
                          </w:rPr>
                          <w:t>X14574</w:t>
                        </w:r>
                      </w:p>
                    </w:txbxContent>
                  </v:textbox>
                  <w10:wrap type="square"/>
                  <v:fill o:detectmouseclick="t" on="false"/>
                  <v:stroke color="#3465a4" joinstyle="round" endcap="flat"/>
                </v:rect>
                <v:rect id="shape_0" stroked="f" style="position:absolute;left:1619;top:-754;width:163;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23</w:t>
                        </w:r>
                      </w:p>
                    </w:txbxContent>
                  </v:textbox>
                  <w10:wrap type="square"/>
                  <v:fill o:detectmouseclick="t" on="false"/>
                  <v:stroke color="#3465a4" joinstyle="round" endcap="flat"/>
                </v:rect>
                <v:rect id="shape_0" stroked="f" style="position:absolute;left:1361;top:-754;width:159;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24</w:t>
                        </w:r>
                      </w:p>
                    </w:txbxContent>
                  </v:textbox>
                  <w10:wrap type="square"/>
                  <v:fill o:detectmouseclick="t" on="false"/>
                  <v:stroke color="#3465a4" joinstyle="round" endcap="flat"/>
                </v:rect>
                <v:rect id="shape_0" stroked="f" style="position:absolute;left:72;top:-754;width:159;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1872;top:-490;width:1134;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IRQThresholdSts</w:t>
                        </w:r>
                      </w:p>
                    </w:txbxContent>
                  </v:textbox>
                  <w10:wrap type="square"/>
                  <v:fill o:detectmouseclick="t" on="false"/>
                  <v:stroke color="#3465a4" joinstyle="round" endcap="flat"/>
                </v:rect>
                <v:rect id="shape_0" stroked="f" style="position:absolute;left:3232;top:-427;width:448;height:135;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Err_Irq</w:t>
                        </w:r>
                      </w:p>
                    </w:txbxContent>
                  </v:textbox>
                  <w10:wrap type="square"/>
                  <v:fill o:detectmouseclick="t" on="false"/>
                  <v:stroke color="#3465a4" joinstyle="round" endcap="flat"/>
                </v:rect>
                <v:rect id="shape_0" stroked="f" style="position:absolute;left:3570;top:-268;width:514;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IOC_Irq</w:t>
                        </w:r>
                      </w:p>
                    </w:txbxContent>
                  </v:textbox>
                  <w10:wrap type="square"/>
                  <v:fill o:detectmouseclick="t" on="false"/>
                  <v:stroke color="#3465a4" joinstyle="round" endcap="flat"/>
                </v:rect>
                <v:rect id="shape_0" stroked="f" style="position:absolute;left:3390;top:-1239;width:464;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Dly_Irq</w:t>
                        </w:r>
                      </w:p>
                    </w:txbxContent>
                  </v:textbox>
                  <w10:wrap type="square"/>
                  <v:fill o:detectmouseclick="t" on="false"/>
                  <v:stroke color="#3465a4" joinstyle="round" endcap="flat"/>
                </v:rect>
                <v:rect id="shape_0" stroked="f" style="position:absolute;left:5328;top:-427;width:523;height:135;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SGIncld</w:t>
                        </w:r>
                      </w:p>
                    </w:txbxContent>
                  </v:textbox>
                  <w10:wrap type="square"/>
                  <v:fill o:detectmouseclick="t" on="false"/>
                  <v:stroke color="#3465a4" joinstyle="round" endcap="flat"/>
                </v:rect>
                <v:rect id="shape_0" stroked="f" style="position:absolute;left:5049;top:-1239;width:687;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DMAIntErr</w:t>
                        </w:r>
                      </w:p>
                    </w:txbxContent>
                  </v:textbox>
                  <w10:wrap type="square"/>
                  <v:fill o:detectmouseclick="t" on="false"/>
                  <v:stroke color="#3465a4" joinstyle="round" endcap="flat"/>
                </v:rect>
                <v:rect id="shape_0" stroked="f" style="position:absolute;left:3055;top:-1047;width:407;height:13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6060;top:-754;width:77;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5087;top:-754;width:77;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2914;top:-754;width:1704;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161514131211  10</w:t>
                        </w:r>
                      </w:p>
                    </w:txbxContent>
                  </v:textbox>
                  <w10:wrap type="square"/>
                  <v:fill o:detectmouseclick="t" on="false"/>
                  <v:stroke color="#3465a4" joinstyle="round" endcap="flat"/>
                </v:rect>
                <v:rect id="shape_0" stroked="f" style="position:absolute;left:4200;top:-754;width:1174;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9    8  7    6</w:t>
                        </w:r>
                      </w:p>
                    </w:txbxContent>
                  </v:textbox>
                  <w10:wrap type="square"/>
                  <v:fill o:detectmouseclick="t" on="false"/>
                  <v:stroke color="#3465a4" joinstyle="round" endcap="flat"/>
                </v:rect>
                <v:rect id="shape_0" stroked="f" style="position:absolute;left:5287;top:-754;width:77;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5480;top:-754;width:77;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5674;top:-754;width:77;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5883;top:-754;width:77;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5565;top:-1047;width:407;height:13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3777;top:-1047;width:407;height:13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4122;top:-1239;width:613;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SGSlvErr</w:t>
                        </w:r>
                      </w:p>
                    </w:txbxContent>
                  </v:textbox>
                  <w10:wrap type="square"/>
                  <v:fill o:detectmouseclick="t" on="false"/>
                  <v:stroke color="#3465a4" joinstyle="round" endcap="flat"/>
                </v:rect>
                <v:rect id="shape_0" stroked="f" style="position:absolute;left:3897;top:-427;width:670;height:135;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SGDecErr</w:t>
                        </w:r>
                      </w:p>
                    </w:txbxContent>
                  </v:textbox>
                  <w10:wrap type="square"/>
                  <v:fill o:detectmouseclick="t" on="false"/>
                  <v:stroke color="#3465a4" joinstyle="round" endcap="flat"/>
                </v:rect>
                <v:rect id="shape_0" stroked="f" style="position:absolute;left:4285;top:-268;width:572;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SGIntErr</w:t>
                        </w:r>
                      </w:p>
                    </w:txbxContent>
                  </v:textbox>
                  <w10:wrap type="square"/>
                  <v:fill o:detectmouseclick="t" on="false"/>
                  <v:stroke color="#3465a4" joinstyle="round" endcap="flat"/>
                </v:rect>
                <v:rect id="shape_0" stroked="f" style="position:absolute;left:4560;top:-427;width:411;height:13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4859;top:-268;width:733;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DMASlvErr</w:t>
                        </w:r>
                      </w:p>
                    </w:txbxContent>
                  </v:textbox>
                  <w10:wrap type="square"/>
                  <v:fill o:detectmouseclick="t" on="false"/>
                  <v:stroke color="#3465a4" joinstyle="round" endcap="flat"/>
                </v:rect>
                <v:rect id="shape_0" stroked="f" style="position:absolute;left:5822;top:-268;width:233;height:13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怠</w:t>
                        </w:r>
                      </w:p>
                    </w:txbxContent>
                  </v:textbox>
                  <w10:wrap type="square"/>
                  <v:fill o:detectmouseclick="t" on="false"/>
                  <v:stroke color="#3465a4" joinstyle="round" endcap="flat"/>
                </v:rect>
                <v:rect id="shape_0" stroked="f" style="position:absolute;left:4524;top:-1047;width:790;height:135;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DMADecErr</w:t>
                        </w:r>
                      </w:p>
                    </w:txbxContent>
                  </v:textbox>
                  <w10:wrap type="square"/>
                  <v:fill o:detectmouseclick="t" on="false"/>
                  <v:stroke color="#3465a4" joinstyle="round" endcap="flat"/>
                </v:rect>
                <v:rect id="shape_0" stroked="f" style="position:absolute;left:5961;top:-1239;width:424;height:13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1"/>
                            <w:sz w:val="11"/>
                            <w:spacing w:val="0"/>
                            <w:vertAlign w:val="baseline"/>
                            <w:position w:val="0"/>
                            <w:dstrike w:val="false"/>
                            <w:strike w:val="false"/>
                            <w:u w:val="none"/>
                            <w:rFonts w:eastAsia="等线" w:cs="等线" w:ascii="等线" w:hAnsi="等线"/>
                            <w:color w:val="00000A"/>
                            <w14:ligatures w14:val="standardContextual"/>
                          </w:rPr>
                          <w:t>停止</w:t>
                        </w:r>
                      </w:p>
                    </w:txbxContent>
                  </v:textbox>
                  <w10:wrap type="square"/>
                  <v:fill o:detectmouseclick="t" on="false"/>
                  <v:stroke color="#3465a4" joinstyle="round" endcap="flat"/>
                </v:rect>
                <v:rect id="shape_0" stroked="f" style="position:absolute;left:508;top:-490;width:687;height:131;mso-position-vertical:top">
                  <v:textbox>
                    <w:txbxContent>
                      <w:p>
                        <w:pPr>
                          <w:overflowPunct w:val="false"/>
                          <w:spacing w:before="0" w:after="160" w:lineRule="auto" w:line="252"/>
                          <w:ind w:hanging="0"/>
                          <w:jc w:val="left"/>
                          <w:rPr/>
                        </w:pPr>
                        <w:r>
                          <w:rPr>
                            <w:smallCaps w:val="false"/>
                            <w:caps w:val="false"/>
                            <w:iCs w:val="false"/>
                            <w:bCs w:val="false"/>
                            <w:szCs w:val="11"/>
                            <w:spacing w:val="0"/>
                            <w:vertAlign w:val="baseline"/>
                            <w:position w:val="0"/>
                            <w:sz w:val="11"/>
                            <w:i w:val="false"/>
                            <w:dstrike w:val="false"/>
                            <w:strike w:val="false"/>
                            <w:u w:val="none"/>
                            <w:b w:val="false"/>
                            <w:sz w:val="11"/>
                            <w:rFonts w:eastAsia="等线" w:cs="等线" w:ascii="等线" w:hAnsi="等线"/>
                            <w:color w:val="00000A"/>
                            <w14:ligatures w14:val="standardContextual"/>
                          </w:rPr>
                          <w:t>IRQDlySts</w:t>
                        </w:r>
                      </w:p>
                    </w:txbxContent>
                  </v:textbox>
                  <w10:wrap type="square"/>
                  <v:fill o:detectmouseclick="t" on="false"/>
                  <v:stroke color="#3465a4" joinstyle="round" endcap="flat"/>
                </v:rect>
              </v:group>
            </w:pict>
          </mc:Fallback>
        </mc:AlternateContent>
      </w:r>
    </w:p>
    <w:p>
      <w:pPr>
        <w:pStyle w:val="Normal"/>
        <w:tabs>
          <w:tab w:val="clear" w:pos="420"/>
          <w:tab w:val="center" w:pos="3440" w:leader="none"/>
          <w:tab w:val="center" w:pos="5291" w:leader="none"/>
        </w:tabs>
        <w:spacing w:lineRule="auto" w:line="264" w:before="0" w:after="219"/>
        <w:ind w:left="0" w:right="0" w:hanging="0"/>
        <w:jc w:val="left"/>
        <w:rPr/>
      </w:pPr>
      <w:r>
        <w:rPr>
          <w:lang w:val="zh-Hans"/>
        </w:rPr>
        <w:tab/>
      </w:r>
      <w:r>
        <w:rPr>
          <w:i/>
          <w:lang w:val="zh-Hans"/>
        </w:rPr>
        <w:t xml:space="preserve">图 </w:t>
      </w:r>
      <w:r>
        <w:rPr>
          <w:i/>
          <w:lang w:val="zh-Hans"/>
        </w:rPr>
        <w:t>2-3</w:t>
        <w:tab/>
      </w:r>
      <w:r>
        <w:rPr>
          <w:b/>
          <w:lang w:val="zh-Hans"/>
        </w:rPr>
        <w:t>：</w:t>
      </w:r>
      <w:r>
        <w:rPr>
          <w:b/>
          <w:lang w:val="zh-Hans"/>
        </w:rPr>
        <w:t xml:space="preserve">MM2S DMASR </w:t>
      </w:r>
      <w:r>
        <w:rPr>
          <w:b/>
          <w:lang w:val="zh-Hans"/>
        </w:rPr>
        <w:t xml:space="preserve">寄存器 </w:t>
      </w:r>
    </w:p>
    <w:p>
      <w:pPr>
        <w:pStyle w:val="Normal"/>
        <w:tabs>
          <w:tab w:val="clear" w:pos="420"/>
          <w:tab w:val="center" w:pos="2293" w:leader="none"/>
        </w:tabs>
        <w:spacing w:lineRule="auto" w:line="264" w:before="0" w:after="3"/>
        <w:ind w:left="-360" w:right="0" w:hanging="0"/>
        <w:jc w:val="left"/>
        <w:rPr/>
      </w:pPr>
      <w:r>
        <w:rPr>
          <w:i/>
          <w:lang w:val="zh-Hans"/>
        </w:rPr>
        <w:t xml:space="preserve">表 </w:t>
      </w:r>
      <w:r>
        <w:rPr>
          <w:i/>
          <w:lang w:val="zh-Hans"/>
        </w:rPr>
        <w:t>2-7</w:t>
      </w:r>
      <w:r>
        <w:rPr>
          <w:i/>
          <w:lang w:val="zh-Hans"/>
        </w:rPr>
        <w:t>：</w:t>
      </w:r>
      <w:r>
        <w:rPr>
          <w:i/>
          <w:lang w:val="zh-Hans"/>
        </w:rPr>
        <w:tab/>
      </w:r>
      <w:r>
        <w:rPr>
          <w:b/>
          <w:lang w:val="zh-Hans"/>
        </w:rPr>
        <w:t xml:space="preserve">MM2S_DMASR </w:t>
      </w:r>
      <w:r>
        <w:rPr>
          <w:b/>
          <w:lang w:val="zh-Hans"/>
        </w:rPr>
        <w:t>寄存器详细信息</w:t>
      </w:r>
    </w:p>
    <w:tbl>
      <w:tblPr>
        <w:tblStyle w:val="TableGrid"/>
        <w:tblW w:w="10081" w:type="dxa"/>
        <w:jc w:val="left"/>
        <w:tblInd w:w="-360" w:type="dxa"/>
        <w:tblCellMar>
          <w:top w:w="81" w:type="dxa"/>
          <w:left w:w="90" w:type="dxa"/>
          <w:bottom w:w="0" w:type="dxa"/>
          <w:right w:w="57" w:type="dxa"/>
        </w:tblCellMar>
        <w:tblLook w:val="04a0" w:noHBand="0" w:noVBand="1" w:firstColumn="1" w:lastRow="0" w:lastColumn="0" w:firstRow="1"/>
      </w:tblPr>
      <w:tblGrid>
        <w:gridCol w:w="819"/>
        <w:gridCol w:w="1636"/>
        <w:gridCol w:w="1141"/>
        <w:gridCol w:w="804"/>
        <w:gridCol w:w="5681"/>
      </w:tblGrid>
      <w:tr>
        <w:trPr>
          <w:trHeight w:val="640" w:hRule="atLeast"/>
        </w:trPr>
        <w:tc>
          <w:tcPr>
            <w:tcW w:w="8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3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0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3329" w:hRule="atLeast"/>
        </w:trPr>
        <w:tc>
          <w:tcPr>
            <w:tcW w:w="81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163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del w:id="18" w:author="未知作者" w:date="2023-05-06T15:23:38Z">
              <w:r>
                <w:rPr>
                  <w:sz w:val="19"/>
                  <w:lang w:val="zh-Hans"/>
                </w:rPr>
                <w:delText>停止</w:delText>
              </w:r>
            </w:del>
            <w:ins w:id="19" w:author="未知作者" w:date="2023-05-06T15:23:38Z">
              <w:r>
                <w:rPr>
                  <w:sz w:val="19"/>
                  <w:lang w:val="zh-Hans"/>
                </w:rPr>
                <w:t>Halted</w:t>
              </w:r>
            </w:ins>
          </w:p>
        </w:tc>
        <w:tc>
          <w:tcPr>
            <w:tcW w:w="114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w:t>
            </w:r>
          </w:p>
        </w:tc>
        <w:tc>
          <w:tcPr>
            <w:tcW w:w="804"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81" w:type="dxa"/>
            <w:tcBorders>
              <w:top w:val="single" w:sz="12" w:space="0" w:color="B20838"/>
              <w:left w:val="single" w:sz="2" w:space="0" w:color="000000"/>
              <w:bottom w:val="single" w:sz="2" w:space="0" w:color="000000"/>
              <w:right w:val="single" w:sz="2" w:space="0" w:color="000000"/>
            </w:tcBorders>
          </w:tcPr>
          <w:p>
            <w:pPr>
              <w:pStyle w:val="Normal"/>
              <w:spacing w:lineRule="auto" w:line="216" w:before="0" w:after="82"/>
              <w:ind w:left="0" w:right="0" w:hanging="0"/>
              <w:jc w:val="left"/>
              <w:rPr/>
            </w:pPr>
            <w:r>
              <w:rPr>
                <w:sz w:val="19"/>
                <w:lang w:val="zh-Hans"/>
              </w:rPr>
              <w:t xml:space="preserve">DMA </w:t>
            </w:r>
            <w:r>
              <w:rPr>
                <w:sz w:val="19"/>
                <w:lang w:val="zh-Hans"/>
              </w:rPr>
              <w:t xml:space="preserve">通道已停止。指示 </w:t>
            </w:r>
            <w:r>
              <w:rPr>
                <w:sz w:val="19"/>
                <w:lang w:val="zh-Hans"/>
              </w:rPr>
              <w:t xml:space="preserve">DMA </w:t>
            </w:r>
            <w:r>
              <w:rPr>
                <w:sz w:val="19"/>
                <w:lang w:val="zh-Hans"/>
              </w:rPr>
              <w:t>通道的运行</w:t>
            </w:r>
            <w:r>
              <w:rPr>
                <w:sz w:val="19"/>
                <w:lang w:val="zh-Hans"/>
              </w:rPr>
              <w:t>/</w:t>
            </w:r>
            <w:r>
              <w:rPr>
                <w:sz w:val="19"/>
                <w:lang w:val="zh-Hans"/>
              </w:rPr>
              <w:t>停止状态。</w:t>
            </w:r>
          </w:p>
          <w:p>
            <w:pPr>
              <w:pStyle w:val="Normal"/>
              <w:numPr>
                <w:ilvl w:val="0"/>
                <w:numId w:val="33"/>
              </w:numPr>
              <w:spacing w:lineRule="auto" w:line="259" w:before="0" w:after="36"/>
              <w:ind w:left="200" w:right="21" w:hanging="200"/>
              <w:jc w:val="left"/>
              <w:rPr/>
            </w:pPr>
            <w:r>
              <w:rPr>
                <w:sz w:val="19"/>
                <w:lang w:val="zh-Hans"/>
              </w:rPr>
              <w:t xml:space="preserve">0 = DMA </w:t>
            </w:r>
            <w:r>
              <w:rPr>
                <w:sz w:val="19"/>
                <w:lang w:val="zh-Hans"/>
              </w:rPr>
              <w:t>通道正在运行。</w:t>
            </w:r>
          </w:p>
          <w:p>
            <w:pPr>
              <w:pStyle w:val="Normal"/>
              <w:numPr>
                <w:ilvl w:val="0"/>
                <w:numId w:val="33"/>
              </w:numPr>
              <w:spacing w:lineRule="auto" w:line="218" w:before="0" w:after="96"/>
              <w:ind w:left="200" w:right="21" w:hanging="200"/>
              <w:jc w:val="left"/>
              <w:rPr/>
            </w:pPr>
            <w:r>
              <w:rPr>
                <w:sz w:val="19"/>
                <w:lang w:val="zh-Hans"/>
              </w:rPr>
              <w:t xml:space="preserve">1 = DMA </w:t>
            </w:r>
            <w:r>
              <w:rPr>
                <w:sz w:val="19"/>
                <w:lang w:val="zh-Hans"/>
              </w:rPr>
              <w:t>通道已停止。对于分散</w:t>
            </w:r>
            <w:r>
              <w:rPr>
                <w:sz w:val="19"/>
                <w:lang w:val="zh-Hans"/>
              </w:rPr>
              <w:t>/</w:t>
            </w:r>
            <w:r>
              <w:rPr>
                <w:sz w:val="19"/>
                <w:lang w:val="zh-Hans"/>
              </w:rPr>
              <w:t>聚集模式，此位在</w:t>
            </w:r>
            <w:r>
              <w:rPr>
                <w:sz w:val="19"/>
                <w:lang w:val="zh-Hans"/>
              </w:rPr>
              <w:t>DMACR</w:t>
            </w:r>
            <w:r>
              <w:rPr>
                <w:sz w:val="19"/>
                <w:lang w:val="zh-Hans"/>
              </w:rPr>
              <w:t>时设置。</w:t>
            </w:r>
            <w:r>
              <w:rPr>
                <w:sz w:val="19"/>
                <w:lang w:val="zh-Hans"/>
              </w:rPr>
              <w:t xml:space="preserve">RS = 0 </w:t>
            </w:r>
            <w:r>
              <w:rPr>
                <w:sz w:val="19"/>
                <w:lang w:val="zh-Hans"/>
              </w:rPr>
              <w:t xml:space="preserve">并且 </w:t>
            </w:r>
            <w:r>
              <w:rPr>
                <w:sz w:val="19"/>
                <w:lang w:val="zh-Hans"/>
              </w:rPr>
              <w:t xml:space="preserve">DMA </w:t>
            </w:r>
            <w:r>
              <w:rPr>
                <w:sz w:val="19"/>
                <w:lang w:val="zh-Hans"/>
              </w:rPr>
              <w:t>和分散收集 （</w:t>
            </w:r>
            <w:r>
              <w:rPr>
                <w:sz w:val="19"/>
                <w:lang w:val="zh-Hans"/>
              </w:rPr>
              <w:t>SG</w:t>
            </w:r>
            <w:r>
              <w:rPr>
                <w:sz w:val="19"/>
                <w:lang w:val="zh-Hans"/>
              </w:rPr>
              <w:t>） 操作已停止。对于直接寄存器模式 （</w:t>
            </w:r>
            <w:r>
              <w:rPr>
                <w:sz w:val="19"/>
                <w:lang w:val="zh-Hans"/>
              </w:rPr>
              <w:t>C_INCLUDE_SG = 0</w:t>
            </w:r>
            <w:r>
              <w:rPr>
                <w:sz w:val="19"/>
                <w:lang w:val="zh-Hans"/>
              </w:rPr>
              <w:t xml:space="preserve">），此位在 </w:t>
            </w:r>
            <w:r>
              <w:rPr>
                <w:sz w:val="19"/>
                <w:lang w:val="zh-Hans"/>
              </w:rPr>
              <w:t xml:space="preserve">DMACR </w:t>
            </w:r>
            <w:r>
              <w:rPr>
                <w:sz w:val="19"/>
                <w:lang w:val="zh-Hans"/>
              </w:rPr>
              <w:t>时设置。</w:t>
            </w:r>
            <w:r>
              <w:rPr>
                <w:sz w:val="19"/>
                <w:lang w:val="zh-Hans"/>
              </w:rPr>
              <w:t xml:space="preserve">RS = 0 </w:t>
            </w:r>
            <w:r>
              <w:rPr>
                <w:sz w:val="19"/>
                <w:lang w:val="zh-Hans"/>
              </w:rPr>
              <w:t xml:space="preserve">且 </w:t>
            </w:r>
            <w:r>
              <w:rPr>
                <w:sz w:val="19"/>
                <w:lang w:val="zh-Hans"/>
              </w:rPr>
              <w:t xml:space="preserve">DMA </w:t>
            </w:r>
            <w:r>
              <w:rPr>
                <w:sz w:val="19"/>
                <w:lang w:val="zh-Hans"/>
              </w:rPr>
              <w:t>操作已停止。这可能是</w:t>
            </w:r>
            <w:r>
              <w:rPr>
                <w:sz w:val="19"/>
                <w:lang w:val="zh-Hans"/>
              </w:rPr>
              <w:t>DMACR</w:t>
            </w:r>
            <w:r>
              <w:rPr>
                <w:sz w:val="19"/>
                <w:lang w:val="zh-Hans"/>
              </w:rPr>
              <w:t>之间的时间滞后。</w:t>
            </w:r>
            <w:r>
              <w:rPr>
                <w:sz w:val="19"/>
                <w:lang w:val="zh-Hans"/>
              </w:rPr>
              <w:t xml:space="preserve">RS = 0 </w:t>
            </w:r>
            <w:r>
              <w:rPr>
                <w:sz w:val="19"/>
                <w:lang w:val="zh-Hans"/>
              </w:rPr>
              <w:t xml:space="preserve">和当 </w:t>
            </w:r>
            <w:r>
              <w:rPr>
                <w:sz w:val="19"/>
                <w:lang w:val="zh-Hans"/>
              </w:rPr>
              <w:t xml:space="preserve">DMASR </w:t>
            </w:r>
            <w:r>
              <w:rPr>
                <w:sz w:val="19"/>
                <w:lang w:val="zh-Hans"/>
              </w:rPr>
              <w:t xml:space="preserve">时。已停止 </w:t>
            </w:r>
            <w:r>
              <w:rPr>
                <w:sz w:val="19"/>
                <w:lang w:val="zh-Hans"/>
              </w:rPr>
              <w:t>= 1</w:t>
            </w:r>
            <w:r>
              <w:rPr>
                <w:sz w:val="19"/>
                <w:lang w:val="zh-Hans"/>
              </w:rPr>
              <w:t>。</w:t>
            </w:r>
          </w:p>
          <w:p>
            <w:pPr>
              <w:pStyle w:val="Normal"/>
              <w:spacing w:lineRule="auto" w:line="259" w:before="0" w:after="0"/>
              <w:ind w:left="0" w:right="83" w:hanging="0"/>
              <w:rPr/>
            </w:pPr>
            <w:r>
              <w:rPr>
                <w:b/>
                <w:i/>
                <w:sz w:val="19"/>
                <w:lang w:val="zh-Hans"/>
              </w:rPr>
              <w:t xml:space="preserve">注意： </w:t>
            </w:r>
            <w:r>
              <w:rPr>
                <w:sz w:val="17"/>
                <w:lang w:val="zh-Hans"/>
              </w:rPr>
              <w:t>当停止（</w:t>
            </w:r>
            <w:r>
              <w:rPr>
                <w:sz w:val="17"/>
                <w:lang w:val="zh-Hans"/>
              </w:rPr>
              <w:t xml:space="preserve">RS= 0 </w:t>
            </w:r>
            <w:r>
              <w:rPr>
                <w:sz w:val="17"/>
                <w:lang w:val="zh-Hans"/>
              </w:rPr>
              <w:t xml:space="preserve">和停止 </w:t>
            </w:r>
            <w:r>
              <w:rPr>
                <w:sz w:val="17"/>
                <w:lang w:val="zh-Hans"/>
              </w:rPr>
              <w:t>= 1</w:t>
            </w:r>
            <w:r>
              <w:rPr>
                <w:sz w:val="17"/>
                <w:lang w:val="zh-Hans"/>
              </w:rPr>
              <w:t>）时，在分散收集模式下写入</w:t>
            </w:r>
            <w:r>
              <w:rPr>
                <w:sz w:val="17"/>
                <w:lang w:val="zh-Hans"/>
              </w:rPr>
              <w:t>TAILDESC_PTR</w:t>
            </w:r>
            <w:r>
              <w:rPr>
                <w:sz w:val="17"/>
                <w:lang w:val="zh-Hans"/>
              </w:rPr>
              <w:t xml:space="preserve">指针寄存器对 </w:t>
            </w:r>
            <w:r>
              <w:rPr>
                <w:sz w:val="17"/>
                <w:lang w:val="zh-Hans"/>
              </w:rPr>
              <w:t xml:space="preserve">DMA </w:t>
            </w:r>
            <w:r>
              <w:rPr>
                <w:sz w:val="17"/>
                <w:lang w:val="zh-Hans"/>
              </w:rPr>
              <w:t xml:space="preserve">操作没有影响。对于直接寄存器模式，写入 </w:t>
            </w:r>
            <w:r>
              <w:rPr>
                <w:sz w:val="17"/>
                <w:lang w:val="zh-Hans"/>
              </w:rPr>
              <w:t xml:space="preserve">LENGTH </w:t>
            </w:r>
            <w:r>
              <w:rPr>
                <w:sz w:val="17"/>
                <w:lang w:val="zh-Hans"/>
              </w:rPr>
              <w:t xml:space="preserve">寄存器对 </w:t>
            </w:r>
            <w:r>
              <w:rPr>
                <w:sz w:val="17"/>
                <w:lang w:val="zh-Hans"/>
              </w:rPr>
              <w:t xml:space="preserve">DMA </w:t>
            </w:r>
            <w:r>
              <w:rPr>
                <w:sz w:val="17"/>
                <w:lang w:val="zh-Hans"/>
              </w:rPr>
              <w:t>操作没有影响。</w:t>
            </w:r>
          </w:p>
        </w:tc>
      </w:tr>
      <w:tr>
        <w:trPr>
          <w:trHeight w:val="479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w:t>
            </w:r>
          </w:p>
        </w:tc>
        <w:tc>
          <w:tcPr>
            <w:tcW w:w="163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del w:id="20" w:author="未知作者" w:date="2023-05-06T15:23:44Z">
              <w:r>
                <w:rPr>
                  <w:sz w:val="19"/>
                  <w:lang w:val="zh-Hans"/>
                </w:rPr>
                <w:delText>怠</w:delText>
              </w:r>
            </w:del>
            <w:ins w:id="21" w:author="未知作者" w:date="2023-05-06T15:23:44Z">
              <w:r>
                <w:rPr>
                  <w:sz w:val="19"/>
                  <w:lang w:val="zh-Hans"/>
                </w:rPr>
                <w:t>Idle</w:t>
              </w:r>
            </w:ins>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DMA </w:t>
            </w:r>
            <w:r>
              <w:rPr>
                <w:sz w:val="19"/>
                <w:lang w:val="zh-Hans"/>
              </w:rPr>
              <w:t xml:space="preserve">通道空闲。指示 </w:t>
            </w:r>
            <w:r>
              <w:rPr>
                <w:sz w:val="19"/>
                <w:lang w:val="zh-Hans"/>
              </w:rPr>
              <w:t xml:space="preserve">AXI DMA </w:t>
            </w:r>
            <w:r>
              <w:rPr>
                <w:sz w:val="19"/>
                <w:lang w:val="zh-Hans"/>
              </w:rPr>
              <w:t>操作的状态。对于散点</w:t>
            </w:r>
            <w:r>
              <w:rPr>
                <w:sz w:val="19"/>
                <w:lang w:val="zh-Hans"/>
              </w:rPr>
              <w:t>/</w:t>
            </w:r>
            <w:r>
              <w:rPr>
                <w:sz w:val="19"/>
                <w:lang w:val="zh-Hans"/>
              </w:rPr>
              <w:t xml:space="preserve">聚集模式，当 </w:t>
            </w:r>
            <w:r>
              <w:rPr>
                <w:sz w:val="19"/>
                <w:lang w:val="zh-Hans"/>
              </w:rPr>
              <w:t xml:space="preserve">IDLE </w:t>
            </w:r>
            <w:r>
              <w:rPr>
                <w:sz w:val="19"/>
                <w:lang w:val="zh-Hans"/>
              </w:rPr>
              <w:t xml:space="preserve">指示 </w:t>
            </w:r>
            <w:r>
              <w:rPr>
                <w:sz w:val="19"/>
                <w:lang w:val="zh-Hans"/>
              </w:rPr>
              <w:t xml:space="preserve">SG </w:t>
            </w:r>
            <w:r>
              <w:rPr>
                <w:sz w:val="19"/>
                <w:lang w:val="zh-Hans"/>
              </w:rPr>
              <w:t xml:space="preserve">引擎已到达关联通道的尾指针并且所有排队的描述符都已处理时。写入尾部指针 </w:t>
            </w:r>
            <w:r>
              <w:rPr>
                <w:sz w:val="19"/>
                <w:lang w:val="zh-Hans"/>
              </w:rPr>
              <w:t xml:space="preserve">register </w:t>
            </w:r>
            <w:r>
              <w:rPr>
                <w:sz w:val="19"/>
                <w:lang w:val="zh-Hans"/>
              </w:rPr>
              <w:t xml:space="preserve">会自动重新启动 </w:t>
            </w:r>
            <w:r>
              <w:rPr>
                <w:sz w:val="19"/>
                <w:lang w:val="zh-Hans"/>
              </w:rPr>
              <w:t xml:space="preserve">DMA </w:t>
            </w:r>
            <w:r>
              <w:rPr>
                <w:sz w:val="19"/>
                <w:lang w:val="zh-Hans"/>
              </w:rPr>
              <w:t xml:space="preserve">操作。空闲位与 </w:t>
            </w:r>
            <w:r>
              <w:rPr>
                <w:sz w:val="19"/>
                <w:lang w:val="zh-Hans"/>
              </w:rPr>
              <w:t xml:space="preserve">BD </w:t>
            </w:r>
            <w:r>
              <w:rPr>
                <w:sz w:val="19"/>
                <w:lang w:val="zh-Hans"/>
              </w:rPr>
              <w:t>相关联。</w:t>
            </w:r>
            <w:r>
              <w:rPr>
                <w:sz w:val="19"/>
                <w:lang w:val="zh-Hans"/>
              </w:rPr>
              <w:t xml:space="preserve">DMA </w:t>
            </w:r>
            <w:r>
              <w:rPr>
                <w:sz w:val="19"/>
                <w:lang w:val="zh-Hans"/>
              </w:rPr>
              <w:t>可能处于空闲状态，</w:t>
            </w:r>
            <w:r>
              <w:rPr>
                <w:sz w:val="19"/>
                <w:lang w:val="zh-Hans"/>
              </w:rPr>
              <w:t xml:space="preserve">AXI </w:t>
            </w:r>
            <w:r>
              <w:rPr>
                <w:sz w:val="19"/>
                <w:lang w:val="zh-Hans"/>
              </w:rPr>
              <w:t>接口上可能有活动数据。</w:t>
            </w:r>
          </w:p>
          <w:p>
            <w:pPr>
              <w:pStyle w:val="Normal"/>
              <w:spacing w:lineRule="auto" w:line="218" w:before="0" w:after="79"/>
              <w:ind w:left="0" w:right="0" w:hanging="0"/>
              <w:jc w:val="left"/>
              <w:rPr/>
            </w:pPr>
            <w:r>
              <w:rPr>
                <w:sz w:val="19"/>
                <w:lang w:val="zh-Hans"/>
              </w:rPr>
              <w:t xml:space="preserve">对于直接寄存器模式，当 </w:t>
            </w:r>
            <w:r>
              <w:rPr>
                <w:sz w:val="19"/>
                <w:lang w:val="zh-Hans"/>
              </w:rPr>
              <w:t xml:space="preserve">IDLE </w:t>
            </w:r>
            <w:r>
              <w:rPr>
                <w:sz w:val="19"/>
                <w:lang w:val="zh-Hans"/>
              </w:rPr>
              <w:t>表示当前传输已完成时。</w:t>
            </w:r>
          </w:p>
          <w:p>
            <w:pPr>
              <w:pStyle w:val="Normal"/>
              <w:numPr>
                <w:ilvl w:val="0"/>
                <w:numId w:val="34"/>
              </w:numPr>
              <w:spacing w:lineRule="auto" w:line="218" w:before="0" w:after="79"/>
              <w:ind w:left="200" w:right="43" w:hanging="200"/>
              <w:jc w:val="left"/>
              <w:rPr/>
            </w:pPr>
            <w:r>
              <w:rPr>
                <w:sz w:val="19"/>
                <w:lang w:val="zh-Hans"/>
              </w:rPr>
              <w:t xml:space="preserve">0 = </w:t>
            </w:r>
            <w:r>
              <w:rPr>
                <w:sz w:val="19"/>
                <w:lang w:val="zh-Hans"/>
              </w:rPr>
              <w:t>不空闲。对于分散</w:t>
            </w:r>
            <w:r>
              <w:rPr>
                <w:sz w:val="19"/>
                <w:lang w:val="zh-Hans"/>
              </w:rPr>
              <w:t>/</w:t>
            </w:r>
            <w:r>
              <w:rPr>
                <w:sz w:val="19"/>
                <w:lang w:val="zh-Hans"/>
              </w:rPr>
              <w:t>聚集模式，</w:t>
            </w:r>
            <w:r>
              <w:rPr>
                <w:sz w:val="19"/>
                <w:lang w:val="zh-Hans"/>
              </w:rPr>
              <w:t xml:space="preserve">SG </w:t>
            </w:r>
            <w:r>
              <w:rPr>
                <w:sz w:val="19"/>
                <w:lang w:val="zh-Hans"/>
              </w:rPr>
              <w:t>尚未到达尾部描述符指针和</w:t>
            </w:r>
            <w:r>
              <w:rPr>
                <w:sz w:val="19"/>
                <w:lang w:val="zh-Hans"/>
              </w:rPr>
              <w:t>/</w:t>
            </w:r>
            <w:r>
              <w:rPr>
                <w:sz w:val="19"/>
                <w:lang w:val="zh-Hans"/>
              </w:rPr>
              <w:t xml:space="preserve">或正在进行的 </w:t>
            </w:r>
            <w:r>
              <w:rPr>
                <w:sz w:val="19"/>
                <w:lang w:val="zh-Hans"/>
              </w:rPr>
              <w:t xml:space="preserve">DMA </w:t>
            </w:r>
            <w:r>
              <w:rPr>
                <w:sz w:val="19"/>
                <w:lang w:val="zh-Hans"/>
              </w:rPr>
              <w:t>操作。对于直接注册模式，传输未完成。</w:t>
            </w:r>
          </w:p>
          <w:p>
            <w:pPr>
              <w:pStyle w:val="Normal"/>
              <w:numPr>
                <w:ilvl w:val="0"/>
                <w:numId w:val="34"/>
              </w:numPr>
              <w:spacing w:lineRule="auto" w:line="218" w:before="0" w:after="96"/>
              <w:ind w:left="200" w:right="43" w:hanging="200"/>
              <w:jc w:val="left"/>
              <w:rPr/>
            </w:pPr>
            <w:r>
              <w:rPr>
                <w:sz w:val="19"/>
                <w:lang w:val="zh-Hans"/>
              </w:rPr>
              <w:t xml:space="preserve">1 = </w:t>
            </w:r>
            <w:r>
              <w:rPr>
                <w:sz w:val="19"/>
                <w:lang w:val="zh-Hans"/>
              </w:rPr>
              <w:t>空闲。对于分散</w:t>
            </w:r>
            <w:r>
              <w:rPr>
                <w:sz w:val="19"/>
                <w:lang w:val="zh-Hans"/>
              </w:rPr>
              <w:t>/</w:t>
            </w:r>
            <w:r>
              <w:rPr>
                <w:sz w:val="19"/>
                <w:lang w:val="zh-Hans"/>
              </w:rPr>
              <w:t>聚集模式，</w:t>
            </w:r>
            <w:r>
              <w:rPr>
                <w:sz w:val="19"/>
                <w:lang w:val="zh-Hans"/>
              </w:rPr>
              <w:t xml:space="preserve">SG </w:t>
            </w:r>
            <w:r>
              <w:rPr>
                <w:sz w:val="19"/>
                <w:lang w:val="zh-Hans"/>
              </w:rPr>
              <w:t xml:space="preserve">已达到尾部描述符指针和 </w:t>
            </w:r>
            <w:r>
              <w:rPr>
                <w:sz w:val="19"/>
                <w:lang w:val="zh-Hans"/>
              </w:rPr>
              <w:t xml:space="preserve">DMA </w:t>
            </w:r>
            <w:r>
              <w:rPr>
                <w:sz w:val="19"/>
                <w:lang w:val="zh-Hans"/>
              </w:rPr>
              <w:t xml:space="preserve">操作 </w:t>
            </w:r>
            <w:r>
              <w:rPr>
                <w:sz w:val="19"/>
                <w:lang w:val="zh-Hans"/>
              </w:rPr>
              <w:t>paused</w:t>
            </w:r>
            <w:r>
              <w:rPr>
                <w:sz w:val="19"/>
                <w:lang w:val="zh-Hans"/>
              </w:rPr>
              <w:t>。 对于直接寄存器模式，</w:t>
            </w:r>
            <w:r>
              <w:rPr>
                <w:sz w:val="19"/>
                <w:lang w:val="zh-Hans"/>
              </w:rPr>
              <w:t xml:space="preserve">DMA </w:t>
            </w:r>
            <w:r>
              <w:rPr>
                <w:sz w:val="19"/>
                <w:lang w:val="zh-Hans"/>
              </w:rPr>
              <w:t>传输已完成，控制器已暂停。</w:t>
            </w:r>
          </w:p>
          <w:p>
            <w:pPr>
              <w:pStyle w:val="Normal"/>
              <w:spacing w:lineRule="auto" w:line="259" w:before="0" w:after="0"/>
              <w:ind w:left="0" w:right="80" w:hanging="0"/>
              <w:rPr/>
            </w:pPr>
            <w:r>
              <w:rPr>
                <w:b/>
                <w:i/>
                <w:sz w:val="19"/>
                <w:lang w:val="zh-Hans"/>
              </w:rPr>
              <w:t xml:space="preserve">注意： </w:t>
            </w:r>
            <w:r>
              <w:rPr>
                <w:sz w:val="17"/>
                <w:lang w:val="zh-Hans"/>
              </w:rPr>
              <w:t xml:space="preserve">当通道停止时，此位为 </w:t>
            </w:r>
            <w:r>
              <w:rPr>
                <w:sz w:val="17"/>
                <w:lang w:val="zh-Hans"/>
              </w:rPr>
              <w:t>0</w:t>
            </w:r>
            <w:r>
              <w:rPr>
                <w:sz w:val="17"/>
                <w:lang w:val="zh-Hans"/>
              </w:rPr>
              <w:t>（</w:t>
            </w:r>
            <w:r>
              <w:rPr>
                <w:sz w:val="17"/>
                <w:lang w:val="zh-Hans"/>
              </w:rPr>
              <w:t>DMASR.</w:t>
            </w:r>
            <w:r>
              <w:rPr>
                <w:sz w:val="17"/>
                <w:lang w:val="zh-Hans"/>
              </w:rPr>
              <w:t>停止</w:t>
            </w:r>
            <w:r>
              <w:rPr>
                <w:sz w:val="17"/>
                <w:lang w:val="zh-Hans"/>
              </w:rPr>
              <w:t>=1</w:t>
            </w:r>
            <w:r>
              <w:rPr>
                <w:sz w:val="17"/>
                <w:lang w:val="zh-Hans"/>
              </w:rPr>
              <w:t xml:space="preserve">）。当 </w:t>
            </w:r>
            <w:r>
              <w:rPr>
                <w:sz w:val="17"/>
                <w:lang w:val="zh-Hans"/>
              </w:rPr>
              <w:t xml:space="preserve">AXI DMA </w:t>
            </w:r>
            <w:r>
              <w:rPr>
                <w:sz w:val="17"/>
                <w:lang w:val="zh-Hans"/>
              </w:rPr>
              <w:t xml:space="preserve">配置为直接寄存器模式时，在初始传输之前，此位也是 </w:t>
            </w:r>
            <w:r>
              <w:rPr>
                <w:sz w:val="17"/>
                <w:lang w:val="zh-Hans"/>
              </w:rPr>
              <w:t>0</w:t>
            </w:r>
            <w:r>
              <w:rPr>
                <w:sz w:val="17"/>
                <w:lang w:val="zh-Hans"/>
              </w:rPr>
              <w:t>。</w:t>
            </w:r>
          </w:p>
        </w:tc>
      </w:tr>
      <w:tr>
        <w:trPr>
          <w:trHeight w:val="350" w:hRule="atLeast"/>
        </w:trPr>
        <w:tc>
          <w:tcPr>
            <w:tcW w:w="81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2</w:t>
            </w:r>
          </w:p>
        </w:tc>
        <w:tc>
          <w:tcPr>
            <w:tcW w:w="163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del w:id="22" w:author="未知作者" w:date="2023-05-06T15:23:50Z">
              <w:r>
                <w:rPr>
                  <w:sz w:val="19"/>
                  <w:lang w:val="zh-Hans"/>
                </w:rPr>
                <w:delText>保留</w:delText>
              </w:r>
            </w:del>
            <w:ins w:id="23" w:author="未知作者" w:date="2023-05-06T15:23:50Z">
              <w:r>
                <w:rPr>
                  <w:sz w:val="19"/>
                  <w:lang w:val="zh-Hans"/>
                </w:rPr>
                <w:t>Reserved</w:t>
              </w:r>
            </w:ins>
          </w:p>
        </w:tc>
        <w:tc>
          <w:tcPr>
            <w:tcW w:w="114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0</w:t>
            </w:r>
          </w:p>
        </w:tc>
        <w:tc>
          <w:tcPr>
            <w:tcW w:w="80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写入此位不起作用，它始终读取为零。</w:t>
            </w:r>
          </w:p>
        </w:tc>
      </w:tr>
    </w:tbl>
    <w:p>
      <w:pPr>
        <w:pStyle w:val="Normal"/>
        <w:spacing w:lineRule="auto" w:line="259" w:before="0" w:after="0"/>
        <w:ind w:left="-1440" w:right="10800" w:hanging="0"/>
        <w:jc w:val="left"/>
        <w:rPr/>
      </w:pPr>
      <w:r>
        <w:rPr/>
      </w:r>
    </w:p>
    <w:tbl>
      <w:tblPr>
        <w:tblStyle w:val="TableGrid"/>
        <w:tblW w:w="10081" w:type="dxa"/>
        <w:jc w:val="left"/>
        <w:tblInd w:w="-360" w:type="dxa"/>
        <w:tblCellMar>
          <w:top w:w="82" w:type="dxa"/>
          <w:left w:w="90" w:type="dxa"/>
          <w:bottom w:w="0" w:type="dxa"/>
          <w:right w:w="57" w:type="dxa"/>
        </w:tblCellMar>
        <w:tblLook w:val="04a0" w:noHBand="0" w:noVBand="1" w:firstColumn="1" w:lastRow="0" w:lastColumn="0" w:firstRow="1"/>
      </w:tblPr>
      <w:tblGrid>
        <w:gridCol w:w="819"/>
        <w:gridCol w:w="1636"/>
        <w:gridCol w:w="1141"/>
        <w:gridCol w:w="804"/>
        <w:gridCol w:w="5681"/>
      </w:tblGrid>
      <w:tr>
        <w:trPr>
          <w:trHeight w:val="640" w:hRule="atLeast"/>
        </w:trPr>
        <w:tc>
          <w:tcPr>
            <w:tcW w:w="8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3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0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811" w:hRule="atLeast"/>
        </w:trPr>
        <w:tc>
          <w:tcPr>
            <w:tcW w:w="81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w:t>
            </w:r>
          </w:p>
        </w:tc>
        <w:tc>
          <w:tcPr>
            <w:tcW w:w="163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SGIncld</w:t>
            </w:r>
          </w:p>
        </w:tc>
        <w:tc>
          <w:tcPr>
            <w:tcW w:w="114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del w:id="25" w:author="未知作者" w:date="2023-05-06T14:51:17Z"/>
              </w:rPr>
            </w:pPr>
            <w:del w:id="24" w:author="未知作者" w:date="2023-05-06T14:51:17Z">
              <w:r>
                <w:rPr>
                  <w:sz w:val="19"/>
                  <w:lang w:val="zh-Hans"/>
                </w:rPr>
                <w:delText>C_</w:delText>
              </w:r>
            </w:del>
          </w:p>
          <w:p>
            <w:pPr>
              <w:pStyle w:val="Normal"/>
              <w:spacing w:lineRule="auto" w:line="259" w:before="0" w:after="0"/>
              <w:ind w:left="0" w:right="0" w:hanging="0"/>
              <w:jc w:val="left"/>
              <w:rPr>
                <w:del w:id="28" w:author="未知作者" w:date="2023-05-06T14:51:17Z"/>
              </w:rPr>
            </w:pPr>
            <w:del w:id="26" w:author="未知作者" w:date="2023-05-06T14:51:17Z">
              <w:r>
                <w:rPr>
                  <w:sz w:val="19"/>
                  <w:lang w:val="zh-Hans"/>
                </w:rPr>
                <w:delText>包括</w:delText>
              </w:r>
            </w:del>
            <w:del w:id="27" w:author="未知作者" w:date="2023-05-06T14:51:17Z">
              <w:r>
                <w:rPr>
                  <w:sz w:val="19"/>
                  <w:lang w:val="zh-Hans"/>
                </w:rPr>
                <w:delText>_</w:delText>
              </w:r>
            </w:del>
          </w:p>
          <w:p>
            <w:pPr>
              <w:pStyle w:val="Normal"/>
              <w:spacing w:lineRule="auto" w:line="259" w:before="0" w:after="0"/>
              <w:ind w:left="0" w:right="0" w:hanging="0"/>
              <w:jc w:val="left"/>
              <w:rPr/>
            </w:pPr>
            <w:del w:id="29" w:author="未知作者" w:date="2023-05-06T14:51:17Z">
              <w:r>
                <w:rPr>
                  <w:sz w:val="19"/>
                  <w:lang w:val="zh-Hans"/>
                </w:rPr>
                <w:delText>新加坡</w:delText>
              </w:r>
            </w:del>
            <w:ins w:id="30" w:author="未知作者" w:date="2023-05-06T14:51:17Z">
              <w:r>
                <w:rPr>
                  <w:sz w:val="19"/>
                  <w:lang w:val="zh-Hans"/>
                </w:rPr>
                <w:t>C_</w:t>
              </w:r>
            </w:ins>
          </w:p>
          <w:p>
            <w:pPr>
              <w:pStyle w:val="Normal"/>
              <w:spacing w:lineRule="auto" w:line="259" w:before="0" w:after="0"/>
              <w:ind w:left="0" w:right="0" w:hanging="0"/>
              <w:jc w:val="left"/>
              <w:rPr/>
            </w:pPr>
            <w:ins w:id="32" w:author="未知作者" w:date="2023-05-06T14:51:17Z">
              <w:r>
                <w:rPr>
                  <w:sz w:val="19"/>
                  <w:lang w:val="zh-Hans"/>
                </w:rPr>
                <w:t>INCLUDE_</w:t>
              </w:r>
            </w:ins>
          </w:p>
          <w:p>
            <w:pPr>
              <w:pStyle w:val="Normal"/>
              <w:spacing w:lineRule="auto" w:line="259" w:before="0" w:after="0"/>
              <w:ind w:left="0" w:right="0" w:hanging="0"/>
              <w:jc w:val="left"/>
              <w:rPr/>
            </w:pPr>
            <w:ins w:id="34" w:author="未知作者" w:date="2023-05-06T14:51:17Z">
              <w:r>
                <w:rPr>
                  <w:sz w:val="19"/>
                  <w:lang w:val="zh-Hans"/>
                </w:rPr>
                <w:t>SG</w:t>
              </w:r>
            </w:ins>
          </w:p>
        </w:tc>
        <w:tc>
          <w:tcPr>
            <w:tcW w:w="804"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8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37"/>
              <w:ind w:left="0" w:right="0" w:hanging="0"/>
              <w:jc w:val="left"/>
              <w:rPr/>
            </w:pPr>
            <w:r>
              <w:rPr>
                <w:sz w:val="19"/>
                <w:lang w:val="zh-Hans"/>
              </w:rPr>
              <w:t xml:space="preserve">1 = </w:t>
            </w:r>
            <w:r>
              <w:rPr>
                <w:sz w:val="19"/>
                <w:lang w:val="zh-Hans"/>
              </w:rPr>
              <w:t>已启用分散聚集</w:t>
            </w:r>
          </w:p>
          <w:p>
            <w:pPr>
              <w:pStyle w:val="Normal"/>
              <w:spacing w:lineRule="auto" w:line="259" w:before="0" w:after="0"/>
              <w:ind w:left="0" w:right="0" w:hanging="0"/>
              <w:jc w:val="left"/>
              <w:rPr/>
            </w:pPr>
            <w:r>
              <w:rPr>
                <w:sz w:val="19"/>
                <w:lang w:val="zh-Hans"/>
              </w:rPr>
              <w:t xml:space="preserve">0 = </w:t>
            </w:r>
            <w:r>
              <w:rPr>
                <w:sz w:val="19"/>
                <w:lang w:val="zh-Hans"/>
              </w:rPr>
              <w:t>未启用分散聚集</w:t>
            </w:r>
          </w:p>
        </w:tc>
      </w:tr>
      <w:tr>
        <w:trPr>
          <w:trHeight w:val="241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4</w:t>
            </w:r>
          </w:p>
        </w:tc>
        <w:tc>
          <w:tcPr>
            <w:tcW w:w="163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DMAIntErr</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0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0"/>
              <w:ind w:left="0" w:right="0" w:hanging="0"/>
              <w:jc w:val="left"/>
              <w:rPr/>
            </w:pPr>
            <w:r>
              <w:rPr>
                <w:sz w:val="19"/>
                <w:lang w:val="zh-Hans"/>
              </w:rPr>
              <w:t xml:space="preserve">DMA </w:t>
            </w:r>
            <w:r>
              <w:rPr>
                <w:sz w:val="19"/>
                <w:lang w:val="zh-Hans"/>
              </w:rPr>
              <w:t xml:space="preserve">内部错误。如果在提取的描述符中指定的缓冲区长度设置为 </w:t>
            </w:r>
            <w:r>
              <w:rPr>
                <w:sz w:val="19"/>
                <w:lang w:val="zh-Hans"/>
              </w:rPr>
              <w:t>0</w:t>
            </w:r>
            <w:r>
              <w:rPr>
                <w:sz w:val="19"/>
                <w:lang w:val="zh-Hans"/>
              </w:rPr>
              <w:t xml:space="preserve">，则会发生内部错误。此错误情况会导致 </w:t>
            </w:r>
            <w:r>
              <w:rPr>
                <w:sz w:val="19"/>
                <w:lang w:val="zh-Hans"/>
              </w:rPr>
              <w:t xml:space="preserve">AXI DMA </w:t>
            </w:r>
            <w:r>
              <w:rPr>
                <w:sz w:val="19"/>
                <w:lang w:val="zh-Hans"/>
              </w:rPr>
              <w:t xml:space="preserve">正常停止。这 </w:t>
            </w:r>
          </w:p>
          <w:p>
            <w:pPr>
              <w:pStyle w:val="Normal"/>
              <w:spacing w:lineRule="auto" w:line="218" w:before="0" w:after="79"/>
              <w:ind w:left="0" w:right="0" w:hanging="0"/>
              <w:rPr/>
            </w:pP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35"/>
              </w:numPr>
              <w:spacing w:lineRule="auto" w:line="259" w:before="0" w:after="37"/>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内部错误</w:t>
            </w:r>
          </w:p>
          <w:p>
            <w:pPr>
              <w:pStyle w:val="Normal"/>
              <w:numPr>
                <w:ilvl w:val="0"/>
                <w:numId w:val="35"/>
              </w:numPr>
              <w:spacing w:lineRule="auto" w:line="259" w:before="0" w:after="52"/>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内部错误。</w:t>
            </w:r>
            <w:r>
              <w:rPr>
                <w:sz w:val="19"/>
                <w:lang w:val="zh-Hans"/>
              </w:rPr>
              <w:t xml:space="preserve">DMA </w:t>
            </w:r>
            <w:r>
              <w:rPr>
                <w:sz w:val="19"/>
                <w:lang w:val="zh-Hans"/>
              </w:rPr>
              <w:t>引擎停止。</w:t>
            </w:r>
          </w:p>
          <w:p>
            <w:pPr>
              <w:pStyle w:val="Normal"/>
              <w:spacing w:lineRule="auto" w:line="259" w:before="0" w:after="0"/>
              <w:ind w:left="0" w:right="0" w:hanging="0"/>
              <w:jc w:val="left"/>
              <w:rPr/>
            </w:pPr>
            <w:r>
              <w:rPr>
                <w:b/>
                <w:i/>
                <w:sz w:val="19"/>
                <w:lang w:val="zh-Hans"/>
              </w:rPr>
              <w:t xml:space="preserve">注意： 当 </w:t>
            </w:r>
            <w:r>
              <w:rPr>
                <w:b/>
                <w:i/>
                <w:sz w:val="19"/>
                <w:lang w:val="zh-Hans"/>
              </w:rPr>
              <w:t xml:space="preserve">AXI DMA </w:t>
            </w:r>
            <w:r>
              <w:rPr>
                <w:sz w:val="17"/>
                <w:lang w:val="zh-Hans"/>
              </w:rPr>
              <w:t xml:space="preserve">配置为直接寄存器模式时，此位不被使用，固定为 </w:t>
            </w:r>
            <w:r>
              <w:rPr>
                <w:sz w:val="17"/>
                <w:lang w:val="zh-Hans"/>
              </w:rPr>
              <w:t>0</w:t>
            </w:r>
            <w:r>
              <w:rPr>
                <w:lang w:val="zh-Hans"/>
              </w:rPr>
              <w:t>。</w:t>
            </w:r>
          </w:p>
        </w:tc>
      </w:tr>
      <w:tr>
        <w:trPr>
          <w:trHeight w:val="189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5</w:t>
            </w:r>
          </w:p>
        </w:tc>
        <w:tc>
          <w:tcPr>
            <w:tcW w:w="163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DMASlvErr</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76" w:hanging="0"/>
              <w:rPr/>
            </w:pPr>
            <w:r>
              <w:rPr>
                <w:sz w:val="19"/>
                <w:lang w:val="zh-Hans"/>
              </w:rPr>
              <w:t xml:space="preserve">DMA </w:t>
            </w:r>
            <w:r>
              <w:rPr>
                <w:sz w:val="19"/>
                <w:lang w:val="zh-Hans"/>
              </w:rPr>
              <w:t xml:space="preserve">从站错误。如果从属从存储器映射接口读取发出从属错误，则会发生此错误。此错误情况会导致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w:t>
            </w:r>
            <w:r>
              <w:rPr>
                <w:sz w:val="19"/>
                <w:lang w:val="zh-Hans"/>
              </w:rPr>
              <w:t xml:space="preserve">Halted </w:t>
            </w:r>
            <w:r>
              <w:rPr>
                <w:sz w:val="19"/>
                <w:lang w:val="zh-Hans"/>
              </w:rPr>
              <w:t xml:space="preserve">位设置为 </w:t>
            </w:r>
            <w:r>
              <w:rPr>
                <w:sz w:val="19"/>
                <w:lang w:val="zh-Hans"/>
              </w:rPr>
              <w:t>1</w:t>
            </w:r>
            <w:r>
              <w:rPr>
                <w:sz w:val="19"/>
                <w:lang w:val="zh-Hans"/>
              </w:rPr>
              <w:t>。</w:t>
            </w:r>
          </w:p>
          <w:p>
            <w:pPr>
              <w:pStyle w:val="Normal"/>
              <w:numPr>
                <w:ilvl w:val="0"/>
                <w:numId w:val="36"/>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从站错误。</w:t>
            </w:r>
          </w:p>
          <w:p>
            <w:pPr>
              <w:pStyle w:val="Normal"/>
              <w:numPr>
                <w:ilvl w:val="0"/>
                <w:numId w:val="36"/>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从站错误。</w:t>
            </w:r>
            <w:r>
              <w:rPr>
                <w:sz w:val="19"/>
                <w:lang w:val="zh-Hans"/>
              </w:rPr>
              <w:t xml:space="preserve">DMA </w:t>
            </w:r>
            <w:r>
              <w:rPr>
                <w:sz w:val="19"/>
                <w:lang w:val="zh-Hans"/>
              </w:rPr>
              <w:t>引擎停止。</w:t>
            </w:r>
          </w:p>
        </w:tc>
      </w:tr>
      <w:tr>
        <w:trPr>
          <w:trHeight w:val="189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6</w:t>
            </w:r>
          </w:p>
        </w:tc>
        <w:tc>
          <w:tcPr>
            <w:tcW w:w="163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DMADecErr</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0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75" w:hanging="0"/>
              <w:rPr/>
            </w:pPr>
            <w:r>
              <w:rPr>
                <w:sz w:val="19"/>
                <w:lang w:val="zh-Hans"/>
              </w:rPr>
              <w:t xml:space="preserve">DMA </w:t>
            </w:r>
            <w:r>
              <w:rPr>
                <w:sz w:val="19"/>
                <w:lang w:val="zh-Hans"/>
              </w:rPr>
              <w:t xml:space="preserve">解码错误。如果地址请求指向无效地址，则会发生此错误。此错误情况会导致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37"/>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解码错误。</w:t>
            </w:r>
          </w:p>
          <w:p>
            <w:pPr>
              <w:pStyle w:val="Normal"/>
              <w:numPr>
                <w:ilvl w:val="0"/>
                <w:numId w:val="37"/>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解码错误。</w:t>
            </w:r>
            <w:r>
              <w:rPr>
                <w:sz w:val="19"/>
                <w:lang w:val="zh-Hans"/>
              </w:rPr>
              <w:t xml:space="preserve">DMA </w:t>
            </w:r>
            <w:r>
              <w:rPr>
                <w:sz w:val="19"/>
                <w:lang w:val="zh-Hans"/>
              </w:rPr>
              <w:t>引擎停止。</w:t>
            </w:r>
          </w:p>
        </w:tc>
      </w:tr>
      <w:tr>
        <w:trPr>
          <w:trHeight w:val="350" w:hRule="atLeast"/>
        </w:trPr>
        <w:tc>
          <w:tcPr>
            <w:tcW w:w="81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7</w:t>
            </w:r>
          </w:p>
        </w:tc>
        <w:tc>
          <w:tcPr>
            <w:tcW w:w="163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0</w:t>
            </w:r>
          </w:p>
        </w:tc>
        <w:tc>
          <w:tcPr>
            <w:tcW w:w="80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写入此位不起作用，并且始终读取为零。</w:t>
            </w:r>
          </w:p>
        </w:tc>
      </w:tr>
      <w:tr>
        <w:trPr>
          <w:trHeight w:val="2869"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8</w:t>
            </w:r>
          </w:p>
        </w:tc>
        <w:tc>
          <w:tcPr>
            <w:tcW w:w="163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SGIntErr</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分散收集内部错误。如果获取已设置“完整位”的描述符，则会发生此错误。有关详细信息，请参阅散点收集描述符部分。这向 </w:t>
            </w:r>
            <w:r>
              <w:rPr>
                <w:sz w:val="19"/>
                <w:lang w:val="zh-Hans"/>
              </w:rPr>
              <w:t xml:space="preserve">SG </w:t>
            </w:r>
            <w:r>
              <w:rPr>
                <w:sz w:val="19"/>
                <w:lang w:val="zh-Hans"/>
              </w:rPr>
              <w:t xml:space="preserve">引擎指示描述符是过时的描述符。 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38"/>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内部错误。</w:t>
            </w:r>
          </w:p>
          <w:p>
            <w:pPr>
              <w:pStyle w:val="Normal"/>
              <w:numPr>
                <w:ilvl w:val="0"/>
                <w:numId w:val="38"/>
              </w:numPr>
              <w:spacing w:lineRule="auto" w:line="259" w:before="0" w:after="53"/>
              <w:ind w:left="200"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内部错误。</w:t>
            </w:r>
            <w:r>
              <w:rPr>
                <w:sz w:val="19"/>
                <w:lang w:val="zh-Hans"/>
              </w:rPr>
              <w:t xml:space="preserve">DMA </w:t>
            </w:r>
            <w:r>
              <w:rPr>
                <w:sz w:val="19"/>
                <w:lang w:val="zh-Hans"/>
              </w:rPr>
              <w:t>引擎停止。</w:t>
            </w:r>
          </w:p>
          <w:p>
            <w:pPr>
              <w:pStyle w:val="Normal"/>
              <w:spacing w:lineRule="auto" w:line="259" w:before="0" w:after="0"/>
              <w:ind w:left="0" w:right="0" w:hanging="0"/>
              <w:jc w:val="left"/>
              <w:rPr/>
            </w:pPr>
            <w:r>
              <w:rPr>
                <w:b/>
                <w:i/>
                <w:sz w:val="19"/>
                <w:lang w:val="zh-Hans"/>
              </w:rPr>
              <w:t xml:space="preserve">注意： </w:t>
            </w:r>
            <w:r>
              <w:rPr>
                <w:sz w:val="17"/>
                <w:lang w:val="zh-Hans"/>
              </w:rPr>
              <w:t xml:space="preserve">当 </w:t>
            </w:r>
            <w:r>
              <w:rPr>
                <w:sz w:val="17"/>
                <w:lang w:val="zh-Hans"/>
              </w:rPr>
              <w:t xml:space="preserve">AXI DMA </w:t>
            </w:r>
            <w:r>
              <w:rPr>
                <w:sz w:val="17"/>
                <w:lang w:val="zh-Hans"/>
              </w:rPr>
              <w:t xml:space="preserve">配置为直接寄存器模式时，此位不被使用，固定为 </w:t>
            </w:r>
            <w:r>
              <w:rPr>
                <w:sz w:val="17"/>
                <w:lang w:val="zh-Hans"/>
              </w:rPr>
              <w:t>0</w:t>
            </w:r>
            <w:r>
              <w:rPr>
                <w:sz w:val="17"/>
                <w:lang w:val="zh-Hans"/>
              </w:rPr>
              <w:t>。</w:t>
            </w:r>
          </w:p>
        </w:tc>
      </w:tr>
    </w:tbl>
    <w:p>
      <w:pPr>
        <w:sectPr>
          <w:headerReference w:type="even" r:id="rId45"/>
          <w:headerReference w:type="default" r:id="rId46"/>
          <w:headerReference w:type="first" r:id="rId47"/>
          <w:footerReference w:type="even" r:id="rId48"/>
          <w:footerReference w:type="default" r:id="rId49"/>
          <w:footerReference w:type="first" r:id="rId50"/>
          <w:type w:val="nextPage"/>
          <w:pgSz w:w="12240" w:h="15840"/>
          <w:pgMar w:left="1440" w:right="1440" w:header="517" w:top="1440" w:footer="254" w:bottom="1440" w:gutter="0"/>
          <w:pgNumType w:fmt="decimal"/>
          <w:formProt w:val="false"/>
          <w:titlePg/>
          <w:textDirection w:val="lrTb"/>
          <w:docGrid w:type="default" w:linePitch="100" w:charSpace="0"/>
        </w:sectPr>
      </w:pPr>
    </w:p>
    <w:p>
      <w:pPr>
        <w:pStyle w:val="Normal"/>
        <w:spacing w:lineRule="auto" w:line="259" w:before="0" w:after="0"/>
        <w:ind w:left="-1080" w:right="11075" w:hanging="0"/>
        <w:jc w:val="left"/>
        <w:rPr/>
      </w:pPr>
      <w:r>
        <w:rPr/>
      </w:r>
    </w:p>
    <w:tbl>
      <w:tblPr>
        <w:tblStyle w:val="TableGrid"/>
        <w:tblW w:w="10081" w:type="dxa"/>
        <w:jc w:val="left"/>
        <w:tblInd w:w="0" w:type="dxa"/>
        <w:tblCellMar>
          <w:top w:w="82" w:type="dxa"/>
          <w:left w:w="89" w:type="dxa"/>
          <w:bottom w:w="0" w:type="dxa"/>
          <w:right w:w="57" w:type="dxa"/>
        </w:tblCellMar>
        <w:tblLook w:val="04a0" w:noHBand="0" w:noVBand="1" w:firstColumn="1" w:lastRow="0" w:lastColumn="0" w:firstRow="1"/>
      </w:tblPr>
      <w:tblGrid>
        <w:gridCol w:w="819"/>
        <w:gridCol w:w="1636"/>
        <w:gridCol w:w="1141"/>
        <w:gridCol w:w="804"/>
        <w:gridCol w:w="5681"/>
      </w:tblGrid>
      <w:tr>
        <w:trPr>
          <w:trHeight w:val="640" w:hRule="atLeast"/>
        </w:trPr>
        <w:tc>
          <w:tcPr>
            <w:tcW w:w="8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位</w:t>
            </w:r>
          </w:p>
        </w:tc>
        <w:tc>
          <w:tcPr>
            <w:tcW w:w="163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默认值</w:t>
            </w:r>
          </w:p>
        </w:tc>
        <w:tc>
          <w:tcPr>
            <w:tcW w:w="80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2410" w:hRule="atLeast"/>
        </w:trPr>
        <w:tc>
          <w:tcPr>
            <w:tcW w:w="81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9</w:t>
            </w:r>
          </w:p>
        </w:tc>
        <w:tc>
          <w:tcPr>
            <w:tcW w:w="163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SGSlvErr</w:t>
            </w:r>
          </w:p>
        </w:tc>
        <w:tc>
          <w:tcPr>
            <w:tcW w:w="114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04"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79"/>
              <w:ind w:left="1" w:right="87" w:hanging="0"/>
              <w:rPr/>
            </w:pPr>
            <w:r>
              <w:rPr>
                <w:sz w:val="19"/>
                <w:lang w:val="zh-Hans"/>
              </w:rPr>
              <w:t xml:space="preserve">分散收集从站错误。如果在内存映射接口上读取的从属设备发出从属错误，则会发生此错误。此错误情况会导致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 xml:space="preserve">，当引擎完全关闭时，将 </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39"/>
              </w:numPr>
              <w:spacing w:lineRule="auto" w:line="259" w:before="0" w:after="37"/>
              <w:ind w:left="201"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从站错误。</w:t>
            </w:r>
          </w:p>
          <w:p>
            <w:pPr>
              <w:pStyle w:val="Normal"/>
              <w:numPr>
                <w:ilvl w:val="0"/>
                <w:numId w:val="39"/>
              </w:numPr>
              <w:spacing w:lineRule="auto" w:line="259" w:before="0" w:after="52"/>
              <w:ind w:left="201"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从站错误。</w:t>
            </w:r>
            <w:r>
              <w:rPr>
                <w:sz w:val="19"/>
                <w:lang w:val="zh-Hans"/>
              </w:rPr>
              <w:t xml:space="preserve">DMA </w:t>
            </w:r>
            <w:r>
              <w:rPr>
                <w:sz w:val="19"/>
                <w:lang w:val="zh-Hans"/>
              </w:rPr>
              <w:t>引擎停止。</w:t>
            </w:r>
          </w:p>
          <w:p>
            <w:pPr>
              <w:pStyle w:val="Normal"/>
              <w:spacing w:lineRule="auto" w:line="259" w:before="0" w:after="0"/>
              <w:ind w:left="1" w:right="0" w:hanging="0"/>
              <w:jc w:val="left"/>
              <w:rPr/>
            </w:pPr>
            <w:r>
              <w:rPr>
                <w:b/>
                <w:i/>
                <w:sz w:val="19"/>
                <w:lang w:val="zh-Hans"/>
              </w:rPr>
              <w:t xml:space="preserve">注意： </w:t>
            </w:r>
            <w:r>
              <w:rPr>
                <w:sz w:val="17"/>
                <w:lang w:val="zh-Hans"/>
              </w:rPr>
              <w:t xml:space="preserve">当 </w:t>
            </w:r>
            <w:r>
              <w:rPr>
                <w:sz w:val="17"/>
                <w:lang w:val="zh-Hans"/>
              </w:rPr>
              <w:t xml:space="preserve">AXI DMA </w:t>
            </w:r>
            <w:r>
              <w:rPr>
                <w:sz w:val="17"/>
                <w:lang w:val="zh-Hans"/>
              </w:rPr>
              <w:t xml:space="preserve">配置为直接寄存器模式时，此位不被使用，固定为 </w:t>
            </w:r>
            <w:r>
              <w:rPr>
                <w:sz w:val="17"/>
                <w:lang w:val="zh-Hans"/>
              </w:rPr>
              <w:t>0</w:t>
            </w:r>
            <w:r>
              <w:rPr>
                <w:sz w:val="17"/>
                <w:lang w:val="zh-Hans"/>
              </w:rPr>
              <w:t>。</w:t>
            </w:r>
          </w:p>
        </w:tc>
      </w:tr>
      <w:tr>
        <w:trPr>
          <w:trHeight w:val="241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10</w:t>
            </w:r>
          </w:p>
        </w:tc>
        <w:tc>
          <w:tcPr>
            <w:tcW w:w="163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SGDecErr</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0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1"/>
              <w:ind w:left="1" w:right="78" w:hanging="0"/>
              <w:rPr/>
            </w:pPr>
            <w:r>
              <w:rPr>
                <w:sz w:val="19"/>
                <w:lang w:val="zh-Hans"/>
              </w:rPr>
              <w:t>散射收集解码错误。如果</w:t>
            </w:r>
            <w:r>
              <w:rPr>
                <w:sz w:val="19"/>
                <w:lang w:val="zh-Hans"/>
              </w:rPr>
              <w:t>CURDESC_PTR</w:t>
            </w:r>
            <w:r>
              <w:rPr>
                <w:sz w:val="19"/>
                <w:lang w:val="zh-Hans"/>
              </w:rPr>
              <w:t>和</w:t>
            </w:r>
            <w:r>
              <w:rPr>
                <w:sz w:val="19"/>
                <w:lang w:val="zh-Hans"/>
              </w:rPr>
              <w:t>/</w:t>
            </w:r>
            <w:r>
              <w:rPr>
                <w:sz w:val="19"/>
                <w:lang w:val="zh-Hans"/>
              </w:rPr>
              <w:t>或</w:t>
            </w:r>
            <w:r>
              <w:rPr>
                <w:sz w:val="19"/>
                <w:lang w:val="zh-Hans"/>
              </w:rPr>
              <w:t>NXTDESC_PTR</w:t>
            </w:r>
            <w:r>
              <w:rPr>
                <w:sz w:val="19"/>
                <w:lang w:val="zh-Hans"/>
              </w:rPr>
              <w:t xml:space="preserve">指向无效地址，则会发生此错误。此错误情况会导致 </w:t>
            </w:r>
            <w:r>
              <w:rPr>
                <w:sz w:val="19"/>
                <w:lang w:val="zh-Hans"/>
              </w:rPr>
              <w:t xml:space="preserve">AXI DMA </w:t>
            </w:r>
            <w:r>
              <w:rPr>
                <w:sz w:val="19"/>
                <w:lang w:val="zh-Hans"/>
              </w:rPr>
              <w:t xml:space="preserve">正常停止。这 </w:t>
            </w:r>
          </w:p>
          <w:p>
            <w:pPr>
              <w:pStyle w:val="Normal"/>
              <w:spacing w:lineRule="auto" w:line="216" w:before="0" w:after="82"/>
              <w:ind w:left="1" w:right="0" w:hanging="0"/>
              <w:rPr/>
            </w:pP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 xml:space="preserve">DMASR.Halted </w:t>
            </w:r>
            <w:r>
              <w:rPr>
                <w:sz w:val="19"/>
                <w:lang w:val="zh-Hans"/>
              </w:rPr>
              <w:t xml:space="preserve">位设置为 </w:t>
            </w:r>
            <w:r>
              <w:rPr>
                <w:sz w:val="19"/>
                <w:lang w:val="zh-Hans"/>
              </w:rPr>
              <w:t>1</w:t>
            </w:r>
            <w:r>
              <w:rPr>
                <w:sz w:val="19"/>
                <w:lang w:val="zh-Hans"/>
              </w:rPr>
              <w:t>。</w:t>
            </w:r>
          </w:p>
          <w:p>
            <w:pPr>
              <w:pStyle w:val="Normal"/>
              <w:numPr>
                <w:ilvl w:val="0"/>
                <w:numId w:val="40"/>
              </w:numPr>
              <w:spacing w:lineRule="auto" w:line="259" w:before="0" w:after="36"/>
              <w:ind w:left="201"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解码错误。</w:t>
            </w:r>
          </w:p>
          <w:p>
            <w:pPr>
              <w:pStyle w:val="Normal"/>
              <w:numPr>
                <w:ilvl w:val="0"/>
                <w:numId w:val="40"/>
              </w:numPr>
              <w:spacing w:lineRule="auto" w:line="259" w:before="0" w:after="52"/>
              <w:ind w:left="201"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解码错误。</w:t>
            </w:r>
            <w:r>
              <w:rPr>
                <w:sz w:val="19"/>
                <w:lang w:val="zh-Hans"/>
              </w:rPr>
              <w:t xml:space="preserve">DMA </w:t>
            </w:r>
            <w:r>
              <w:rPr>
                <w:sz w:val="19"/>
                <w:lang w:val="zh-Hans"/>
              </w:rPr>
              <w:t>引擎停止。</w:t>
            </w:r>
          </w:p>
          <w:p>
            <w:pPr>
              <w:pStyle w:val="Normal"/>
              <w:spacing w:lineRule="auto" w:line="259" w:before="0" w:after="0"/>
              <w:ind w:left="1" w:right="0" w:hanging="0"/>
              <w:jc w:val="left"/>
              <w:rPr/>
            </w:pPr>
            <w:r>
              <w:rPr>
                <w:b/>
                <w:i/>
                <w:sz w:val="19"/>
                <w:lang w:val="zh-Hans"/>
              </w:rPr>
              <w:t xml:space="preserve">注意： </w:t>
            </w:r>
            <w:r>
              <w:rPr>
                <w:sz w:val="17"/>
                <w:lang w:val="zh-Hans"/>
              </w:rPr>
              <w:t xml:space="preserve">当 </w:t>
            </w:r>
            <w:r>
              <w:rPr>
                <w:sz w:val="17"/>
                <w:lang w:val="zh-Hans"/>
              </w:rPr>
              <w:t xml:space="preserve">AXI DMA </w:t>
            </w:r>
            <w:r>
              <w:rPr>
                <w:sz w:val="17"/>
                <w:lang w:val="zh-Hans"/>
              </w:rPr>
              <w:t xml:space="preserve">配置为直接寄存器模式时，此位不被使用，固定为 </w:t>
            </w:r>
            <w:r>
              <w:rPr>
                <w:sz w:val="17"/>
                <w:lang w:val="zh-Hans"/>
              </w:rPr>
              <w:t>0</w:t>
            </w:r>
            <w:r>
              <w:rPr>
                <w:sz w:val="17"/>
                <w:lang w:val="zh-Hans"/>
              </w:rPr>
              <w:t>。</w:t>
            </w:r>
          </w:p>
        </w:tc>
      </w:tr>
      <w:tr>
        <w:trPr>
          <w:trHeight w:val="350" w:hRule="atLeast"/>
        </w:trPr>
        <w:tc>
          <w:tcPr>
            <w:tcW w:w="81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11</w:t>
            </w:r>
          </w:p>
        </w:tc>
        <w:tc>
          <w:tcPr>
            <w:tcW w:w="163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0</w:t>
            </w:r>
          </w:p>
        </w:tc>
        <w:tc>
          <w:tcPr>
            <w:tcW w:w="80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写入此位不起作用，并且始终读取为零。</w:t>
            </w:r>
          </w:p>
        </w:tc>
      </w:tr>
      <w:tr>
        <w:trPr>
          <w:trHeight w:val="2925"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12</w:t>
            </w:r>
          </w:p>
        </w:tc>
        <w:tc>
          <w:tcPr>
            <w:tcW w:w="163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IOC_Irq</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1" w:right="77" w:hanging="0"/>
              <w:rPr/>
            </w:pPr>
            <w:r>
              <w:rPr>
                <w:sz w:val="19"/>
                <w:lang w:val="zh-Hans"/>
              </w:rPr>
              <w:t>完成时中断。当分散</w:t>
            </w:r>
            <w:r>
              <w:rPr>
                <w:sz w:val="19"/>
                <w:lang w:val="zh-Hans"/>
              </w:rPr>
              <w:t>/</w:t>
            </w:r>
            <w:r>
              <w:rPr>
                <w:sz w:val="19"/>
                <w:lang w:val="zh-Hans"/>
              </w:rPr>
              <w:t xml:space="preserve">聚集模式设置为 </w:t>
            </w:r>
            <w:r>
              <w:rPr>
                <w:sz w:val="19"/>
                <w:lang w:val="zh-Hans"/>
              </w:rPr>
              <w:t xml:space="preserve">1 </w:t>
            </w:r>
            <w:r>
              <w:rPr>
                <w:sz w:val="19"/>
                <w:lang w:val="zh-Hans"/>
              </w:rPr>
              <w:t>时，表示描述符完成时生成中断事件。对于设置了帧结束 （</w:t>
            </w:r>
            <w:r>
              <w:rPr>
                <w:sz w:val="19"/>
                <w:lang w:val="zh-Hans"/>
              </w:rPr>
              <w:t>EOF</w:t>
            </w:r>
            <w:r>
              <w:rPr>
                <w:sz w:val="19"/>
                <w:lang w:val="zh-Hans"/>
              </w:rPr>
              <w:t xml:space="preserve">） 位的描述符，会发生这种情况。当直接寄存器模式设置为 </w:t>
            </w:r>
            <w:r>
              <w:rPr>
                <w:sz w:val="19"/>
                <w:lang w:val="zh-Hans"/>
              </w:rPr>
              <w:t xml:space="preserve">1 </w:t>
            </w:r>
            <w:r>
              <w:rPr>
                <w:sz w:val="19"/>
                <w:lang w:val="zh-Hans"/>
              </w:rPr>
              <w:t xml:space="preserve">时，表示传输完成时生成了 </w:t>
            </w:r>
            <w:r>
              <w:rPr>
                <w:sz w:val="19"/>
                <w:lang w:val="zh-Hans"/>
              </w:rPr>
              <w:t xml:space="preserve">terrupt </w:t>
            </w:r>
            <w:r>
              <w:rPr>
                <w:sz w:val="19"/>
                <w:lang w:val="zh-Hans"/>
              </w:rPr>
              <w:t>事件。如果在</w:t>
            </w:r>
            <w:r>
              <w:rPr>
                <w:sz w:val="19"/>
                <w:lang w:val="zh-Hans"/>
              </w:rPr>
              <w:t>MM2S_DMACR</w:t>
            </w:r>
            <w:r>
              <w:rPr>
                <w:sz w:val="19"/>
                <w:lang w:val="zh-Hans"/>
              </w:rPr>
              <w:t>中启用了相应的位 （</w:t>
            </w:r>
            <w:r>
              <w:rPr>
                <w:sz w:val="19"/>
                <w:lang w:val="zh-Hans"/>
              </w:rPr>
              <w:t>IOC_IrqEn = 1</w:t>
            </w:r>
            <w:r>
              <w:rPr>
                <w:sz w:val="19"/>
                <w:lang w:val="zh-Hans"/>
              </w:rPr>
              <w:t xml:space="preserve">），并且已达到中断阈值，则会导致从 </w:t>
            </w:r>
            <w:r>
              <w:rPr>
                <w:sz w:val="19"/>
                <w:lang w:val="zh-Hans"/>
              </w:rPr>
              <w:t xml:space="preserve">AXI DMA </w:t>
            </w:r>
            <w:r>
              <w:rPr>
                <w:sz w:val="19"/>
                <w:lang w:val="zh-Hans"/>
              </w:rPr>
              <w:t>生成中断输出。</w:t>
            </w:r>
          </w:p>
          <w:p>
            <w:pPr>
              <w:pStyle w:val="Normal"/>
              <w:numPr>
                <w:ilvl w:val="0"/>
                <w:numId w:val="41"/>
              </w:numPr>
              <w:spacing w:lineRule="auto" w:line="259" w:before="0" w:after="36"/>
              <w:ind w:left="201" w:right="0" w:hanging="200"/>
              <w:jc w:val="left"/>
              <w:rPr/>
            </w:pPr>
            <w:r>
              <w:rPr>
                <w:sz w:val="19"/>
                <w:lang w:val="zh-Hans"/>
              </w:rPr>
              <w:t xml:space="preserve">0 = </w:t>
            </w:r>
            <w:r>
              <w:rPr>
                <w:sz w:val="19"/>
                <w:lang w:val="zh-Hans"/>
              </w:rPr>
              <w:t xml:space="preserve">无 </w:t>
            </w:r>
            <w:r>
              <w:rPr>
                <w:sz w:val="19"/>
                <w:lang w:val="zh-Hans"/>
              </w:rPr>
              <w:t xml:space="preserve">IOC </w:t>
            </w:r>
            <w:r>
              <w:rPr>
                <w:sz w:val="19"/>
                <w:lang w:val="zh-Hans"/>
              </w:rPr>
              <w:t>中断。</w:t>
            </w:r>
          </w:p>
          <w:p>
            <w:pPr>
              <w:pStyle w:val="Normal"/>
              <w:numPr>
                <w:ilvl w:val="0"/>
                <w:numId w:val="41"/>
              </w:numPr>
              <w:spacing w:lineRule="auto" w:line="259" w:before="0" w:after="37"/>
              <w:ind w:left="201" w:right="0" w:hanging="200"/>
              <w:jc w:val="left"/>
              <w:rPr/>
            </w:pPr>
            <w:r>
              <w:rPr>
                <w:sz w:val="19"/>
                <w:lang w:val="zh-Hans"/>
              </w:rPr>
              <w:t xml:space="preserve">1 = </w:t>
            </w:r>
            <w:r>
              <w:rPr>
                <w:sz w:val="19"/>
                <w:lang w:val="zh-Hans"/>
              </w:rPr>
              <w:t xml:space="preserve">检测到 </w:t>
            </w:r>
            <w:r>
              <w:rPr>
                <w:sz w:val="19"/>
                <w:lang w:val="zh-Hans"/>
              </w:rPr>
              <w:t xml:space="preserve">IOC </w:t>
            </w:r>
            <w:r>
              <w:rPr>
                <w:sz w:val="19"/>
                <w:lang w:val="zh-Hans"/>
              </w:rPr>
              <w:t>中断。</w:t>
            </w:r>
          </w:p>
          <w:p>
            <w:pPr>
              <w:pStyle w:val="Normal"/>
              <w:spacing w:lineRule="auto" w:line="259" w:before="0" w:after="0"/>
              <w:ind w:left="1" w:right="0" w:hanging="0"/>
              <w:jc w:val="left"/>
              <w:rPr/>
            </w:pPr>
            <w:r>
              <w:rPr>
                <w:sz w:val="19"/>
                <w:lang w:val="zh-Hans"/>
              </w:rPr>
              <w:t xml:space="preserve">向此位写入 </w:t>
            </w:r>
            <w:r>
              <w:rPr>
                <w:sz w:val="19"/>
                <w:lang w:val="zh-Hans"/>
              </w:rPr>
              <w:t xml:space="preserve">1 </w:t>
            </w:r>
            <w:r>
              <w:rPr>
                <w:sz w:val="19"/>
                <w:lang w:val="zh-Hans"/>
              </w:rPr>
              <w:t>可清除它。</w:t>
            </w:r>
          </w:p>
        </w:tc>
      </w:tr>
      <w:tr>
        <w:trPr>
          <w:trHeight w:val="249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13</w:t>
            </w:r>
          </w:p>
        </w:tc>
        <w:tc>
          <w:tcPr>
            <w:tcW w:w="163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Dly_Irq</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1" w:right="78" w:hanging="0"/>
              <w:rPr/>
            </w:pPr>
            <w:r>
              <w:rPr>
                <w:sz w:val="19"/>
                <w:lang w:val="zh-Hans"/>
              </w:rPr>
              <w:t xml:space="preserve">延迟中断。设置为 </w:t>
            </w:r>
            <w:r>
              <w:rPr>
                <w:sz w:val="19"/>
                <w:lang w:val="zh-Hans"/>
              </w:rPr>
              <w:t xml:space="preserve">1 </w:t>
            </w:r>
            <w:r>
              <w:rPr>
                <w:sz w:val="19"/>
                <w:lang w:val="zh-Hans"/>
              </w:rPr>
              <w:t>时，表示在延迟计时器超时时生成中断事件。如果在</w:t>
            </w:r>
            <w:r>
              <w:rPr>
                <w:sz w:val="19"/>
                <w:lang w:val="zh-Hans"/>
              </w:rPr>
              <w:t>MM2S_DMACR</w:t>
            </w:r>
            <w:r>
              <w:rPr>
                <w:sz w:val="19"/>
                <w:lang w:val="zh-Hans"/>
              </w:rPr>
              <w:t>中启用了相应的位 （</w:t>
            </w:r>
            <w:r>
              <w:rPr>
                <w:sz w:val="19"/>
                <w:lang w:val="zh-Hans"/>
              </w:rPr>
              <w:t>Dly_IrqEn = 1</w:t>
            </w:r>
            <w:r>
              <w:rPr>
                <w:sz w:val="19"/>
                <w:lang w:val="zh-Hans"/>
              </w:rPr>
              <w:t xml:space="preserve">），则会从 </w:t>
            </w:r>
            <w:r>
              <w:rPr>
                <w:sz w:val="19"/>
                <w:lang w:val="zh-Hans"/>
              </w:rPr>
              <w:t xml:space="preserve">AXI DMA </w:t>
            </w:r>
            <w:r>
              <w:rPr>
                <w:sz w:val="19"/>
                <w:lang w:val="zh-Hans"/>
              </w:rPr>
              <w:t>生成中断输出。</w:t>
            </w:r>
          </w:p>
          <w:p>
            <w:pPr>
              <w:pStyle w:val="Normal"/>
              <w:numPr>
                <w:ilvl w:val="0"/>
                <w:numId w:val="42"/>
              </w:numPr>
              <w:spacing w:lineRule="auto" w:line="259" w:before="0" w:after="36"/>
              <w:ind w:left="201" w:right="0" w:hanging="200"/>
              <w:jc w:val="left"/>
              <w:rPr/>
            </w:pPr>
            <w:r>
              <w:rPr>
                <w:sz w:val="19"/>
                <w:lang w:val="zh-Hans"/>
              </w:rPr>
              <w:t xml:space="preserve">0 = </w:t>
            </w:r>
            <w:r>
              <w:rPr>
                <w:sz w:val="19"/>
                <w:lang w:val="zh-Hans"/>
              </w:rPr>
              <w:t>无延迟中断。</w:t>
            </w:r>
          </w:p>
          <w:p>
            <w:pPr>
              <w:pStyle w:val="Normal"/>
              <w:numPr>
                <w:ilvl w:val="0"/>
                <w:numId w:val="42"/>
              </w:numPr>
              <w:spacing w:lineRule="auto" w:line="259" w:before="0" w:after="36"/>
              <w:ind w:left="201" w:right="0" w:hanging="200"/>
              <w:jc w:val="left"/>
              <w:rPr/>
            </w:pPr>
            <w:r>
              <w:rPr>
                <w:sz w:val="19"/>
                <w:lang w:val="zh-Hans"/>
              </w:rPr>
              <w:t xml:space="preserve">1 = </w:t>
            </w:r>
            <w:r>
              <w:rPr>
                <w:sz w:val="19"/>
                <w:lang w:val="zh-Hans"/>
              </w:rPr>
              <w:t>检测到延迟。</w:t>
            </w:r>
            <w:r>
              <w:rPr>
                <w:sz w:val="19"/>
                <w:lang w:val="zh-Hans"/>
              </w:rPr>
              <w:t xml:space="preserve">1 = </w:t>
            </w:r>
            <w:r>
              <w:rPr>
                <w:sz w:val="19"/>
                <w:lang w:val="zh-Hans"/>
              </w:rPr>
              <w:t xml:space="preserve">检测到 </w:t>
            </w:r>
            <w:r>
              <w:rPr>
                <w:sz w:val="19"/>
                <w:lang w:val="zh-Hans"/>
              </w:rPr>
              <w:t xml:space="preserve">IOC </w:t>
            </w:r>
            <w:r>
              <w:rPr>
                <w:sz w:val="19"/>
                <w:lang w:val="zh-Hans"/>
              </w:rPr>
              <w:t>中断。</w:t>
            </w:r>
          </w:p>
          <w:p>
            <w:pPr>
              <w:pStyle w:val="Normal"/>
              <w:spacing w:lineRule="auto" w:line="259" w:before="0" w:after="53"/>
              <w:ind w:left="1" w:right="0" w:hanging="0"/>
              <w:jc w:val="left"/>
              <w:rPr/>
            </w:pPr>
            <w:r>
              <w:rPr>
                <w:sz w:val="19"/>
                <w:lang w:val="zh-Hans"/>
              </w:rPr>
              <w:t xml:space="preserve">向此位写入 </w:t>
            </w:r>
            <w:r>
              <w:rPr>
                <w:sz w:val="19"/>
                <w:lang w:val="zh-Hans"/>
              </w:rPr>
              <w:t xml:space="preserve">1 </w:t>
            </w:r>
            <w:r>
              <w:rPr>
                <w:sz w:val="19"/>
                <w:lang w:val="zh-Hans"/>
              </w:rPr>
              <w:t>可清除它。</w:t>
            </w:r>
          </w:p>
          <w:p>
            <w:pPr>
              <w:pStyle w:val="Normal"/>
              <w:spacing w:lineRule="auto" w:line="259" w:before="0" w:after="0"/>
              <w:ind w:left="1" w:right="0" w:hanging="0"/>
              <w:jc w:val="left"/>
              <w:rPr/>
            </w:pPr>
            <w:r>
              <w:rPr>
                <w:b/>
                <w:i/>
                <w:sz w:val="19"/>
                <w:lang w:val="zh-Hans"/>
              </w:rPr>
              <w:t xml:space="preserve">注意： </w:t>
            </w:r>
            <w:r>
              <w:rPr>
                <w:sz w:val="17"/>
                <w:lang w:val="zh-Hans"/>
              </w:rPr>
              <w:t xml:space="preserve">当 </w:t>
            </w:r>
            <w:r>
              <w:rPr>
                <w:sz w:val="17"/>
                <w:lang w:val="zh-Hans"/>
              </w:rPr>
              <w:t xml:space="preserve">AXI DMA </w:t>
            </w:r>
            <w:r>
              <w:rPr>
                <w:sz w:val="17"/>
                <w:lang w:val="zh-Hans"/>
              </w:rPr>
              <w:t xml:space="preserve">配置为直接寄存器模式时，此位不被使用，固定为 </w:t>
            </w:r>
            <w:r>
              <w:rPr>
                <w:sz w:val="17"/>
                <w:lang w:val="zh-Hans"/>
              </w:rPr>
              <w:t>0</w:t>
            </w:r>
            <w:r>
              <w:rPr>
                <w:sz w:val="17"/>
                <w:lang w:val="zh-Hans"/>
              </w:rPr>
              <w:t>。</w:t>
            </w:r>
          </w:p>
        </w:tc>
      </w:tr>
      <w:tr>
        <w:trPr>
          <w:trHeight w:val="640" w:hRule="atLeast"/>
        </w:trPr>
        <w:tc>
          <w:tcPr>
            <w:tcW w:w="81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位</w:t>
            </w:r>
          </w:p>
        </w:tc>
        <w:tc>
          <w:tcPr>
            <w:tcW w:w="163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4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默认值</w:t>
            </w:r>
          </w:p>
        </w:tc>
        <w:tc>
          <w:tcPr>
            <w:tcW w:w="80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访问类型</w:t>
            </w:r>
          </w:p>
        </w:tc>
        <w:tc>
          <w:tcPr>
            <w:tcW w:w="568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1891" w:hRule="atLeast"/>
        </w:trPr>
        <w:tc>
          <w:tcPr>
            <w:tcW w:w="81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14</w:t>
            </w:r>
          </w:p>
        </w:tc>
        <w:tc>
          <w:tcPr>
            <w:tcW w:w="163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Err_Irq</w:t>
            </w:r>
          </w:p>
        </w:tc>
        <w:tc>
          <w:tcPr>
            <w:tcW w:w="114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4"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81" w:type="dxa"/>
            <w:tcBorders>
              <w:top w:val="single" w:sz="12" w:space="0" w:color="B20838"/>
              <w:left w:val="single" w:sz="2" w:space="0" w:color="000000"/>
              <w:bottom w:val="single" w:sz="2" w:space="0" w:color="000000"/>
              <w:right w:val="single" w:sz="2" w:space="0" w:color="000000"/>
            </w:tcBorders>
          </w:tcPr>
          <w:p>
            <w:pPr>
              <w:pStyle w:val="Normal"/>
              <w:numPr>
                <w:ilvl w:val="0"/>
                <w:numId w:val="43"/>
              </w:numPr>
              <w:spacing w:lineRule="auto" w:line="218" w:before="0" w:after="79"/>
              <w:ind w:left="201" w:right="0" w:hanging="200"/>
              <w:jc w:val="left"/>
              <w:rPr/>
            </w:pPr>
            <w:r>
              <w:rPr>
                <w:sz w:val="19"/>
                <w:lang w:val="zh-Hans"/>
              </w:rPr>
              <w:t xml:space="preserve">出错时中断。设置为 </w:t>
            </w:r>
            <w:r>
              <w:rPr>
                <w:sz w:val="19"/>
                <w:lang w:val="zh-Hans"/>
              </w:rPr>
              <w:t xml:space="preserve">1 </w:t>
            </w:r>
            <w:r>
              <w:rPr>
                <w:sz w:val="19"/>
                <w:lang w:val="zh-Hans"/>
              </w:rPr>
              <w:t>时，表示出错时生成中断事件。如果在</w:t>
            </w:r>
            <w:r>
              <w:rPr>
                <w:sz w:val="19"/>
                <w:lang w:val="zh-Hans"/>
              </w:rPr>
              <w:t>MM2S_DMACR</w:t>
            </w:r>
            <w:r>
              <w:rPr>
                <w:sz w:val="19"/>
                <w:lang w:val="zh-Hans"/>
              </w:rPr>
              <w:t>中启用了相应的位 （</w:t>
            </w:r>
            <w:r>
              <w:rPr>
                <w:sz w:val="19"/>
                <w:lang w:val="zh-Hans"/>
              </w:rPr>
              <w:t>Err_IrqEn = 1</w:t>
            </w:r>
            <w:r>
              <w:rPr>
                <w:sz w:val="19"/>
                <w:lang w:val="zh-Hans"/>
              </w:rPr>
              <w:t xml:space="preserve">），则会从 </w:t>
            </w:r>
            <w:r>
              <w:rPr>
                <w:sz w:val="19"/>
                <w:lang w:val="zh-Hans"/>
              </w:rPr>
              <w:t xml:space="preserve">AXI DMA </w:t>
            </w:r>
            <w:r>
              <w:rPr>
                <w:sz w:val="19"/>
                <w:lang w:val="zh-Hans"/>
              </w:rPr>
              <w:t xml:space="preserve">生成中断输出。向此位写入 </w:t>
            </w:r>
            <w:r>
              <w:rPr>
                <w:sz w:val="19"/>
                <w:lang w:val="zh-Hans"/>
              </w:rPr>
              <w:t xml:space="preserve">1 </w:t>
            </w:r>
            <w:r>
              <w:rPr>
                <w:sz w:val="19"/>
                <w:lang w:val="zh-Hans"/>
              </w:rPr>
              <w:t>可清除它。</w:t>
            </w:r>
          </w:p>
          <w:p>
            <w:pPr>
              <w:pStyle w:val="Normal"/>
              <w:numPr>
                <w:ilvl w:val="0"/>
                <w:numId w:val="43"/>
              </w:numPr>
              <w:spacing w:lineRule="auto" w:line="259" w:before="0" w:after="37"/>
              <w:ind w:left="201" w:right="0" w:hanging="200"/>
              <w:jc w:val="left"/>
              <w:rPr/>
            </w:pPr>
            <w:r>
              <w:rPr>
                <w:sz w:val="19"/>
                <w:lang w:val="zh-Hans"/>
              </w:rPr>
              <w:t xml:space="preserve">0 = </w:t>
            </w:r>
            <w:r>
              <w:rPr>
                <w:sz w:val="19"/>
                <w:lang w:val="zh-Hans"/>
              </w:rPr>
              <w:t>无错误中断。</w:t>
            </w:r>
          </w:p>
          <w:p>
            <w:pPr>
              <w:pStyle w:val="Normal"/>
              <w:numPr>
                <w:ilvl w:val="0"/>
                <w:numId w:val="43"/>
              </w:numPr>
              <w:spacing w:lineRule="auto" w:line="259" w:before="0" w:after="0"/>
              <w:ind w:left="201" w:right="0" w:hanging="200"/>
              <w:jc w:val="left"/>
              <w:rPr/>
            </w:pPr>
            <w:r>
              <w:rPr>
                <w:sz w:val="19"/>
                <w:lang w:val="zh-Hans"/>
              </w:rPr>
              <w:t xml:space="preserve">1 = </w:t>
            </w:r>
            <w:r>
              <w:rPr>
                <w:sz w:val="19"/>
                <w:lang w:val="zh-Hans"/>
              </w:rPr>
              <w:t>检测到错误中断。</w:t>
            </w:r>
          </w:p>
        </w:tc>
      </w:tr>
      <w:tr>
        <w:trPr>
          <w:trHeight w:val="349" w:hRule="atLeast"/>
        </w:trPr>
        <w:tc>
          <w:tcPr>
            <w:tcW w:w="81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15</w:t>
            </w:r>
          </w:p>
        </w:tc>
        <w:tc>
          <w:tcPr>
            <w:tcW w:w="163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114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w:t>
            </w:r>
          </w:p>
        </w:tc>
        <w:tc>
          <w:tcPr>
            <w:tcW w:w="80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始终读为零。</w:t>
            </w:r>
          </w:p>
        </w:tc>
      </w:tr>
      <w:tr>
        <w:trPr>
          <w:trHeight w:val="179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23 </w:t>
            </w:r>
            <w:r>
              <w:rPr>
                <w:sz w:val="19"/>
                <w:lang w:val="zh-Hans"/>
              </w:rPr>
              <w:t xml:space="preserve">至 </w:t>
            </w:r>
          </w:p>
          <w:p>
            <w:pPr>
              <w:pStyle w:val="Normal"/>
              <w:spacing w:lineRule="auto" w:line="259" w:before="0" w:after="0"/>
              <w:ind w:left="1" w:right="0" w:hanging="0"/>
              <w:jc w:val="left"/>
              <w:rPr/>
            </w:pPr>
            <w:r>
              <w:rPr>
                <w:sz w:val="19"/>
                <w:lang w:val="zh-Hans"/>
              </w:rPr>
              <w:t>16</w:t>
            </w:r>
          </w:p>
        </w:tc>
        <w:tc>
          <w:tcPr>
            <w:tcW w:w="163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IRQThresholdSts</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01h</w:t>
            </w:r>
          </w:p>
        </w:tc>
        <w:tc>
          <w:tcPr>
            <w:tcW w:w="80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97"/>
              <w:ind w:left="1" w:right="77" w:hanging="0"/>
              <w:rPr/>
            </w:pPr>
            <w:r>
              <w:rPr>
                <w:sz w:val="19"/>
                <w:lang w:val="zh-Hans"/>
              </w:rPr>
              <w:t xml:space="preserve">中断阈值状态。指示当前中断阈值。在 </w:t>
            </w:r>
            <w:r>
              <w:rPr>
                <w:sz w:val="19"/>
                <w:lang w:val="zh-Hans"/>
              </w:rPr>
              <w:t xml:space="preserve">IRQThreshold </w:t>
            </w:r>
            <w:r>
              <w:rPr>
                <w:sz w:val="19"/>
                <w:lang w:val="zh-Hans"/>
              </w:rPr>
              <w:t xml:space="preserve">字段中编程的值（以 </w:t>
            </w:r>
            <w:r>
              <w:rPr>
                <w:sz w:val="19"/>
                <w:lang w:val="zh-Hans"/>
              </w:rPr>
              <w:t xml:space="preserve">MM2S_CR </w:t>
            </w:r>
            <w:r>
              <w:rPr>
                <w:sz w:val="19"/>
                <w:lang w:val="zh-Hans"/>
              </w:rPr>
              <w:t>为单位）在每次数据包传输时都会递减并反映在此处。在</w:t>
            </w:r>
            <w:r>
              <w:rPr>
                <w:sz w:val="19"/>
                <w:lang w:val="zh-Hans"/>
              </w:rPr>
              <w:t>DMA</w:t>
            </w:r>
            <w:r>
              <w:rPr>
                <w:sz w:val="19"/>
                <w:lang w:val="zh-Hans"/>
              </w:rPr>
              <w:t>启动之前或发送第一个数据包之前，寄存器将具有与</w:t>
            </w:r>
            <w:r>
              <w:rPr>
                <w:sz w:val="19"/>
                <w:lang w:val="zh-Hans"/>
              </w:rPr>
              <w:t>MM2S_CR</w:t>
            </w:r>
            <w:r>
              <w:rPr>
                <w:sz w:val="19"/>
                <w:lang w:val="zh-Hans"/>
              </w:rPr>
              <w:t>的</w:t>
            </w:r>
            <w:r>
              <w:rPr>
                <w:sz w:val="19"/>
                <w:lang w:val="zh-Hans"/>
              </w:rPr>
              <w:t>IRQThreshold</w:t>
            </w:r>
            <w:r>
              <w:rPr>
                <w:sz w:val="19"/>
                <w:lang w:val="zh-Hans"/>
              </w:rPr>
              <w:t>字段中编程的值相同的值。</w:t>
            </w:r>
          </w:p>
          <w:p>
            <w:pPr>
              <w:pStyle w:val="Normal"/>
              <w:spacing w:lineRule="auto" w:line="259" w:before="0" w:after="0"/>
              <w:ind w:left="1" w:right="0" w:hanging="0"/>
              <w:jc w:val="left"/>
              <w:rPr/>
            </w:pPr>
            <w:r>
              <w:rPr>
                <w:b/>
                <w:i/>
                <w:sz w:val="19"/>
                <w:lang w:val="zh-Hans"/>
              </w:rPr>
              <w:t xml:space="preserve">注意： </w:t>
            </w:r>
            <w:r>
              <w:rPr>
                <w:sz w:val="17"/>
                <w:lang w:val="zh-Hans"/>
              </w:rPr>
              <w:t>仅在启用分散聚集时适用。</w:t>
            </w:r>
          </w:p>
        </w:tc>
      </w:tr>
      <w:tr>
        <w:trPr>
          <w:trHeight w:val="870" w:hRule="atLeast"/>
        </w:trPr>
        <w:tc>
          <w:tcPr>
            <w:tcW w:w="81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r>
              <w:rPr>
                <w:sz w:val="19"/>
                <w:lang w:val="zh-Hans"/>
              </w:rPr>
              <w:t xml:space="preserve">至 </w:t>
            </w:r>
          </w:p>
          <w:p>
            <w:pPr>
              <w:pStyle w:val="Normal"/>
              <w:spacing w:lineRule="auto" w:line="259" w:before="0" w:after="0"/>
              <w:ind w:left="1" w:right="0" w:hanging="0"/>
              <w:jc w:val="left"/>
              <w:rPr/>
            </w:pPr>
            <w:r>
              <w:rPr>
                <w:sz w:val="19"/>
                <w:lang w:val="zh-Hans"/>
              </w:rPr>
              <w:t>24</w:t>
            </w:r>
          </w:p>
        </w:tc>
        <w:tc>
          <w:tcPr>
            <w:tcW w:w="163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IRQDelaySts</w:t>
            </w:r>
          </w:p>
        </w:tc>
        <w:tc>
          <w:tcPr>
            <w:tcW w:w="114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00h</w:t>
            </w:r>
          </w:p>
        </w:tc>
        <w:tc>
          <w:tcPr>
            <w:tcW w:w="80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81"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95"/>
              <w:ind w:left="1" w:right="0" w:hanging="0"/>
              <w:jc w:val="left"/>
              <w:rPr/>
            </w:pPr>
            <w:r>
              <w:rPr>
                <w:sz w:val="19"/>
                <w:lang w:val="zh-Hans"/>
              </w:rPr>
              <w:t>中断延迟时间状态。指示当前中断延迟时间值。</w:t>
            </w:r>
          </w:p>
          <w:p>
            <w:pPr>
              <w:pStyle w:val="Normal"/>
              <w:spacing w:lineRule="auto" w:line="259" w:before="0" w:after="0"/>
              <w:ind w:left="1" w:right="0" w:hanging="0"/>
              <w:jc w:val="left"/>
              <w:rPr/>
            </w:pPr>
            <w:r>
              <w:rPr>
                <w:b/>
                <w:i/>
                <w:sz w:val="19"/>
                <w:lang w:val="zh-Hans"/>
              </w:rPr>
              <w:t xml:space="preserve">注意： </w:t>
            </w:r>
            <w:r>
              <w:rPr>
                <w:sz w:val="17"/>
                <w:lang w:val="zh-Hans"/>
              </w:rPr>
              <w:t>仅在启用分散聚集时适用。</w:t>
            </w:r>
          </w:p>
        </w:tc>
      </w:tr>
    </w:tbl>
    <w:p>
      <w:pPr>
        <w:pStyle w:val="4"/>
        <w:ind w:left="755" w:right="67" w:hanging="10"/>
        <w:rPr/>
      </w:pPr>
      <w:r>
        <w:rPr>
          <w:lang w:val="zh-Hans"/>
        </w:rPr>
        <w:t>MM2S_CURDESC</w:t>
      </w:r>
      <w:r>
        <w:rPr>
          <w:lang w:val="zh-Hans"/>
        </w:rPr>
        <w:t>（</w:t>
      </w:r>
      <w:r>
        <w:rPr>
          <w:lang w:val="zh-Hans"/>
        </w:rPr>
        <w:t xml:space="preserve">MM2S DMA </w:t>
      </w:r>
      <w:r>
        <w:rPr>
          <w:lang w:val="zh-Hans"/>
        </w:rPr>
        <w:t xml:space="preserve">流描述符指针寄存器 </w:t>
      </w:r>
      <w:r>
        <w:rPr>
          <w:lang w:val="zh-Hans"/>
        </w:rPr>
        <w:t xml:space="preserve">- </w:t>
      </w:r>
      <w:r>
        <w:rPr>
          <w:lang w:val="zh-Hans"/>
        </w:rPr>
        <w:t xml:space="preserve">偏移 </w:t>
      </w:r>
      <w:r>
        <w:rPr>
          <w:lang w:val="zh-Hans"/>
        </w:rPr>
        <w:t>08h</w:t>
      </w:r>
      <w:r>
        <w:rPr>
          <w:lang w:val="zh-Hans"/>
        </w:rPr>
        <w:t>）</w:t>
      </w:r>
    </w:p>
    <w:p>
      <w:pPr>
        <w:pStyle w:val="Normal"/>
        <w:spacing w:before="0" w:after="92"/>
        <w:ind w:left="748" w:right="43" w:hanging="3"/>
        <w:rPr/>
      </w:pPr>
      <w:r>
        <w:rPr>
          <w:lang w:val="zh-Hans"/>
        </w:rPr>
        <w:t xml:space="preserve">此寄存器为内存映射提供当前描述符指针，以流式传输 </w:t>
      </w:r>
      <w:r>
        <w:rPr>
          <w:lang w:val="zh-Hans"/>
        </w:rPr>
        <w:t xml:space="preserve">DMA </w:t>
      </w:r>
      <w:r>
        <w:rPr>
          <w:lang w:val="zh-Hans"/>
        </w:rPr>
        <w:t xml:space="preserve">散点收集描述符管理。 </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w:t>
      </w:r>
    </w:p>
    <w:p>
      <w:pPr>
        <w:pStyle w:val="Normal"/>
        <w:spacing w:lineRule="auto" w:line="259" w:before="0" w:after="57"/>
        <w:ind w:left="878" w:right="0" w:hanging="0"/>
        <w:jc w:val="left"/>
        <w:rPr/>
      </w:pPr>
      <w:r>
        <w:rPr/>
        <mc:AlternateContent>
          <mc:Choice Requires="wpg">
            <w:drawing>
              <wp:inline distT="0" distB="0" distL="0" distR="0" wp14:anchorId="4715CEBF">
                <wp:extent cx="5289550" cy="252095"/>
                <wp:effectExtent l="0" t="0" r="0" b="0"/>
                <wp:docPr id="35" name="形状23"/>
                <a:graphic xmlns:a="http://schemas.openxmlformats.org/drawingml/2006/main">
                  <a:graphicData uri="http://schemas.microsoft.com/office/word/2010/wordprocessingGroup">
                    <wpg:wgp>
                      <wpg:cNvGrpSpPr/>
                      <wpg:grpSpPr>
                        <a:xfrm>
                          <a:off x="0" y="0"/>
                          <a:ext cx="5288760" cy="251640"/>
                        </a:xfrm>
                      </wpg:grpSpPr>
                      <wps:wsp>
                        <wps:cNvSpPr/>
                        <wps:spPr>
                          <a:xfrm>
                            <a:off x="4200480" y="136440"/>
                            <a:ext cx="960120" cy="98280"/>
                          </a:xfrm>
                          <a:custGeom>
                            <a:avLst/>
                            <a:gdLst/>
                            <a:ahLst/>
                            <a:rect l="l" t="t" r="r" b="b"/>
                            <a:pathLst>
                              <a:path w="987739" h="98944">
                                <a:moveTo>
                                  <a:pt x="987739" y="0"/>
                                </a:moveTo>
                                <a:cubicBezTo>
                                  <a:pt x="987739" y="27472"/>
                                  <a:pt x="960347" y="49530"/>
                                  <a:pt x="925988" y="49530"/>
                                </a:cubicBezTo>
                                <a:lnTo>
                                  <a:pt x="555620" y="49530"/>
                                </a:lnTo>
                                <a:cubicBezTo>
                                  <a:pt x="521727" y="49530"/>
                                  <a:pt x="493869" y="71817"/>
                                  <a:pt x="493869" y="98944"/>
                                </a:cubicBezTo>
                                <a:cubicBezTo>
                                  <a:pt x="493869" y="71817"/>
                                  <a:pt x="466478" y="49530"/>
                                  <a:pt x="432118" y="49530"/>
                                </a:cubicBezTo>
                                <a:lnTo>
                                  <a:pt x="61751" y="49530"/>
                                </a:lnTo>
                                <a:cubicBezTo>
                                  <a:pt x="27858" y="49530"/>
                                  <a:pt x="0" y="27472"/>
                                  <a:pt x="0" y="0"/>
                                </a:cubicBezTo>
                              </a:path>
                            </a:pathLst>
                          </a:custGeom>
                          <a:noFill/>
                          <a:ln cap="rnd" w="9000">
                            <a:solidFill>
                              <a:srgbClr val="ffffff"/>
                            </a:solidFill>
                            <a:round/>
                          </a:ln>
                        </wps:spPr>
                        <wps:style>
                          <a:lnRef idx="1"/>
                          <a:fillRef idx="0"/>
                          <a:effectRef idx="0"/>
                          <a:fontRef idx="minor"/>
                        </wps:style>
                        <wps:bodyPr/>
                      </wps:wsp>
                      <wps:wsp>
                        <wps:cNvSpPr/>
                        <wps:spPr>
                          <a:xfrm>
                            <a:off x="2520" y="153000"/>
                            <a:ext cx="4192200" cy="98280"/>
                          </a:xfrm>
                          <a:custGeom>
                            <a:avLst/>
                            <a:gdLst/>
                            <a:ahLst/>
                            <a:rect l="l" t="t" r="r" b="b"/>
                            <a:pathLst>
                              <a:path w="4293816" h="98944">
                                <a:moveTo>
                                  <a:pt x="0" y="0"/>
                                </a:moveTo>
                                <a:cubicBezTo>
                                  <a:pt x="0" y="27472"/>
                                  <a:pt x="36325" y="49530"/>
                                  <a:pt x="80550" y="49530"/>
                                </a:cubicBezTo>
                                <a:lnTo>
                                  <a:pt x="2066358" y="49530"/>
                                </a:lnTo>
                                <a:cubicBezTo>
                                  <a:pt x="2111163" y="49530"/>
                                  <a:pt x="2146908" y="71817"/>
                                  <a:pt x="2146908" y="98944"/>
                                </a:cubicBezTo>
                                <a:cubicBezTo>
                                  <a:pt x="2146908" y="71817"/>
                                  <a:pt x="2183233" y="49530"/>
                                  <a:pt x="2227345" y="49530"/>
                                </a:cubicBezTo>
                                <a:lnTo>
                                  <a:pt x="4213267" y="49530"/>
                                </a:lnTo>
                                <a:cubicBezTo>
                                  <a:pt x="4258071" y="49530"/>
                                  <a:pt x="4293816" y="27472"/>
                                  <a:pt x="4293816" y="0"/>
                                </a:cubicBezTo>
                              </a:path>
                            </a:pathLst>
                          </a:custGeom>
                          <a:noFill/>
                          <a:ln cap="rnd" w="9000">
                            <a:solidFill>
                              <a:srgbClr val="ffffff"/>
                            </a:solidFill>
                            <a:round/>
                          </a:ln>
                        </wps:spPr>
                        <wps:style>
                          <a:lnRef idx="1"/>
                          <a:fillRef idx="0"/>
                          <a:effectRef idx="0"/>
                          <a:fontRef idx="minor"/>
                        </wps:style>
                        <wps:bodyPr/>
                      </wps:wsp>
                      <wps:wsp>
                        <wps:cNvSpPr/>
                        <wps:spPr>
                          <a:xfrm>
                            <a:off x="0" y="0"/>
                            <a:ext cx="4194720" cy="132120"/>
                          </a:xfrm>
                          <a:custGeom>
                            <a:avLst/>
                            <a:gdLst/>
                            <a:ahLst/>
                            <a:rect l="l" t="t" r="r" b="b"/>
                            <a:pathLst>
                              <a:path w="4296324" h="131805">
                                <a:moveTo>
                                  <a:pt x="0" y="0"/>
                                </a:moveTo>
                                <a:lnTo>
                                  <a:pt x="4296324" y="0"/>
                                </a:lnTo>
                                <a:lnTo>
                                  <a:pt x="4296324" y="131805"/>
                                </a:lnTo>
                                <a:lnTo>
                                  <a:pt x="0" y="131805"/>
                                </a:lnTo>
                                <a:close/>
                              </a:path>
                            </a:pathLst>
                          </a:custGeom>
                          <a:noFill/>
                          <a:ln cap="rnd" w="9000">
                            <a:solidFill>
                              <a:srgbClr val="ffffff"/>
                            </a:solidFill>
                            <a:round/>
                          </a:ln>
                        </wps:spPr>
                        <wps:style>
                          <a:lnRef idx="1"/>
                          <a:fillRef idx="0"/>
                          <a:effectRef idx="0"/>
                          <a:fontRef idx="minor"/>
                        </wps:style>
                        <wps:bodyPr/>
                      </wps:wsp>
                      <wps:wsp>
                        <wps:cNvSpPr/>
                        <wps:spPr>
                          <a:xfrm>
                            <a:off x="4837320" y="0"/>
                            <a:ext cx="160560" cy="132120"/>
                          </a:xfrm>
                          <a:custGeom>
                            <a:avLst/>
                            <a:gdLst/>
                            <a:ahLst/>
                            <a:rect l="l" t="t" r="r" b="b"/>
                            <a:pathLst>
                              <a:path w="168244" h="131844">
                                <a:moveTo>
                                  <a:pt x="0" y="0"/>
                                </a:moveTo>
                                <a:lnTo>
                                  <a:pt x="168244" y="0"/>
                                </a:lnTo>
                                <a:lnTo>
                                  <a:pt x="168244" y="131844"/>
                                </a:lnTo>
                                <a:lnTo>
                                  <a:pt x="0" y="131844"/>
                                </a:lnTo>
                                <a:close/>
                              </a:path>
                            </a:pathLst>
                          </a:custGeom>
                          <a:noFill/>
                          <a:ln w="9000">
                            <a:solidFill>
                              <a:srgbClr val="ffffff"/>
                            </a:solidFill>
                          </a:ln>
                        </wps:spPr>
                        <wps:style>
                          <a:lnRef idx="1"/>
                          <a:fillRef idx="0"/>
                          <a:effectRef idx="0"/>
                          <a:fontRef idx="minor"/>
                        </wps:style>
                        <wps:bodyPr/>
                      </wps:wsp>
                      <wps:wsp>
                        <wps:cNvSpPr/>
                        <wps:spPr>
                          <a:xfrm>
                            <a:off x="4197960" y="0"/>
                            <a:ext cx="636120" cy="132120"/>
                          </a:xfrm>
                          <a:custGeom>
                            <a:avLst/>
                            <a:gdLst/>
                            <a:ahLst/>
                            <a:rect l="l" t="t" r="r" b="b"/>
                            <a:pathLst>
                              <a:path w="655145" h="131805">
                                <a:moveTo>
                                  <a:pt x="0" y="0"/>
                                </a:moveTo>
                                <a:lnTo>
                                  <a:pt x="655145" y="0"/>
                                </a:lnTo>
                                <a:lnTo>
                                  <a:pt x="655145" y="131805"/>
                                </a:lnTo>
                                <a:lnTo>
                                  <a:pt x="0" y="131805"/>
                                </a:lnTo>
                                <a:close/>
                              </a:path>
                            </a:pathLst>
                          </a:custGeom>
                          <a:noFill/>
                          <a:ln cap="rnd" w="9000">
                            <a:solidFill>
                              <a:srgbClr val="ffffff"/>
                            </a:solidFill>
                            <a:round/>
                          </a:ln>
                        </wps:spPr>
                        <wps:style>
                          <a:lnRef idx="1"/>
                          <a:fillRef idx="0"/>
                          <a:effectRef idx="0"/>
                          <a:fontRef idx="minor"/>
                        </wps:style>
                        <wps:bodyPr/>
                      </wps:wsp>
                      <wps:wsp>
                        <wps:cNvSpPr/>
                        <wps:spPr>
                          <a:xfrm>
                            <a:off x="4197960" y="0"/>
                            <a:ext cx="720" cy="132120"/>
                          </a:xfrm>
                          <a:custGeom>
                            <a:avLst/>
                            <a:gdLst/>
                            <a:ahLst/>
                            <a:rect l="l" t="t" r="r" b="b"/>
                            <a:pathLst>
                              <a:path w="0" h="131844">
                                <a:moveTo>
                                  <a:pt x="0" y="0"/>
                                </a:moveTo>
                                <a:lnTo>
                                  <a:pt x="0" y="131844"/>
                                </a:lnTo>
                              </a:path>
                            </a:pathLst>
                          </a:custGeom>
                          <a:noFill/>
                          <a:ln cap="rnd" w="9000">
                            <a:solidFill>
                              <a:srgbClr val="ffffff"/>
                            </a:solidFill>
                            <a:round/>
                          </a:ln>
                        </wps:spPr>
                        <wps:style>
                          <a:lnRef idx="1"/>
                          <a:fillRef idx="0"/>
                          <a:effectRef idx="0"/>
                          <a:fontRef idx="minor"/>
                        </wps:style>
                        <wps:bodyPr/>
                      </wps:wsp>
                      <wps:wsp>
                        <wps:cNvSpPr/>
                        <wps:spPr>
                          <a:xfrm>
                            <a:off x="4102560" y="37440"/>
                            <a:ext cx="6408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6</w:t>
                              </w:r>
                            </w:p>
                          </w:txbxContent>
                        </wps:txbx>
                        <wps:bodyPr lIns="0" rIns="0" tIns="0" bIns="0">
                          <a:noAutofit/>
                        </wps:bodyPr>
                      </wps:wsp>
                      <wps:wsp>
                        <wps:cNvSpPr/>
                        <wps:spPr>
                          <a:xfrm>
                            <a:off x="4152960" y="37440"/>
                            <a:ext cx="113616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5    4      3     2    1</w:t>
                              </w:r>
                            </w:p>
                          </w:txbxContent>
                        </wps:txbx>
                        <wps:bodyPr lIns="0" rIns="0" tIns="0" bIns="0">
                          <a:noAutofit/>
                        </wps:bodyPr>
                      </wps:wsp>
                      <wps:wsp>
                        <wps:cNvSpPr/>
                        <wps:spPr>
                          <a:xfrm>
                            <a:off x="5010120" y="37440"/>
                            <a:ext cx="6336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 xml:space="preserve">  </w:t>
                              </w:r>
                            </w:p>
                          </w:txbxContent>
                        </wps:txbx>
                        <wps:bodyPr lIns="0" rIns="0" tIns="0" bIns="0">
                          <a:noAutofit/>
                        </wps:bodyPr>
                      </wps:wsp>
                      <wps:wsp>
                        <wps:cNvSpPr/>
                        <wps:spPr>
                          <a:xfrm>
                            <a:off x="5060160" y="37440"/>
                            <a:ext cx="6336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0</w:t>
                              </w:r>
                            </w:p>
                          </w:txbxContent>
                        </wps:txbx>
                        <wps:bodyPr lIns="0" rIns="0" tIns="0" bIns="0">
                          <a:noAutofit/>
                        </wps:bodyPr>
                      </wps:wsp>
                      <wps:wsp>
                        <wps:cNvSpPr/>
                        <wps:spPr>
                          <a:xfrm>
                            <a:off x="40680" y="27360"/>
                            <a:ext cx="130680" cy="116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31</w:t>
                              </w:r>
                            </w:p>
                          </w:txbxContent>
                        </wps:txbx>
                        <wps:bodyPr lIns="0" rIns="0" tIns="0" bIns="0">
                          <a:noAutofit/>
                        </wps:bodyPr>
                      </wps:wsp>
                    </wpg:wgp>
                  </a:graphicData>
                </a:graphic>
              </wp:inline>
            </w:drawing>
          </mc:Choice>
          <mc:Fallback>
            <w:pict>
              <v:group id="shape_0" alt="形状23" style="position:absolute;margin-left:0pt;margin-top:-19.85pt;width:416.45pt;height:19.8pt" coordorigin="0,-397" coordsize="8329,396">
                <v:rect id="shape_0" stroked="f" style="position:absolute;left:6461;top:-338;width:100;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540;top:-338;width:1788;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5    4      3     2    1</w:t>
                        </w:r>
                      </w:p>
                    </w:txbxContent>
                  </v:textbox>
                  <w10:wrap type="square"/>
                  <v:fill o:detectmouseclick="t" on="false"/>
                  <v:stroke color="#3465a4" joinstyle="round" endcap="flat"/>
                </v:rect>
                <v:rect id="shape_0" stroked="f" style="position:absolute;left:7890;top:-338;width:99;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 xml:space="preserve">  </w:t>
                        </w:r>
                      </w:p>
                    </w:txbxContent>
                  </v:textbox>
                  <w10:wrap type="square"/>
                  <v:fill o:detectmouseclick="t" on="false"/>
                  <v:stroke color="#3465a4" joinstyle="round" endcap="flat"/>
                </v:rect>
                <v:rect id="shape_0" stroked="f" style="position:absolute;left:7969;top:-338;width:99;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64;top:-354;width:205;height:182;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31</w:t>
                        </w:r>
                      </w:p>
                    </w:txbxContent>
                  </v:textbox>
                  <w10:wrap type="square"/>
                  <v:fill o:detectmouseclick="t" on="false"/>
                  <v:stroke color="#3465a4" joinstyle="round" endcap="flat"/>
                </v:rect>
              </v:group>
            </w:pict>
          </mc:Fallback>
        </mc:AlternateContent>
      </w:r>
    </w:p>
    <w:p>
      <w:pPr>
        <w:pStyle w:val="Normal"/>
        <w:tabs>
          <w:tab w:val="clear" w:pos="420"/>
          <w:tab w:val="center" w:pos="4265" w:leader="none"/>
          <w:tab w:val="center" w:pos="8415" w:leader="none"/>
        </w:tabs>
        <w:spacing w:lineRule="auto" w:line="259" w:before="0" w:after="0"/>
        <w:ind w:left="0" w:right="0" w:hanging="0"/>
        <w:jc w:val="left"/>
        <w:rPr/>
      </w:pPr>
      <w:r>
        <w:rPr>
          <w:lang w:val="zh-Hans"/>
        </w:rPr>
        <w:tab/>
      </w:r>
      <w:r>
        <w:rPr>
          <w:sz w:val="15"/>
          <w:lang w:val="zh-Hans"/>
        </w:rPr>
        <w:t xml:space="preserve">当前描述符指针 </w:t>
      </w:r>
      <w:r>
        <w:rPr>
          <w:sz w:val="15"/>
          <w:lang w:val="zh-Hans"/>
        </w:rPr>
        <w:t>[31</w:t>
      </w:r>
      <w:r>
        <w:rPr>
          <w:sz w:val="15"/>
          <w:lang w:val="zh-Hans"/>
        </w:rPr>
        <w:t>：</w:t>
      </w:r>
      <w:r>
        <w:rPr>
          <w:sz w:val="15"/>
          <w:lang w:val="zh-Hans"/>
        </w:rPr>
        <w:t>6]</w:t>
        <w:tab/>
      </w:r>
      <w:r>
        <w:rPr>
          <w:sz w:val="23"/>
          <w:vertAlign w:val="superscript"/>
          <w:lang w:val="zh-Hans"/>
        </w:rPr>
        <w:t>RSVD</w:t>
      </w:r>
    </w:p>
    <w:p>
      <w:pPr>
        <w:pStyle w:val="Normal"/>
        <w:spacing w:lineRule="auto" w:line="264" w:before="0" w:after="202"/>
        <w:ind w:left="10" w:right="799" w:hanging="10"/>
        <w:jc w:val="right"/>
        <w:rPr/>
      </w:pPr>
      <w:r>
        <w:rPr>
          <w:sz w:val="9"/>
          <w:lang w:val="zh-Hans"/>
        </w:rPr>
        <w:t>X14573</w:t>
      </w:r>
    </w:p>
    <w:p>
      <w:pPr>
        <w:pStyle w:val="Normal"/>
        <w:tabs>
          <w:tab w:val="clear" w:pos="420"/>
          <w:tab w:val="center" w:pos="3730" w:leader="none"/>
          <w:tab w:val="center" w:pos="5666" w:leader="none"/>
        </w:tabs>
        <w:spacing w:lineRule="auto" w:line="264" w:before="0" w:after="219"/>
        <w:ind w:left="0" w:right="0" w:hanging="0"/>
        <w:jc w:val="left"/>
        <w:rPr/>
      </w:pPr>
      <w:r>
        <w:rPr>
          <w:lang w:val="zh-Hans"/>
        </w:rPr>
        <w:tab/>
      </w:r>
      <w:r>
        <w:rPr>
          <w:i/>
          <w:lang w:val="zh-Hans"/>
        </w:rPr>
        <w:t xml:space="preserve">图 </w:t>
      </w:r>
      <w:r>
        <w:rPr>
          <w:i/>
          <w:lang w:val="zh-Hans"/>
        </w:rPr>
        <w:t>2-4</w:t>
        <w:tab/>
      </w:r>
      <w:r>
        <w:rPr>
          <w:b/>
          <w:lang w:val="zh-Hans"/>
        </w:rPr>
        <w:t>：</w:t>
      </w:r>
      <w:r>
        <w:rPr>
          <w:b/>
          <w:lang w:val="zh-Hans"/>
        </w:rPr>
        <w:t xml:space="preserve">MM2S CURDESC </w:t>
      </w:r>
      <w:r>
        <w:rPr>
          <w:b/>
          <w:lang w:val="zh-Hans"/>
        </w:rPr>
        <w:t xml:space="preserve">寄存器 </w:t>
      </w:r>
    </w:p>
    <w:p>
      <w:pPr>
        <w:pStyle w:val="Normal"/>
        <w:tabs>
          <w:tab w:val="clear" w:pos="420"/>
          <w:tab w:val="center" w:pos="2738" w:leader="none"/>
        </w:tabs>
        <w:spacing w:lineRule="auto" w:line="264" w:before="0" w:after="3"/>
        <w:ind w:left="-15" w:right="0" w:hanging="0"/>
        <w:jc w:val="left"/>
        <w:rPr/>
      </w:pPr>
      <w:r>
        <w:rPr>
          <w:i/>
          <w:lang w:val="zh-Hans"/>
        </w:rPr>
        <w:t xml:space="preserve">表 </w:t>
      </w:r>
      <w:r>
        <w:rPr>
          <w:i/>
          <w:lang w:val="zh-Hans"/>
        </w:rPr>
        <w:t>2-8</w:t>
      </w:r>
      <w:r>
        <w:rPr>
          <w:i/>
          <w:lang w:val="zh-Hans"/>
        </w:rPr>
        <w:t>：</w:t>
      </w:r>
      <w:r>
        <w:rPr>
          <w:i/>
          <w:lang w:val="zh-Hans"/>
        </w:rPr>
        <w:tab/>
      </w:r>
      <w:r>
        <w:rPr>
          <w:b/>
          <w:lang w:val="zh-Hans"/>
        </w:rPr>
        <w:t xml:space="preserve">MM2S_CURDESC </w:t>
      </w:r>
      <w:r>
        <w:rPr>
          <w:b/>
          <w:lang w:val="zh-Hans"/>
        </w:rPr>
        <w:t>寄存器详细信息</w:t>
      </w:r>
    </w:p>
    <w:tbl>
      <w:tblPr>
        <w:tblStyle w:val="TableGrid"/>
        <w:tblW w:w="10044" w:type="dxa"/>
        <w:jc w:val="left"/>
        <w:tblInd w:w="0" w:type="dxa"/>
        <w:tblCellMar>
          <w:top w:w="82" w:type="dxa"/>
          <w:left w:w="90" w:type="dxa"/>
          <w:bottom w:w="0" w:type="dxa"/>
          <w:right w:w="57" w:type="dxa"/>
        </w:tblCellMar>
        <w:tblLook w:val="04a0" w:noHBand="0" w:noVBand="1" w:firstColumn="1" w:lastRow="0" w:lastColumn="0" w:firstRow="1"/>
      </w:tblPr>
      <w:tblGrid>
        <w:gridCol w:w="1180"/>
        <w:gridCol w:w="1611"/>
        <w:gridCol w:w="909"/>
        <w:gridCol w:w="950"/>
        <w:gridCol w:w="5394"/>
      </w:tblGrid>
      <w:tr>
        <w:trPr>
          <w:trHeight w:val="640" w:hRule="atLeast"/>
        </w:trPr>
        <w:tc>
          <w:tcPr>
            <w:tcW w:w="1180"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09"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默认值</w:t>
            </w:r>
          </w:p>
        </w:tc>
        <w:tc>
          <w:tcPr>
            <w:tcW w:w="950"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访问类型</w:t>
            </w:r>
          </w:p>
        </w:tc>
        <w:tc>
          <w:tcPr>
            <w:tcW w:w="5394"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890" w:hRule="atLeast"/>
        </w:trPr>
        <w:tc>
          <w:tcPr>
            <w:tcW w:w="1180"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37"/>
              <w:ind w:left="0" w:right="0" w:hanging="0"/>
              <w:jc w:val="left"/>
              <w:rPr>
                <w:rFonts w:eastAsia="PMingLiU"/>
                <w:sz w:val="19"/>
                <w:lang w:val="zh-Hans" w:eastAsia="zh-TW"/>
              </w:rPr>
            </w:pPr>
            <w:r>
              <w:rPr>
                <w:sz w:val="19"/>
                <w:lang w:val="zh-Hans"/>
              </w:rPr>
              <w:t xml:space="preserve">5 </w:t>
            </w:r>
            <w:r>
              <w:rPr>
                <w:rFonts w:eastAsia="" w:eastAsiaTheme="minorEastAsia"/>
                <w:sz w:val="19"/>
                <w:lang w:val="zh-Hans"/>
              </w:rPr>
              <w:t>:</w:t>
            </w:r>
            <w:r>
              <w:rPr>
                <w:sz w:val="19"/>
                <w:lang w:val="zh-Hans"/>
              </w:rPr>
              <w:t xml:space="preserve"> 0</w:t>
            </w:r>
          </w:p>
          <w:p>
            <w:pPr>
              <w:pStyle w:val="Normal"/>
              <w:spacing w:lineRule="auto" w:line="259" w:before="0" w:after="37"/>
              <w:ind w:left="0" w:right="0" w:hanging="0"/>
              <w:jc w:val="left"/>
              <w:rPr/>
            </w:pPr>
            <w:r>
              <w:rPr>
                <w:rFonts w:ascii="微软雅黑" w:hAnsi="微软雅黑" w:cs="微软雅黑" w:eastAsia="微软雅黑"/>
                <w:sz w:val="19"/>
                <w:lang w:val="zh-Hans"/>
              </w:rPr>
              <w:t>（偏移量</w:t>
            </w:r>
            <w:r>
              <w:rPr>
                <w:sz w:val="19"/>
                <w:lang w:val="zh-Hans"/>
              </w:rPr>
              <w:t>0x38</w:t>
            </w:r>
            <w:r>
              <w:rPr>
                <w:rFonts w:ascii="微软雅黑" w:hAnsi="微软雅黑" w:cs="微软雅黑" w:eastAsia="微软雅黑"/>
                <w:sz w:val="19"/>
                <w:lang w:val="zh-Hans"/>
              </w:rPr>
              <w:t>）</w:t>
            </w:r>
          </w:p>
        </w:tc>
        <w:tc>
          <w:tcPr>
            <w:tcW w:w="161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rFonts w:ascii="微软雅黑" w:hAnsi="微软雅黑" w:cs="微软雅黑" w:eastAsia="微软雅黑"/>
                <w:sz w:val="19"/>
                <w:lang w:val="zh-Hans"/>
              </w:rPr>
              <w:t>保</w:t>
            </w:r>
            <w:r>
              <w:rPr>
                <w:sz w:val="19"/>
                <w:lang w:val="zh-Hans"/>
              </w:rPr>
              <w:t>留</w:t>
            </w:r>
          </w:p>
        </w:tc>
        <w:tc>
          <w:tcPr>
            <w:tcW w:w="909"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950"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rFonts w:eastAsia="PMingLiU"/>
                <w:lang w:eastAsia="zh-TW"/>
              </w:rPr>
            </w:pPr>
            <w:r>
              <w:rPr>
                <w:rFonts w:eastAsia="" w:eastAsiaTheme="minorEastAsia"/>
                <w:sz w:val="19"/>
                <w:lang w:val="zh-Hans"/>
              </w:rPr>
              <w:t>R</w:t>
            </w:r>
            <w:r>
              <w:rPr>
                <w:rFonts w:eastAsia="PMingLiU"/>
                <w:sz w:val="19"/>
                <w:lang w:val="zh-Hans" w:eastAsia="zh-TW"/>
              </w:rPr>
              <w:t>O</w:t>
            </w:r>
          </w:p>
        </w:tc>
        <w:tc>
          <w:tcPr>
            <w:tcW w:w="5394"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写入这些位不起作用，它们始终被读取为零。</w:t>
            </w:r>
          </w:p>
        </w:tc>
      </w:tr>
      <w:tr>
        <w:trPr>
          <w:trHeight w:val="4020" w:hRule="atLeast"/>
        </w:trPr>
        <w:tc>
          <w:tcPr>
            <w:tcW w:w="1180"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6</w:t>
            </w:r>
          </w:p>
        </w:tc>
        <w:tc>
          <w:tcPr>
            <w:tcW w:w="161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rFonts w:ascii="微软雅黑" w:hAnsi="微软雅黑" w:cs="微软雅黑" w:eastAsia="微软雅黑"/>
                <w:sz w:val="19"/>
                <w:lang w:val="zh-Hans"/>
              </w:rPr>
              <w:t>当前描述符指针</w:t>
            </w:r>
          </w:p>
        </w:tc>
        <w:tc>
          <w:tcPr>
            <w:tcW w:w="909"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rFonts w:ascii="微软雅黑" w:hAnsi="微软雅黑" w:cs="微软雅黑" w:eastAsia="微软雅黑"/>
                <w:sz w:val="19"/>
                <w:lang w:val="zh-Hans"/>
              </w:rPr>
              <w:t>零</w:t>
            </w:r>
          </w:p>
        </w:tc>
        <w:tc>
          <w:tcPr>
            <w:tcW w:w="950"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36"/>
              <w:ind w:left="0" w:right="0" w:hanging="0"/>
              <w:jc w:val="left"/>
              <w:rPr/>
            </w:pPr>
            <w:r>
              <w:rPr>
                <w:sz w:val="19"/>
                <w:lang w:val="zh-Hans"/>
              </w:rPr>
              <w:t>R</w:t>
            </w:r>
            <w:del w:id="35" w:author="未知作者" w:date="2023-05-06T14:51:58Z">
              <w:r>
                <w:rPr>
                  <w:sz w:val="19"/>
                  <w:lang w:val="zh-Hans"/>
                </w:rPr>
                <w:delText>/</w:delText>
              </w:r>
            </w:del>
            <w:ins w:id="36" w:author="未知作者" w:date="2023-05-06T14:51:59Z">
              <w:r>
                <w:rPr>
                  <w:sz w:val="19"/>
                  <w:lang w:val="zh-Hans"/>
                </w:rPr>
                <w:t>/</w:t>
              </w:r>
            </w:ins>
            <w:r>
              <w:rPr>
                <w:sz w:val="19"/>
                <w:lang w:val="zh-Hans"/>
              </w:rPr>
              <w:t>W</w:t>
            </w:r>
            <w:del w:id="37" w:author="未知作者" w:date="2023-05-06T14:52:02Z">
              <w:r>
                <w:rPr>
                  <w:rFonts w:ascii="微软雅黑" w:hAnsi="微软雅黑" w:cs="微软雅黑" w:eastAsia="微软雅黑"/>
                  <w:sz w:val="19"/>
                  <w:lang w:val="zh-Hans"/>
                </w:rPr>
                <w:delText>（</w:delText>
              </w:r>
            </w:del>
            <w:ins w:id="38" w:author="未知作者" w:date="2023-05-06T14:52:05Z">
              <w:r>
                <w:rPr>
                  <w:rFonts w:eastAsia="微软雅黑" w:cs="微软雅黑" w:ascii="微软雅黑" w:hAnsi="微软雅黑"/>
                  <w:sz w:val="19"/>
                  <w:lang w:val="zh-Hans"/>
                </w:rPr>
                <w:t>(</w:t>
              </w:r>
            </w:ins>
            <w:r>
              <w:rPr>
                <w:rFonts w:eastAsia="" w:eastAsiaTheme="minorEastAsia"/>
                <w:sz w:val="19"/>
                <w:lang w:val="zh-Hans"/>
              </w:rPr>
              <w:t>R</w:t>
            </w:r>
            <w:r>
              <w:rPr>
                <w:rFonts w:eastAsia="PMingLiU"/>
                <w:sz w:val="19"/>
                <w:lang w:val="zh-Hans" w:eastAsia="zh-TW"/>
              </w:rPr>
              <w:t>O</w:t>
            </w:r>
            <w:del w:id="39" w:author="未知作者" w:date="2023-05-06T14:52:07Z">
              <w:r>
                <w:rPr>
                  <w:rFonts w:ascii="微软雅黑" w:hAnsi="微软雅黑" w:cs="微软雅黑" w:eastAsia="微软雅黑"/>
                  <w:sz w:val="19"/>
                  <w:lang w:val="zh-Hans" w:eastAsia="zh-TW"/>
                </w:rPr>
                <w:delText>）</w:delText>
              </w:r>
            </w:del>
            <w:ins w:id="40" w:author="未知作者" w:date="2023-05-06T14:52:07Z">
              <w:r>
                <w:rPr>
                  <w:rFonts w:eastAsia="微软雅黑" w:cs="微软雅黑" w:ascii="微软雅黑" w:hAnsi="微软雅黑"/>
                  <w:sz w:val="19"/>
                  <w:lang w:val="zh-Hans"/>
                </w:rPr>
                <w:t>)</w:t>
              </w:r>
            </w:ins>
          </w:p>
        </w:tc>
        <w:tc>
          <w:tcPr>
            <w:tcW w:w="5394" w:type="dxa"/>
            <w:tcBorders>
              <w:top w:val="single" w:sz="4" w:space="0" w:color="000000"/>
              <w:left w:val="single" w:sz="2" w:space="0" w:color="000000"/>
              <w:bottom w:val="single" w:sz="2" w:space="0" w:color="000000"/>
              <w:right w:val="single" w:sz="2" w:space="0" w:color="000000"/>
            </w:tcBorders>
          </w:tcPr>
          <w:p>
            <w:pPr>
              <w:pStyle w:val="Normal"/>
              <w:spacing w:lineRule="auto" w:line="218" w:before="0" w:after="81"/>
              <w:ind w:left="0" w:right="78" w:hanging="0"/>
              <w:rPr/>
            </w:pPr>
            <w:r>
              <w:rPr>
                <w:rFonts w:ascii="微软雅黑" w:hAnsi="微软雅黑" w:cs="微软雅黑" w:eastAsia="微软雅黑"/>
                <w:sz w:val="19"/>
                <w:lang w:val="zh-Hans"/>
              </w:rPr>
              <w:t>指</w:t>
            </w:r>
            <w:r>
              <w:rPr>
                <w:sz w:val="19"/>
                <w:lang w:val="zh-Hans"/>
              </w:rPr>
              <w:t>示正在处理的当前描述符的指针。在写入</w:t>
            </w:r>
            <w:r>
              <w:rPr>
                <w:sz w:val="19"/>
                <w:lang w:val="zh-Hans"/>
              </w:rPr>
              <w:t>TAILDESC_PTR</w:t>
            </w:r>
            <w:r>
              <w:rPr>
                <w:sz w:val="19"/>
                <w:lang w:val="zh-Hans"/>
              </w:rPr>
              <w:t>寄存器之前，此寄存器必须包含指向有效描述符的指针。否则，将出现未定义的结果。当</w:t>
            </w:r>
            <w:r>
              <w:rPr>
                <w:sz w:val="19"/>
                <w:lang w:val="zh-Hans"/>
              </w:rPr>
              <w:t>DMACR</w:t>
            </w:r>
            <w:r>
              <w:rPr>
                <w:sz w:val="19"/>
                <w:lang w:val="zh-Hans"/>
              </w:rPr>
              <w:t>时。</w:t>
            </w:r>
            <w:r>
              <w:rPr>
                <w:sz w:val="19"/>
                <w:lang w:val="zh-Hans"/>
              </w:rPr>
              <w:t xml:space="preserve">RS </w:t>
            </w:r>
            <w:r>
              <w:rPr>
                <w:sz w:val="19"/>
                <w:lang w:val="zh-Hans"/>
              </w:rPr>
              <w:t xml:space="preserve">为 </w:t>
            </w:r>
            <w:r>
              <w:rPr>
                <w:sz w:val="19"/>
                <w:lang w:val="zh-Hans"/>
              </w:rPr>
              <w:t>1</w:t>
            </w:r>
            <w:r>
              <w:rPr>
                <w:sz w:val="19"/>
                <w:lang w:val="zh-Hans"/>
              </w:rPr>
              <w:t>，</w:t>
            </w:r>
            <w:r>
              <w:rPr>
                <w:sz w:val="19"/>
                <w:lang w:val="zh-Hans"/>
              </w:rPr>
              <w:t>CURDESC_PTR</w:t>
            </w:r>
            <w:r>
              <w:rPr>
                <w:sz w:val="19"/>
                <w:lang w:val="zh-Hans"/>
              </w:rPr>
              <w:t>变为只读 （</w:t>
            </w:r>
            <w:r>
              <w:rPr>
                <w:sz w:val="19"/>
                <w:lang w:val="zh-Hans"/>
              </w:rPr>
              <w:t>RO</w:t>
            </w:r>
            <w:r>
              <w:rPr>
                <w:sz w:val="19"/>
                <w:lang w:val="zh-Hans"/>
              </w:rPr>
              <w:t xml:space="preserve">），用于获取第一个描述符。 </w:t>
            </w:r>
          </w:p>
          <w:p>
            <w:pPr>
              <w:pStyle w:val="Normal"/>
              <w:spacing w:lineRule="auto" w:line="259" w:before="0" w:after="0"/>
              <w:ind w:left="0" w:right="0" w:hanging="0"/>
              <w:jc w:val="left"/>
              <w:rPr/>
            </w:pPr>
            <w:r>
              <w:rPr>
                <w:sz w:val="19"/>
                <w:lang w:val="zh-Hans"/>
              </w:rPr>
              <w:t xml:space="preserve">当 </w:t>
            </w:r>
            <w:r>
              <w:rPr>
                <w:sz w:val="19"/>
                <w:lang w:val="zh-Hans"/>
              </w:rPr>
              <w:t xml:space="preserve">DMA </w:t>
            </w:r>
            <w:r>
              <w:rPr>
                <w:sz w:val="19"/>
                <w:lang w:val="zh-Hans"/>
              </w:rPr>
              <w:t>引擎运行时 （</w:t>
            </w:r>
            <w:r>
              <w:rPr>
                <w:sz w:val="19"/>
                <w:lang w:val="zh-Hans"/>
              </w:rPr>
              <w:t>DMACR.RS=1</w:t>
            </w:r>
            <w:r>
              <w:rPr>
                <w:sz w:val="19"/>
                <w:lang w:val="zh-Hans"/>
              </w:rPr>
              <w:t xml:space="preserve">）， </w:t>
            </w:r>
          </w:p>
          <w:p>
            <w:pPr>
              <w:pStyle w:val="Normal"/>
              <w:spacing w:lineRule="auto" w:line="218" w:before="0" w:after="79"/>
              <w:ind w:left="0" w:right="0" w:hanging="0"/>
              <w:rPr/>
            </w:pPr>
            <w:r>
              <w:rPr>
                <w:sz w:val="19"/>
                <w:lang w:val="zh-Hans"/>
              </w:rPr>
              <w:t>CURDESC_PTR</w:t>
            </w:r>
            <w:r>
              <w:rPr>
                <w:sz w:val="19"/>
                <w:lang w:val="zh-Hans"/>
              </w:rPr>
              <w:t xml:space="preserve">寄存器由 </w:t>
            </w:r>
            <w:r>
              <w:rPr>
                <w:sz w:val="19"/>
                <w:lang w:val="zh-Hans"/>
              </w:rPr>
              <w:t xml:space="preserve">AXI DMA </w:t>
            </w:r>
            <w:r>
              <w:rPr>
                <w:sz w:val="19"/>
                <w:lang w:val="zh-Hans"/>
              </w:rPr>
              <w:t xml:space="preserve">更新，以指示当前正在使用的描述符。 </w:t>
            </w:r>
          </w:p>
          <w:p>
            <w:pPr>
              <w:pStyle w:val="Normal"/>
              <w:spacing w:lineRule="auto" w:line="218" w:before="0" w:after="96"/>
              <w:ind w:left="0" w:right="0" w:hanging="0"/>
              <w:jc w:val="left"/>
              <w:rPr/>
            </w:pPr>
            <w:r>
              <w:rPr>
                <w:sz w:val="19"/>
                <w:lang w:val="zh-Hans"/>
              </w:rPr>
              <w:t>在错误检测时，</w:t>
            </w:r>
            <w:r>
              <w:rPr>
                <w:sz w:val="19"/>
                <w:lang w:val="zh-Hans"/>
              </w:rPr>
              <w:t>CURDESC_PTR</w:t>
            </w:r>
            <w:r>
              <w:rPr>
                <w:sz w:val="19"/>
                <w:lang w:val="zh-Hans"/>
              </w:rPr>
              <w:t>会更新以反映与检测到的错误关联的</w:t>
            </w:r>
            <w:r>
              <w:rPr>
                <w:lang w:val="zh-Hans"/>
              </w:rPr>
              <w:t>描述。</w:t>
            </w:r>
          </w:p>
          <w:p>
            <w:pPr>
              <w:pStyle w:val="Normal"/>
              <w:spacing w:lineRule="auto" w:line="259" w:before="0" w:after="0"/>
              <w:ind w:left="0" w:right="75" w:hanging="0"/>
              <w:rPr/>
            </w:pPr>
            <w:r>
              <w:rPr>
                <w:b/>
                <w:i/>
                <w:sz w:val="19"/>
                <w:lang w:val="zh-Hans"/>
              </w:rPr>
              <w:t xml:space="preserve">注意： </w:t>
            </w:r>
            <w:r>
              <w:rPr>
                <w:sz w:val="17"/>
                <w:lang w:val="zh-Hans"/>
              </w:rPr>
              <w:t xml:space="preserve">寄存器只能在 </w:t>
            </w:r>
            <w:r>
              <w:rPr>
                <w:sz w:val="17"/>
                <w:lang w:val="zh-Hans"/>
              </w:rPr>
              <w:t xml:space="preserve">DMA </w:t>
            </w:r>
            <w:r>
              <w:rPr>
                <w:sz w:val="17"/>
                <w:lang w:val="zh-Hans"/>
              </w:rPr>
              <w:t>引擎停止 （</w:t>
            </w:r>
            <w:r>
              <w:rPr>
                <w:sz w:val="17"/>
                <w:lang w:val="zh-Hans"/>
              </w:rPr>
              <w:t xml:space="preserve">DMACR.RS=0 </w:t>
            </w:r>
            <w:r>
              <w:rPr>
                <w:sz w:val="17"/>
                <w:lang w:val="zh-Hans"/>
              </w:rPr>
              <w:t xml:space="preserve">和 </w:t>
            </w:r>
            <w:r>
              <w:rPr>
                <w:sz w:val="17"/>
                <w:lang w:val="zh-Hans"/>
              </w:rPr>
              <w:t>DMASR</w:t>
            </w:r>
            <w:r>
              <w:rPr>
                <w:sz w:val="17"/>
                <w:lang w:val="zh-Hans"/>
              </w:rPr>
              <w:t xml:space="preserve">。已停止 </w:t>
            </w:r>
            <w:r>
              <w:rPr>
                <w:sz w:val="17"/>
                <w:lang w:val="zh-Hans"/>
              </w:rPr>
              <w:t>=1</w:t>
            </w:r>
            <w:r>
              <w:rPr>
                <w:sz w:val="17"/>
                <w:lang w:val="zh-Hans"/>
              </w:rPr>
              <w:t>）。在所有其他时间，此寄存器是只读 （</w:t>
            </w:r>
            <w:r>
              <w:rPr>
                <w:sz w:val="17"/>
                <w:lang w:val="zh-Hans"/>
              </w:rPr>
              <w:t>RO</w:t>
            </w:r>
            <w:r>
              <w:rPr>
                <w:sz w:val="17"/>
                <w:lang w:val="zh-Hans"/>
              </w:rPr>
              <w:t xml:space="preserve">）。描述符必须与 </w:t>
            </w:r>
            <w:r>
              <w:rPr>
                <w:sz w:val="17"/>
                <w:lang w:val="zh-Hans"/>
              </w:rPr>
              <w:t xml:space="preserve">16 </w:t>
            </w:r>
            <w:r>
              <w:rPr>
                <w:sz w:val="17"/>
                <w:lang w:val="zh-Hans"/>
              </w:rPr>
              <w:t>个单词对齐，即</w:t>
            </w:r>
            <w:r>
              <w:rPr>
                <w:sz w:val="17"/>
                <w:lang w:val="zh-Hans"/>
              </w:rPr>
              <w:t>0x00</w:t>
            </w:r>
            <w:r>
              <w:rPr>
                <w:sz w:val="17"/>
                <w:lang w:val="zh-Hans"/>
              </w:rPr>
              <w:t>、</w:t>
            </w:r>
            <w:r>
              <w:rPr>
                <w:sz w:val="17"/>
                <w:lang w:val="zh-Hans"/>
              </w:rPr>
              <w:t>0x40</w:t>
            </w:r>
            <w:r>
              <w:rPr>
                <w:sz w:val="17"/>
                <w:lang w:val="zh-Hans"/>
              </w:rPr>
              <w:t>、</w:t>
            </w:r>
            <w:r>
              <w:rPr>
                <w:sz w:val="17"/>
                <w:lang w:val="zh-Hans"/>
              </w:rPr>
              <w:t>0x80</w:t>
            </w:r>
            <w:r>
              <w:rPr>
                <w:sz w:val="17"/>
                <w:lang w:val="zh-Hans"/>
              </w:rPr>
              <w:t>等。任何其他对齐</w:t>
            </w:r>
            <w:r>
              <w:rPr>
                <w:sz w:val="17"/>
                <w:lang w:val="zh-Hans"/>
              </w:rPr>
              <w:t xml:space="preserve">nt </w:t>
            </w:r>
            <w:r>
              <w:rPr>
                <w:sz w:val="17"/>
                <w:lang w:val="zh-Hans"/>
              </w:rPr>
              <w:t>都有未定义的结果。</w:t>
            </w:r>
          </w:p>
        </w:tc>
      </w:tr>
    </w:tbl>
    <w:p>
      <w:pPr>
        <w:sectPr>
          <w:headerReference w:type="even" r:id="rId51"/>
          <w:headerReference w:type="default" r:id="rId52"/>
          <w:headerReference w:type="first" r:id="rId53"/>
          <w:footerReference w:type="even" r:id="rId54"/>
          <w:footerReference w:type="default" r:id="rId55"/>
          <w:footerReference w:type="first" r:id="rId56"/>
          <w:type w:val="nextPage"/>
          <w:pgSz w:w="12240" w:h="15840"/>
          <w:pgMar w:left="1080" w:right="1165" w:header="517" w:top="1422" w:footer="254" w:bottom="2930" w:gutter="0"/>
          <w:pgNumType w:fmt="decimal"/>
          <w:formProt w:val="false"/>
          <w:titlePg/>
          <w:textDirection w:val="lrTb"/>
          <w:docGrid w:type="default" w:linePitch="100" w:charSpace="0"/>
        </w:sectPr>
      </w:pPr>
    </w:p>
    <w:p>
      <w:pPr>
        <w:pStyle w:val="4"/>
        <w:ind w:left="755" w:right="67" w:hanging="10"/>
        <w:rPr/>
      </w:pPr>
      <w:r>
        <w:rPr>
          <w:lang w:val="zh-Hans"/>
        </w:rPr>
        <w:t>MM2S_CURDES_MSB</w:t>
      </w:r>
      <w:r>
        <w:rPr>
          <w:lang w:val="zh-Hans"/>
        </w:rPr>
        <w:t>（</w:t>
      </w:r>
      <w:r>
        <w:rPr>
          <w:lang w:val="zh-Hans"/>
        </w:rPr>
        <w:t xml:space="preserve">MM2S DMA </w:t>
      </w:r>
      <w:r>
        <w:rPr>
          <w:lang w:val="zh-Hans"/>
        </w:rPr>
        <w:t xml:space="preserve">流描述符指针寄存器 </w:t>
      </w:r>
      <w:r>
        <w:rPr>
          <w:lang w:val="zh-Hans"/>
        </w:rPr>
        <w:t xml:space="preserve">- </w:t>
      </w:r>
      <w:r>
        <w:rPr>
          <w:lang w:val="zh-Hans"/>
        </w:rPr>
        <w:t xml:space="preserve">偏移 </w:t>
      </w:r>
      <w:r>
        <w:rPr>
          <w:lang w:val="zh-Hans"/>
        </w:rPr>
        <w:t>0Ch</w:t>
      </w:r>
      <w:r>
        <w:rPr>
          <w:lang w:val="zh-Hans"/>
        </w:rPr>
        <w:t>）</w:t>
      </w:r>
    </w:p>
    <w:p>
      <w:pPr>
        <w:pStyle w:val="Normal"/>
        <w:spacing w:before="0" w:after="92"/>
        <w:ind w:left="748" w:right="43" w:hanging="3"/>
        <w:rPr/>
      </w:pPr>
      <w:r>
        <w:rPr>
          <w:lang w:val="zh-Hans"/>
        </w:rPr>
        <w:t xml:space="preserve">此寄存器为内存映射提供当前描述符指针的上 </w:t>
      </w:r>
      <w:r>
        <w:rPr>
          <w:lang w:val="zh-Hans"/>
        </w:rPr>
        <w:t xml:space="preserve">32 </w:t>
      </w:r>
      <w:r>
        <w:rPr>
          <w:lang w:val="zh-Hans"/>
        </w:rPr>
        <w:t xml:space="preserve">位，用于流 </w:t>
      </w:r>
      <w:r>
        <w:rPr>
          <w:lang w:val="zh-Hans"/>
        </w:rPr>
        <w:t xml:space="preserve">DMA </w:t>
      </w:r>
      <w:r>
        <w:rPr>
          <w:lang w:val="zh-Hans"/>
        </w:rPr>
        <w:t xml:space="preserve">散点收集描述符管理。这仅适用于地址空间超过 </w:t>
      </w:r>
      <w:r>
        <w:rPr>
          <w:lang w:val="zh-Hans"/>
        </w:rPr>
        <w:t xml:space="preserve">32 </w:t>
      </w:r>
      <w:r>
        <w:rPr>
          <w:lang w:val="zh-Hans"/>
        </w:rPr>
        <w:t>位的情况。</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2-5</w:t>
      </w:r>
    </w:p>
    <w:p>
      <w:pPr>
        <w:pStyle w:val="Normal"/>
        <w:spacing w:lineRule="auto" w:line="259" w:before="0" w:after="88"/>
        <w:ind w:left="760" w:right="0" w:hanging="0"/>
        <w:jc w:val="left"/>
        <w:rPr/>
      </w:pPr>
      <w:r>
        <w:rPr/>
        <mc:AlternateContent>
          <mc:Choice Requires="wpg">
            <w:drawing>
              <wp:inline distT="0" distB="0" distL="0" distR="0" wp14:anchorId="3ACA4755">
                <wp:extent cx="5215890" cy="280670"/>
                <wp:effectExtent l="0" t="0" r="0" b="0"/>
                <wp:docPr id="42" name="形状27"/>
                <a:graphic xmlns:a="http://schemas.openxmlformats.org/drawingml/2006/main">
                  <a:graphicData uri="http://schemas.microsoft.com/office/word/2010/wordprocessingGroup">
                    <wpg:wgp>
                      <wpg:cNvGrpSpPr/>
                      <wpg:grpSpPr>
                        <a:xfrm>
                          <a:off x="0" y="0"/>
                          <a:ext cx="5215320" cy="280080"/>
                        </a:xfrm>
                      </wpg:grpSpPr>
                      <wps:wsp>
                        <wps:cNvSpPr/>
                        <wps:spPr>
                          <a:xfrm>
                            <a:off x="0" y="0"/>
                            <a:ext cx="5215320" cy="158040"/>
                          </a:xfrm>
                          <a:custGeom>
                            <a:avLst/>
                            <a:gdLst/>
                            <a:ahLst/>
                            <a:rect l="l" t="t" r="r" b="b"/>
                            <a:pathLst>
                              <a:path w="5212537" h="158342">
                                <a:moveTo>
                                  <a:pt x="0" y="0"/>
                                </a:moveTo>
                                <a:lnTo>
                                  <a:pt x="5212537" y="0"/>
                                </a:lnTo>
                                <a:lnTo>
                                  <a:pt x="5212537" y="158342"/>
                                </a:lnTo>
                                <a:lnTo>
                                  <a:pt x="0" y="158342"/>
                                </a:lnTo>
                                <a:close/>
                              </a:path>
                            </a:pathLst>
                          </a:custGeom>
                          <a:noFill/>
                          <a:ln cap="rnd" w="9000">
                            <a:solidFill>
                              <a:srgbClr val="ffffff"/>
                            </a:solidFill>
                            <a:round/>
                          </a:ln>
                        </wps:spPr>
                        <wps:style>
                          <a:lnRef idx="1"/>
                          <a:fillRef idx="0"/>
                          <a:effectRef idx="0"/>
                          <a:fontRef idx="minor"/>
                        </wps:style>
                        <wps:bodyPr/>
                      </wps:wsp>
                      <wps:wsp>
                        <wps:cNvSpPr/>
                        <wps:spPr>
                          <a:xfrm>
                            <a:off x="5084280" y="38160"/>
                            <a:ext cx="6408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0</w:t>
                              </w:r>
                            </w:p>
                          </w:txbxContent>
                        </wps:txbx>
                        <wps:bodyPr lIns="0" rIns="0" tIns="0" bIns="0">
                          <a:noAutofit/>
                        </wps:bodyPr>
                      </wps:wsp>
                      <wps:wsp>
                        <wps:cNvSpPr/>
                        <wps:spPr>
                          <a:xfrm>
                            <a:off x="61560" y="38160"/>
                            <a:ext cx="12492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31</w:t>
                              </w:r>
                            </w:p>
                          </w:txbxContent>
                        </wps:txbx>
                        <wps:bodyPr lIns="0" rIns="0" tIns="0" bIns="0">
                          <a:noAutofit/>
                        </wps:bodyPr>
                      </wps:wsp>
                      <wps:wsp>
                        <wps:cNvSpPr/>
                        <wps:spPr>
                          <a:xfrm>
                            <a:off x="3240" y="161280"/>
                            <a:ext cx="5203080" cy="118800"/>
                          </a:xfrm>
                          <a:custGeom>
                            <a:avLst/>
                            <a:gdLst/>
                            <a:ahLst/>
                            <a:rect l="l" t="t" r="r" b="b"/>
                            <a:pathLst>
                              <a:path w="5200779" h="118680">
                                <a:moveTo>
                                  <a:pt x="0" y="0"/>
                                </a:moveTo>
                                <a:cubicBezTo>
                                  <a:pt x="0" y="32926"/>
                                  <a:pt x="44036" y="59397"/>
                                  <a:pt x="97542" y="59397"/>
                                </a:cubicBezTo>
                                <a:lnTo>
                                  <a:pt x="2502842" y="59397"/>
                                </a:lnTo>
                                <a:cubicBezTo>
                                  <a:pt x="2557030" y="59397"/>
                                  <a:pt x="2600383" y="86111"/>
                                  <a:pt x="2600383" y="118680"/>
                                </a:cubicBezTo>
                                <a:cubicBezTo>
                                  <a:pt x="2600383" y="86111"/>
                                  <a:pt x="2644432" y="59397"/>
                                  <a:pt x="2697937" y="59397"/>
                                </a:cubicBezTo>
                                <a:lnTo>
                                  <a:pt x="5103238" y="59397"/>
                                </a:lnTo>
                                <a:cubicBezTo>
                                  <a:pt x="5157426" y="59397"/>
                                  <a:pt x="5200779" y="32926"/>
                                  <a:pt x="5200779" y="0"/>
                                </a:cubicBezTo>
                              </a:path>
                            </a:pathLst>
                          </a:custGeom>
                          <a:noFill/>
                          <a:ln cap="rnd" w="9000">
                            <a:solidFill>
                              <a:srgbClr val="ffffff"/>
                            </a:solidFill>
                            <a:round/>
                          </a:ln>
                        </wps:spPr>
                        <wps:style>
                          <a:lnRef idx="1"/>
                          <a:fillRef idx="0"/>
                          <a:effectRef idx="0"/>
                          <a:fontRef idx="minor"/>
                        </wps:style>
                        <wps:bodyPr/>
                      </wps:wsp>
                    </wpg:wgp>
                  </a:graphicData>
                </a:graphic>
              </wp:inline>
            </w:drawing>
          </mc:Choice>
          <mc:Fallback>
            <w:pict>
              <v:group id="shape_0" alt="形状27" style="position:absolute;margin-left:0pt;margin-top:-22.1pt;width:410.65pt;height:22.05pt" coordorigin="0,-442" coordsize="8213,441">
                <v:rect id="shape_0" stroked="f" style="position:absolute;left:8007;top:-382;width:100;height:177;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97;top:-382;width:196;height:177;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31</w:t>
                        </w:r>
                      </w:p>
                    </w:txbxContent>
                  </v:textbox>
                  <w10:wrap type="square"/>
                  <v:fill o:detectmouseclick="t" on="false"/>
                  <v:stroke color="#3465a4" joinstyle="round" endcap="flat"/>
                </v:rect>
              </v:group>
            </w:pict>
          </mc:Fallback>
        </mc:AlternateContent>
      </w:r>
    </w:p>
    <w:p>
      <w:pPr>
        <w:pStyle w:val="Normal"/>
        <w:tabs>
          <w:tab w:val="clear" w:pos="420"/>
          <w:tab w:val="center" w:pos="4867" w:leader="none"/>
          <w:tab w:val="center" w:pos="8727" w:leader="none"/>
        </w:tabs>
        <w:spacing w:lineRule="auto" w:line="259" w:before="0" w:after="245"/>
        <w:ind w:left="0" w:right="0" w:hanging="0"/>
        <w:jc w:val="left"/>
        <w:rPr/>
      </w:pPr>
      <w:r>
        <w:rPr>
          <w:lang w:val="zh-Hans"/>
        </w:rPr>
        <w:tab/>
      </w:r>
      <w:r>
        <w:rPr>
          <w:color w:val="010101"/>
          <w:sz w:val="15"/>
          <w:lang w:val="zh-Hans"/>
        </w:rPr>
        <w:t xml:space="preserve">当前描述符指针 </w:t>
      </w:r>
      <w:r>
        <w:rPr>
          <w:color w:val="010101"/>
          <w:sz w:val="15"/>
          <w:lang w:val="zh-Hans"/>
        </w:rPr>
        <w:t>[31</w:t>
      </w:r>
      <w:r>
        <w:rPr>
          <w:color w:val="010101"/>
          <w:sz w:val="15"/>
          <w:lang w:val="zh-Hans"/>
        </w:rPr>
        <w:t>：</w:t>
      </w:r>
      <w:r>
        <w:rPr>
          <w:color w:val="010101"/>
          <w:sz w:val="15"/>
          <w:lang w:val="zh-Hans"/>
        </w:rPr>
        <w:t>0]</w:t>
        <w:tab/>
      </w:r>
      <w:r>
        <w:rPr>
          <w:sz w:val="15"/>
          <w:vertAlign w:val="subscript"/>
          <w:lang w:val="zh-Hans"/>
        </w:rPr>
        <w:t>X14572</w:t>
      </w:r>
    </w:p>
    <w:p>
      <w:pPr>
        <w:pStyle w:val="Normal"/>
        <w:tabs>
          <w:tab w:val="clear" w:pos="420"/>
          <w:tab w:val="center" w:pos="3452" w:leader="none"/>
          <w:tab w:val="center" w:pos="5666" w:leader="none"/>
        </w:tabs>
        <w:spacing w:lineRule="auto" w:line="264" w:before="0" w:after="219"/>
        <w:ind w:left="0" w:right="0" w:hanging="0"/>
        <w:jc w:val="left"/>
        <w:rPr/>
      </w:pPr>
      <w:r>
        <w:rPr>
          <w:lang w:val="zh-Hans"/>
        </w:rPr>
        <w:tab/>
      </w:r>
      <w:r>
        <w:rPr>
          <w:i/>
          <w:lang w:val="zh-Hans"/>
        </w:rPr>
        <w:t xml:space="preserve">图 </w:t>
      </w:r>
      <w:r>
        <w:rPr>
          <w:i/>
          <w:lang w:val="zh-Hans"/>
        </w:rPr>
        <w:t>2-5</w:t>
        <w:tab/>
      </w:r>
      <w:r>
        <w:rPr>
          <w:b/>
          <w:lang w:val="zh-Hans"/>
        </w:rPr>
        <w:t>：</w:t>
      </w:r>
      <w:r>
        <w:rPr>
          <w:b/>
          <w:lang w:val="zh-Hans"/>
        </w:rPr>
        <w:t>MM2S CURDESC_MSB</w:t>
      </w:r>
      <w:r>
        <w:rPr>
          <w:b/>
          <w:lang w:val="zh-Hans"/>
        </w:rPr>
        <w:t>寄存器</w:t>
      </w:r>
    </w:p>
    <w:p>
      <w:pPr>
        <w:pStyle w:val="Normal"/>
        <w:tabs>
          <w:tab w:val="clear" w:pos="420"/>
          <w:tab w:val="center" w:pos="3015" w:leader="none"/>
        </w:tabs>
        <w:spacing w:lineRule="auto" w:line="264" w:before="0" w:after="3"/>
        <w:ind w:left="-15" w:right="0" w:hanging="0"/>
        <w:jc w:val="left"/>
        <w:rPr/>
      </w:pPr>
      <w:r>
        <w:rPr>
          <w:i/>
          <w:lang w:val="zh-Hans"/>
        </w:rPr>
        <w:t xml:space="preserve">表 </w:t>
      </w:r>
      <w:r>
        <w:rPr>
          <w:i/>
          <w:lang w:val="zh-Hans"/>
        </w:rPr>
        <w:t>2-9</w:t>
      </w:r>
      <w:r>
        <w:rPr>
          <w:i/>
          <w:lang w:val="zh-Hans"/>
        </w:rPr>
        <w:t>：</w:t>
      </w:r>
      <w:r>
        <w:rPr>
          <w:i/>
          <w:lang w:val="zh-Hans"/>
        </w:rPr>
        <w:tab/>
      </w:r>
      <w:r>
        <w:rPr>
          <w:b/>
          <w:lang w:val="zh-Hans"/>
        </w:rPr>
        <w:t xml:space="preserve">MM2S_CURDESC_MSB </w:t>
      </w:r>
      <w:r>
        <w:rPr>
          <w:b/>
          <w:lang w:val="zh-Hans"/>
        </w:rPr>
        <w:t>寄存器详细信息</w:t>
      </w:r>
    </w:p>
    <w:tbl>
      <w:tblPr>
        <w:tblStyle w:val="TableGrid"/>
        <w:tblW w:w="10044" w:type="dxa"/>
        <w:jc w:val="left"/>
        <w:tblInd w:w="0" w:type="dxa"/>
        <w:tblCellMar>
          <w:top w:w="82" w:type="dxa"/>
          <w:left w:w="90" w:type="dxa"/>
          <w:bottom w:w="0" w:type="dxa"/>
          <w:right w:w="57" w:type="dxa"/>
        </w:tblCellMar>
        <w:tblLook w:val="04a0" w:noHBand="0" w:noVBand="1" w:firstColumn="1" w:lastRow="0" w:lastColumn="0" w:firstRow="1"/>
      </w:tblPr>
      <w:tblGrid>
        <w:gridCol w:w="1180"/>
        <w:gridCol w:w="1611"/>
        <w:gridCol w:w="909"/>
        <w:gridCol w:w="797"/>
        <w:gridCol w:w="5547"/>
      </w:tblGrid>
      <w:tr>
        <w:trPr>
          <w:trHeight w:val="640" w:hRule="atLeast"/>
        </w:trPr>
        <w:tc>
          <w:tcPr>
            <w:tcW w:w="118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1"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0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54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4021" w:hRule="atLeast"/>
        </w:trPr>
        <w:tc>
          <w:tcPr>
            <w:tcW w:w="118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41" w:author="未知作者" w:date="2023-05-06T11:18:32Z">
              <w:r>
                <w:rPr>
                  <w:sz w:val="19"/>
                  <w:lang w:val="zh-Hans"/>
                </w:rPr>
                <w:delText>比</w:delText>
              </w:r>
            </w:del>
            <w:ins w:id="42"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当前 </w:t>
            </w:r>
          </w:p>
          <w:p>
            <w:pPr>
              <w:pStyle w:val="Normal"/>
              <w:spacing w:lineRule="auto" w:line="259" w:before="0" w:after="0"/>
              <w:ind w:left="0" w:right="0" w:hanging="0"/>
              <w:jc w:val="left"/>
              <w:rPr/>
            </w:pPr>
            <w:r>
              <w:rPr>
                <w:sz w:val="19"/>
                <w:lang w:val="zh-Hans"/>
              </w:rPr>
              <w:t xml:space="preserve">描述符 </w:t>
            </w:r>
          </w:p>
          <w:p>
            <w:pPr>
              <w:pStyle w:val="Normal"/>
              <w:spacing w:lineRule="auto" w:line="259" w:before="0" w:after="0"/>
              <w:ind w:left="0" w:right="0" w:hanging="0"/>
              <w:jc w:val="left"/>
              <w:rPr/>
            </w:pPr>
            <w:r>
              <w:rPr>
                <w:sz w:val="19"/>
                <w:lang w:val="zh-Hans"/>
              </w:rPr>
              <w:t>指针</w:t>
            </w:r>
          </w:p>
        </w:tc>
        <w:tc>
          <w:tcPr>
            <w:tcW w:w="90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37"/>
              <w:ind w:left="0" w:right="0" w:hanging="0"/>
              <w:jc w:val="left"/>
              <w:rPr/>
            </w:pPr>
            <w:r>
              <w:rPr>
                <w:sz w:val="19"/>
                <w:lang w:val="zh-Hans"/>
              </w:rPr>
              <w:t>R/W</w:t>
            </w:r>
          </w:p>
          <w:p>
            <w:pPr>
              <w:pStyle w:val="Normal"/>
              <w:spacing w:lineRule="auto" w:line="259" w:before="0" w:after="0"/>
              <w:ind w:left="0" w:right="0" w:hanging="0"/>
              <w:jc w:val="left"/>
              <w:rPr/>
            </w:pPr>
            <w:r>
              <w:rPr>
                <w:sz w:val="19"/>
                <w:lang w:val="zh-Hans"/>
              </w:rPr>
              <w:t>(RO)</w:t>
            </w:r>
          </w:p>
        </w:tc>
        <w:tc>
          <w:tcPr>
            <w:tcW w:w="5547"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79"/>
              <w:ind w:left="0" w:right="78" w:hanging="0"/>
              <w:rPr/>
            </w:pPr>
            <w:r>
              <w:rPr>
                <w:sz w:val="19"/>
                <w:lang w:val="zh-Hans"/>
              </w:rPr>
              <w:t>指示正在处理的当前描述符的指针。在写入</w:t>
            </w:r>
            <w:r>
              <w:rPr>
                <w:sz w:val="19"/>
                <w:lang w:val="zh-Hans"/>
              </w:rPr>
              <w:t>TAILDESC_PTR</w:t>
            </w:r>
            <w:r>
              <w:rPr>
                <w:sz w:val="19"/>
                <w:lang w:val="zh-Hans"/>
              </w:rPr>
              <w:t>寄存器之前，此寄存器必须包含指向有效描述符的指针。否则，将出现未定义的结果。当</w:t>
            </w:r>
            <w:r>
              <w:rPr>
                <w:sz w:val="19"/>
                <w:lang w:val="zh-Hans"/>
              </w:rPr>
              <w:t>DMACR</w:t>
            </w:r>
            <w:r>
              <w:rPr>
                <w:sz w:val="19"/>
                <w:lang w:val="zh-Hans"/>
              </w:rPr>
              <w:t>时。</w:t>
            </w:r>
            <w:r>
              <w:rPr>
                <w:sz w:val="19"/>
                <w:lang w:val="zh-Hans"/>
              </w:rPr>
              <w:t xml:space="preserve">RS </w:t>
            </w:r>
            <w:r>
              <w:rPr>
                <w:sz w:val="19"/>
                <w:lang w:val="zh-Hans"/>
              </w:rPr>
              <w:t xml:space="preserve">为 </w:t>
            </w:r>
            <w:r>
              <w:rPr>
                <w:sz w:val="19"/>
                <w:lang w:val="zh-Hans"/>
              </w:rPr>
              <w:t>1</w:t>
            </w:r>
            <w:r>
              <w:rPr>
                <w:sz w:val="19"/>
                <w:lang w:val="zh-Hans"/>
              </w:rPr>
              <w:t>，</w:t>
            </w:r>
            <w:r>
              <w:rPr>
                <w:sz w:val="19"/>
                <w:lang w:val="zh-Hans"/>
              </w:rPr>
              <w:t>CURDESC_PTR</w:t>
            </w:r>
            <w:r>
              <w:rPr>
                <w:sz w:val="19"/>
                <w:lang w:val="zh-Hans"/>
              </w:rPr>
              <w:t>变为只读 （</w:t>
            </w:r>
            <w:r>
              <w:rPr>
                <w:sz w:val="19"/>
                <w:lang w:val="zh-Hans"/>
              </w:rPr>
              <w:t>RO</w:t>
            </w:r>
            <w:r>
              <w:rPr>
                <w:sz w:val="19"/>
                <w:lang w:val="zh-Hans"/>
              </w:rPr>
              <w:t xml:space="preserve">），用于获取第一个描述符。 </w:t>
            </w:r>
          </w:p>
          <w:p>
            <w:pPr>
              <w:pStyle w:val="Normal"/>
              <w:spacing w:lineRule="auto" w:line="259" w:before="0" w:after="0"/>
              <w:ind w:left="0" w:right="0" w:hanging="0"/>
              <w:jc w:val="left"/>
              <w:rPr/>
            </w:pPr>
            <w:r>
              <w:rPr>
                <w:sz w:val="19"/>
                <w:lang w:val="zh-Hans"/>
              </w:rPr>
              <w:t xml:space="preserve">当 </w:t>
            </w:r>
            <w:r>
              <w:rPr>
                <w:sz w:val="19"/>
                <w:lang w:val="zh-Hans"/>
              </w:rPr>
              <w:t xml:space="preserve">DMA </w:t>
            </w:r>
            <w:r>
              <w:rPr>
                <w:sz w:val="19"/>
                <w:lang w:val="zh-Hans"/>
              </w:rPr>
              <w:t>引擎运行时 （</w:t>
            </w:r>
            <w:r>
              <w:rPr>
                <w:sz w:val="19"/>
                <w:lang w:val="zh-Hans"/>
              </w:rPr>
              <w:t>DMACR.RS=1</w:t>
            </w:r>
            <w:r>
              <w:rPr>
                <w:sz w:val="19"/>
                <w:lang w:val="zh-Hans"/>
              </w:rPr>
              <w:t xml:space="preserve">）， </w:t>
            </w:r>
          </w:p>
          <w:p>
            <w:pPr>
              <w:pStyle w:val="Normal"/>
              <w:spacing w:lineRule="auto" w:line="216" w:before="0" w:after="82"/>
              <w:ind w:left="0" w:right="0" w:hanging="0"/>
              <w:rPr/>
            </w:pPr>
            <w:r>
              <w:rPr>
                <w:sz w:val="19"/>
                <w:lang w:val="zh-Hans"/>
              </w:rPr>
              <w:t>CURDESC_PTR</w:t>
            </w:r>
            <w:r>
              <w:rPr>
                <w:sz w:val="19"/>
                <w:lang w:val="zh-Hans"/>
              </w:rPr>
              <w:t xml:space="preserve">寄存器由 </w:t>
            </w:r>
            <w:r>
              <w:rPr>
                <w:sz w:val="19"/>
                <w:lang w:val="zh-Hans"/>
              </w:rPr>
              <w:t xml:space="preserve">AXI DMA </w:t>
            </w:r>
            <w:r>
              <w:rPr>
                <w:sz w:val="19"/>
                <w:lang w:val="zh-Hans"/>
              </w:rPr>
              <w:t xml:space="preserve">更新，以指示当前正在使用的描述符。 </w:t>
            </w:r>
          </w:p>
          <w:p>
            <w:pPr>
              <w:pStyle w:val="Normal"/>
              <w:spacing w:lineRule="auto" w:line="216" w:before="0" w:after="98"/>
              <w:ind w:left="0" w:right="0" w:hanging="0"/>
              <w:jc w:val="left"/>
              <w:rPr/>
            </w:pPr>
            <w:r>
              <w:rPr>
                <w:sz w:val="19"/>
                <w:lang w:val="zh-Hans"/>
              </w:rPr>
              <w:t>在错误检测时，</w:t>
            </w:r>
            <w:r>
              <w:rPr>
                <w:sz w:val="19"/>
                <w:lang w:val="zh-Hans"/>
              </w:rPr>
              <w:t>CURDESC_PTR</w:t>
            </w:r>
            <w:r>
              <w:rPr>
                <w:sz w:val="19"/>
                <w:lang w:val="zh-Hans"/>
              </w:rPr>
              <w:t>会更新以反映与检测到的错误关联的</w:t>
            </w:r>
            <w:r>
              <w:rPr>
                <w:lang w:val="zh-Hans"/>
              </w:rPr>
              <w:t>描述。</w:t>
            </w:r>
          </w:p>
          <w:p>
            <w:pPr>
              <w:pStyle w:val="Normal"/>
              <w:spacing w:lineRule="auto" w:line="259" w:before="0" w:after="0"/>
              <w:ind w:left="0" w:right="75" w:hanging="0"/>
              <w:rPr/>
            </w:pPr>
            <w:r>
              <w:rPr>
                <w:b/>
                <w:i/>
                <w:sz w:val="19"/>
                <w:lang w:val="zh-Hans"/>
              </w:rPr>
              <w:t xml:space="preserve">注意： </w:t>
            </w:r>
            <w:r>
              <w:rPr>
                <w:sz w:val="17"/>
                <w:lang w:val="zh-Hans"/>
              </w:rPr>
              <w:t xml:space="preserve">寄存器只能在 </w:t>
            </w:r>
            <w:r>
              <w:rPr>
                <w:sz w:val="17"/>
                <w:lang w:val="zh-Hans"/>
              </w:rPr>
              <w:t xml:space="preserve">DMA </w:t>
            </w:r>
            <w:r>
              <w:rPr>
                <w:sz w:val="17"/>
                <w:lang w:val="zh-Hans"/>
              </w:rPr>
              <w:t>引擎停止 （</w:t>
            </w:r>
            <w:r>
              <w:rPr>
                <w:sz w:val="17"/>
                <w:lang w:val="zh-Hans"/>
              </w:rPr>
              <w:t xml:space="preserve">DMACR.RS=0 </w:t>
            </w:r>
            <w:r>
              <w:rPr>
                <w:sz w:val="17"/>
                <w:lang w:val="zh-Hans"/>
              </w:rPr>
              <w:t xml:space="preserve">和 </w:t>
            </w:r>
            <w:r>
              <w:rPr>
                <w:sz w:val="17"/>
                <w:lang w:val="zh-Hans"/>
              </w:rPr>
              <w:t>DMASR</w:t>
            </w:r>
            <w:r>
              <w:rPr>
                <w:sz w:val="17"/>
                <w:lang w:val="zh-Hans"/>
              </w:rPr>
              <w:t xml:space="preserve">。已停止 </w:t>
            </w:r>
            <w:r>
              <w:rPr>
                <w:sz w:val="17"/>
                <w:lang w:val="zh-Hans"/>
              </w:rPr>
              <w:t>=1</w:t>
            </w:r>
            <w:r>
              <w:rPr>
                <w:sz w:val="17"/>
                <w:lang w:val="zh-Hans"/>
              </w:rPr>
              <w:t>）。在所有其他时间，此寄存器是只读 （</w:t>
            </w:r>
            <w:r>
              <w:rPr>
                <w:sz w:val="17"/>
                <w:lang w:val="zh-Hans"/>
              </w:rPr>
              <w:t>RO</w:t>
            </w:r>
            <w:r>
              <w:rPr>
                <w:sz w:val="17"/>
                <w:lang w:val="zh-Hans"/>
              </w:rPr>
              <w:t xml:space="preserve">）。描述符必须与 </w:t>
            </w:r>
            <w:r>
              <w:rPr>
                <w:sz w:val="17"/>
                <w:lang w:val="zh-Hans"/>
              </w:rPr>
              <w:t xml:space="preserve">16 </w:t>
            </w:r>
            <w:r>
              <w:rPr>
                <w:sz w:val="17"/>
                <w:lang w:val="zh-Hans"/>
              </w:rPr>
              <w:t xml:space="preserve">个单词对齐，即 </w:t>
            </w:r>
            <w:r>
              <w:rPr>
                <w:sz w:val="17"/>
                <w:lang w:val="zh-Hans"/>
              </w:rPr>
              <w:t>0x00</w:t>
            </w:r>
            <w:r>
              <w:rPr>
                <w:sz w:val="17"/>
                <w:lang w:val="zh-Hans"/>
              </w:rPr>
              <w:t>、</w:t>
            </w:r>
            <w:r>
              <w:rPr>
                <w:sz w:val="17"/>
                <w:lang w:val="zh-Hans"/>
              </w:rPr>
              <w:t>0x40</w:t>
            </w:r>
            <w:r>
              <w:rPr>
                <w:sz w:val="17"/>
                <w:lang w:val="zh-Hans"/>
              </w:rPr>
              <w:t>、</w:t>
            </w:r>
            <w:r>
              <w:rPr>
                <w:sz w:val="17"/>
                <w:lang w:val="zh-Hans"/>
              </w:rPr>
              <w:t>0x80</w:t>
            </w:r>
            <w:r>
              <w:rPr>
                <w:sz w:val="17"/>
                <w:lang w:val="zh-Hans"/>
              </w:rPr>
              <w:t>等。任何其他对齐都有未定义的结果。</w:t>
            </w:r>
          </w:p>
        </w:tc>
      </w:tr>
    </w:tbl>
    <w:p>
      <w:pPr>
        <w:pStyle w:val="4"/>
        <w:spacing w:lineRule="auto" w:line="259" w:before="0" w:after="152"/>
        <w:ind w:left="10" w:right="164" w:hanging="10"/>
        <w:jc w:val="right"/>
        <w:rPr/>
      </w:pPr>
      <w:r>
        <w:rPr>
          <w:lang w:val="zh-Hans"/>
        </w:rPr>
        <w:t>MM2S_TAILDESC</w:t>
      </w:r>
      <w:r>
        <w:rPr>
          <w:lang w:val="zh-Hans"/>
        </w:rPr>
        <w:t>（</w:t>
      </w:r>
      <w:r>
        <w:rPr>
          <w:lang w:val="zh-Hans"/>
        </w:rPr>
        <w:t xml:space="preserve">MM2S DMA </w:t>
      </w:r>
      <w:r>
        <w:rPr>
          <w:lang w:val="zh-Hans"/>
        </w:rPr>
        <w:t xml:space="preserve">尾部描述符指针寄存器 </w:t>
      </w:r>
      <w:r>
        <w:rPr>
          <w:lang w:val="zh-Hans"/>
        </w:rPr>
        <w:t xml:space="preserve">- </w:t>
      </w:r>
      <w:r>
        <w:rPr>
          <w:lang w:val="zh-Hans"/>
        </w:rPr>
        <w:t xml:space="preserve">偏移 </w:t>
      </w:r>
      <w:r>
        <w:rPr>
          <w:lang w:val="zh-Hans"/>
        </w:rPr>
        <w:t>10h</w:t>
      </w:r>
      <w:r>
        <w:rPr>
          <w:lang w:val="zh-Hans"/>
        </w:rPr>
        <w:t xml:space="preserve">） </w:t>
      </w:r>
    </w:p>
    <w:p>
      <w:pPr>
        <w:pStyle w:val="Normal"/>
        <w:spacing w:before="0" w:after="94"/>
        <w:ind w:left="748" w:right="43" w:hanging="3"/>
        <w:rPr/>
      </w:pPr>
      <w:r>
        <w:rPr>
          <w:lang w:val="zh-Hans"/>
        </w:rPr>
        <w:t xml:space="preserve">此寄存器为内存映射提供尾部描述符指针，以流式传输 </w:t>
      </w:r>
      <w:r>
        <w:rPr>
          <w:lang w:val="zh-Hans"/>
        </w:rPr>
        <w:t xml:space="preserve">DMA </w:t>
      </w:r>
      <w:r>
        <w:rPr>
          <w:lang w:val="zh-Hans"/>
        </w:rPr>
        <w:t>散点收集描述符管理。</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2-6</w:t>
      </w:r>
    </w:p>
    <w:p>
      <w:pPr>
        <w:pStyle w:val="Normal"/>
        <w:spacing w:lineRule="auto" w:line="259" w:before="0" w:after="66"/>
        <w:ind w:left="156" w:right="0" w:hanging="0"/>
        <w:jc w:val="left"/>
        <w:rPr/>
      </w:pPr>
      <w:r>
        <w:rPr/>
        <mc:AlternateContent>
          <mc:Choice Requires="wpg">
            <w:drawing>
              <wp:inline distT="0" distB="0" distL="0" distR="0" wp14:anchorId="35A47C28">
                <wp:extent cx="6228715" cy="295275"/>
                <wp:effectExtent l="0" t="0" r="0" b="0"/>
                <wp:docPr id="43" name="形状28"/>
                <a:graphic xmlns:a="http://schemas.openxmlformats.org/drawingml/2006/main">
                  <a:graphicData uri="http://schemas.microsoft.com/office/word/2010/wordprocessingGroup">
                    <wpg:wgp>
                      <wpg:cNvGrpSpPr/>
                      <wpg:grpSpPr>
                        <a:xfrm>
                          <a:off x="0" y="0"/>
                          <a:ext cx="6228000" cy="294480"/>
                        </a:xfrm>
                      </wpg:grpSpPr>
                      <wps:wsp>
                        <wps:cNvSpPr/>
                        <wps:spPr>
                          <a:xfrm>
                            <a:off x="5068080" y="160200"/>
                            <a:ext cx="1160280" cy="115560"/>
                          </a:xfrm>
                          <a:custGeom>
                            <a:avLst/>
                            <a:gdLst/>
                            <a:ahLst/>
                            <a:rect l="l" t="t" r="r" b="b"/>
                            <a:pathLst>
                              <a:path w="1163221" h="116398">
                                <a:moveTo>
                                  <a:pt x="1163221" y="0"/>
                                </a:moveTo>
                                <a:cubicBezTo>
                                  <a:pt x="1163221" y="32321"/>
                                  <a:pt x="1130962" y="58129"/>
                                  <a:pt x="1090496" y="58129"/>
                                </a:cubicBezTo>
                                <a:lnTo>
                                  <a:pt x="654328" y="58129"/>
                                </a:lnTo>
                                <a:cubicBezTo>
                                  <a:pt x="614418" y="58129"/>
                                  <a:pt x="581616" y="84487"/>
                                  <a:pt x="581616" y="116398"/>
                                </a:cubicBezTo>
                                <a:cubicBezTo>
                                  <a:pt x="581616" y="84487"/>
                                  <a:pt x="549358" y="58129"/>
                                  <a:pt x="508892" y="58129"/>
                                </a:cubicBezTo>
                                <a:lnTo>
                                  <a:pt x="72724" y="58129"/>
                                </a:lnTo>
                                <a:cubicBezTo>
                                  <a:pt x="32814" y="58129"/>
                                  <a:pt x="0" y="32321"/>
                                  <a:pt x="0" y="0"/>
                                </a:cubicBezTo>
                              </a:path>
                            </a:pathLst>
                          </a:custGeom>
                          <a:noFill/>
                          <a:ln cap="rnd" w="10080">
                            <a:solidFill>
                              <a:srgbClr val="ffffff"/>
                            </a:solidFill>
                            <a:round/>
                          </a:ln>
                        </wps:spPr>
                        <wps:style>
                          <a:lnRef idx="1"/>
                          <a:fillRef idx="0"/>
                          <a:effectRef idx="0"/>
                          <a:fontRef idx="minor"/>
                        </wps:style>
                        <wps:bodyPr/>
                      </wps:wsp>
                      <wps:wsp>
                        <wps:cNvSpPr/>
                        <wps:spPr>
                          <a:xfrm>
                            <a:off x="3240" y="178920"/>
                            <a:ext cx="5059080" cy="115560"/>
                          </a:xfrm>
                          <a:custGeom>
                            <a:avLst/>
                            <a:gdLst/>
                            <a:ahLst/>
                            <a:rect l="l" t="t" r="r" b="b"/>
                            <a:pathLst>
                              <a:path w="5056640" h="116398">
                                <a:moveTo>
                                  <a:pt x="0" y="0"/>
                                </a:moveTo>
                                <a:cubicBezTo>
                                  <a:pt x="0" y="32321"/>
                                  <a:pt x="42785" y="58129"/>
                                  <a:pt x="94860" y="58129"/>
                                </a:cubicBezTo>
                                <a:lnTo>
                                  <a:pt x="2433466" y="58129"/>
                                </a:lnTo>
                                <a:cubicBezTo>
                                  <a:pt x="2486222" y="58129"/>
                                  <a:pt x="2528327" y="84487"/>
                                  <a:pt x="2528327" y="116398"/>
                                </a:cubicBezTo>
                                <a:cubicBezTo>
                                  <a:pt x="2528327" y="84487"/>
                                  <a:pt x="2571111" y="58129"/>
                                  <a:pt x="2623048" y="58129"/>
                                </a:cubicBezTo>
                                <a:lnTo>
                                  <a:pt x="4961780" y="58129"/>
                                </a:lnTo>
                                <a:cubicBezTo>
                                  <a:pt x="5014549" y="58129"/>
                                  <a:pt x="5056640" y="32321"/>
                                  <a:pt x="5056640" y="0"/>
                                </a:cubicBezTo>
                              </a:path>
                            </a:pathLst>
                          </a:custGeom>
                          <a:noFill/>
                          <a:ln cap="rnd" w="10080">
                            <a:solidFill>
                              <a:srgbClr val="ffffff"/>
                            </a:solidFill>
                            <a:round/>
                          </a:ln>
                        </wps:spPr>
                        <wps:style>
                          <a:lnRef idx="1"/>
                          <a:fillRef idx="0"/>
                          <a:effectRef idx="0"/>
                          <a:fontRef idx="minor"/>
                        </wps:style>
                        <wps:bodyPr/>
                      </wps:wsp>
                      <wps:wsp>
                        <wps:cNvSpPr/>
                        <wps:spPr>
                          <a:xfrm>
                            <a:off x="0" y="0"/>
                            <a:ext cx="5062320" cy="154800"/>
                          </a:xfrm>
                          <a:custGeom>
                            <a:avLst/>
                            <a:gdLst/>
                            <a:ahLst/>
                            <a:rect l="l" t="t" r="r" b="b"/>
                            <a:pathLst>
                              <a:path w="5059615" h="155066">
                                <a:moveTo>
                                  <a:pt x="0" y="0"/>
                                </a:moveTo>
                                <a:lnTo>
                                  <a:pt x="5059615" y="0"/>
                                </a:lnTo>
                                <a:lnTo>
                                  <a:pt x="5059615" y="155066"/>
                                </a:lnTo>
                                <a:lnTo>
                                  <a:pt x="0" y="155066"/>
                                </a:lnTo>
                                <a:close/>
                              </a:path>
                            </a:pathLst>
                          </a:custGeom>
                          <a:noFill/>
                          <a:ln cap="rnd" w="10080">
                            <a:solidFill>
                              <a:srgbClr val="ffffff"/>
                            </a:solidFill>
                            <a:round/>
                          </a:ln>
                        </wps:spPr>
                        <wps:style>
                          <a:lnRef idx="1"/>
                          <a:fillRef idx="0"/>
                          <a:effectRef idx="0"/>
                          <a:fontRef idx="minor"/>
                        </wps:style>
                        <wps:bodyPr/>
                      </wps:wsp>
                      <wps:wsp>
                        <wps:cNvSpPr/>
                        <wps:spPr>
                          <a:xfrm>
                            <a:off x="5065560" y="0"/>
                            <a:ext cx="1161360" cy="154800"/>
                          </a:xfrm>
                          <a:custGeom>
                            <a:avLst/>
                            <a:gdLst/>
                            <a:ahLst/>
                            <a:rect l="l" t="t" r="r" b="b"/>
                            <a:pathLst>
                              <a:path w="1164884" h="155066">
                                <a:moveTo>
                                  <a:pt x="0" y="0"/>
                                </a:moveTo>
                                <a:lnTo>
                                  <a:pt x="1164884" y="0"/>
                                </a:lnTo>
                                <a:lnTo>
                                  <a:pt x="1164884" y="155066"/>
                                </a:lnTo>
                                <a:lnTo>
                                  <a:pt x="0" y="155066"/>
                                </a:lnTo>
                                <a:close/>
                              </a:path>
                            </a:pathLst>
                          </a:custGeom>
                          <a:noFill/>
                          <a:ln cap="rnd" w="10080">
                            <a:solidFill>
                              <a:srgbClr val="ffffff"/>
                            </a:solidFill>
                            <a:round/>
                          </a:ln>
                        </wps:spPr>
                        <wps:style>
                          <a:lnRef idx="1"/>
                          <a:fillRef idx="0"/>
                          <a:effectRef idx="0"/>
                          <a:fontRef idx="minor"/>
                        </wps:style>
                        <wps:bodyPr/>
                      </wps:wsp>
                      <wps:wsp>
                        <wps:cNvSpPr/>
                        <wps:spPr>
                          <a:xfrm>
                            <a:off x="5065560" y="0"/>
                            <a:ext cx="720" cy="154800"/>
                          </a:xfrm>
                          <a:custGeom>
                            <a:avLst/>
                            <a:gdLst/>
                            <a:ahLst/>
                            <a:rect l="l" t="t" r="r" b="b"/>
                            <a:pathLst>
                              <a:path w="0" h="155117">
                                <a:moveTo>
                                  <a:pt x="0" y="0"/>
                                </a:moveTo>
                                <a:lnTo>
                                  <a:pt x="0" y="155117"/>
                                </a:lnTo>
                              </a:path>
                            </a:pathLst>
                          </a:custGeom>
                          <a:noFill/>
                          <a:ln cap="rnd" w="10080">
                            <a:solidFill>
                              <a:srgbClr val="ffffff"/>
                            </a:solidFill>
                            <a:round/>
                          </a:ln>
                        </wps:spPr>
                        <wps:style>
                          <a:lnRef idx="1"/>
                          <a:fillRef idx="0"/>
                          <a:effectRef idx="0"/>
                          <a:fontRef idx="minor"/>
                        </wps:style>
                        <wps:bodyPr/>
                      </wps:wsp>
                      <wps:wsp>
                        <wps:cNvSpPr/>
                        <wps:spPr>
                          <a:xfrm>
                            <a:off x="49680" y="31680"/>
                            <a:ext cx="15876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wps:txbx>
                        <wps:bodyPr lIns="0" rIns="0" tIns="0" bIns="0">
                          <a:noAutofit/>
                        </wps:bodyPr>
                      </wps:wsp>
                      <wps:wsp>
                        <wps:cNvSpPr/>
                        <wps:spPr>
                          <a:xfrm>
                            <a:off x="6122520" y="316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wps:txbx>
                        <wps:bodyPr lIns="0" rIns="0" tIns="0" bIns="0">
                          <a:noAutofit/>
                        </wps:bodyPr>
                      </wps:wsp>
                      <wps:wsp>
                        <wps:cNvSpPr/>
                        <wps:spPr>
                          <a:xfrm>
                            <a:off x="5908680" y="316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1</w:t>
                              </w:r>
                            </w:p>
                          </w:txbxContent>
                        </wps:txbx>
                        <wps:bodyPr lIns="0" rIns="0" tIns="0" bIns="0">
                          <a:noAutofit/>
                        </wps:bodyPr>
                      </wps:wsp>
                      <wps:wsp>
                        <wps:cNvSpPr/>
                        <wps:spPr>
                          <a:xfrm>
                            <a:off x="5733360" y="316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2</w:t>
                              </w:r>
                            </w:p>
                          </w:txbxContent>
                        </wps:txbx>
                        <wps:bodyPr lIns="0" rIns="0" tIns="0" bIns="0">
                          <a:noAutofit/>
                        </wps:bodyPr>
                      </wps:wsp>
                      <wps:wsp>
                        <wps:cNvSpPr/>
                        <wps:spPr>
                          <a:xfrm>
                            <a:off x="5538600" y="316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w:t>
                              </w:r>
                            </w:p>
                          </w:txbxContent>
                        </wps:txbx>
                        <wps:bodyPr lIns="0" rIns="0" tIns="0" bIns="0">
                          <a:noAutofit/>
                        </wps:bodyPr>
                      </wps:wsp>
                      <wps:wsp>
                        <wps:cNvSpPr/>
                        <wps:spPr>
                          <a:xfrm>
                            <a:off x="5344200" y="316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4</w:t>
                              </w:r>
                            </w:p>
                          </w:txbxContent>
                        </wps:txbx>
                        <wps:bodyPr lIns="0" rIns="0" tIns="0" bIns="0">
                          <a:noAutofit/>
                        </wps:bodyPr>
                      </wps:wsp>
                      <wps:wsp>
                        <wps:cNvSpPr/>
                        <wps:spPr>
                          <a:xfrm>
                            <a:off x="5149080" y="316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5</w:t>
                              </w:r>
                            </w:p>
                          </w:txbxContent>
                        </wps:txbx>
                        <wps:bodyPr lIns="0" rIns="0" tIns="0" bIns="0">
                          <a:noAutofit/>
                        </wps:bodyPr>
                      </wps:wsp>
                      <wps:wsp>
                        <wps:cNvSpPr/>
                        <wps:spPr>
                          <a:xfrm>
                            <a:off x="4955040" y="316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6</w:t>
                              </w:r>
                            </w:p>
                          </w:txbxContent>
                        </wps:txbx>
                        <wps:bodyPr lIns="0" rIns="0" tIns="0" bIns="0">
                          <a:noAutofit/>
                        </wps:bodyPr>
                      </wps:wsp>
                    </wpg:wgp>
                  </a:graphicData>
                </a:graphic>
              </wp:inline>
            </w:drawing>
          </mc:Choice>
          <mc:Fallback>
            <w:pict>
              <v:group id="shape_0" alt="形状28" style="position:absolute;margin-left:0pt;margin-top:-23.25pt;width:490.4pt;height:23.2pt" coordorigin="0,-465" coordsize="9808,464">
                <v:rect id="shape_0" stroked="f" style="position:absolute;left:78;top:-415;width:249;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9642;top:-415;width:121;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9305;top:-415;width:121;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9029;top:-415;width:121;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8722;top:-415;width:121;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8416;top:-415;width:121;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8109;top:-415;width:121;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7803;top:-415;width:121;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6</w:t>
                        </w:r>
                      </w:p>
                    </w:txbxContent>
                  </v:textbox>
                  <w10:wrap type="square"/>
                  <v:fill o:detectmouseclick="t" on="false"/>
                  <v:stroke color="#3465a4" joinstyle="round" endcap="flat"/>
                </v:rect>
              </v:group>
            </w:pict>
          </mc:Fallback>
        </mc:AlternateContent>
      </w:r>
    </w:p>
    <w:p>
      <w:pPr>
        <w:pStyle w:val="Normal"/>
        <w:tabs>
          <w:tab w:val="clear" w:pos="420"/>
          <w:tab w:val="center" w:pos="4135" w:leader="none"/>
          <w:tab w:val="center" w:pos="9031" w:leader="none"/>
        </w:tabs>
        <w:spacing w:lineRule="auto" w:line="259" w:before="0" w:after="0"/>
        <w:ind w:left="0" w:right="0" w:hanging="0"/>
        <w:jc w:val="left"/>
        <w:rPr/>
      </w:pPr>
      <w:r>
        <w:rPr>
          <w:lang w:val="zh-Hans"/>
        </w:rPr>
        <w:tab/>
      </w:r>
      <w:r>
        <w:rPr>
          <w:sz w:val="17"/>
          <w:lang w:val="zh-Hans"/>
        </w:rPr>
        <w:t xml:space="preserve">尾部描述符指针 </w:t>
      </w:r>
      <w:r>
        <w:rPr>
          <w:sz w:val="17"/>
          <w:lang w:val="zh-Hans"/>
        </w:rPr>
        <w:t>[31</w:t>
      </w:r>
      <w:r>
        <w:rPr>
          <w:sz w:val="17"/>
          <w:lang w:val="zh-Hans"/>
        </w:rPr>
        <w:t>：</w:t>
      </w:r>
      <w:r>
        <w:rPr>
          <w:sz w:val="17"/>
          <w:lang w:val="zh-Hans"/>
        </w:rPr>
        <w:t>6]</w:t>
        <w:tab/>
      </w:r>
      <w:r>
        <w:rPr>
          <w:sz w:val="27"/>
          <w:vertAlign w:val="superscript"/>
          <w:lang w:val="zh-Hans"/>
        </w:rPr>
        <w:t>RSVD</w:t>
      </w:r>
    </w:p>
    <w:p>
      <w:pPr>
        <w:pStyle w:val="Normal"/>
        <w:spacing w:lineRule="auto" w:line="264" w:before="0" w:after="177"/>
        <w:ind w:left="10" w:right="88" w:hanging="10"/>
        <w:jc w:val="right"/>
        <w:rPr/>
      </w:pPr>
      <w:r>
        <w:rPr>
          <w:sz w:val="11"/>
          <w:lang w:val="zh-Hans"/>
        </w:rPr>
        <w:t>X14583</w:t>
      </w:r>
    </w:p>
    <w:p>
      <w:pPr>
        <w:pStyle w:val="Normal"/>
        <w:tabs>
          <w:tab w:val="clear" w:pos="420"/>
          <w:tab w:val="center" w:pos="3686"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2-6</w:t>
      </w:r>
      <w:r>
        <w:rPr>
          <w:i/>
          <w:lang w:val="zh-Hans"/>
        </w:rPr>
        <w:t>：</w:t>
      </w:r>
      <w:r>
        <w:rPr>
          <w:i/>
          <w:lang w:val="zh-Hans"/>
        </w:rPr>
        <w:tab/>
      </w:r>
      <w:r>
        <w:rPr>
          <w:b/>
          <w:lang w:val="zh-Hans"/>
        </w:rPr>
        <w:t xml:space="preserve">MM2S_TAILDESC </w:t>
      </w:r>
      <w:r>
        <w:rPr>
          <w:b/>
          <w:lang w:val="zh-Hans"/>
        </w:rPr>
        <w:t xml:space="preserve">注册 </w:t>
      </w:r>
    </w:p>
    <w:p>
      <w:pPr>
        <w:pStyle w:val="Normal"/>
        <w:tabs>
          <w:tab w:val="clear" w:pos="420"/>
          <w:tab w:val="center" w:pos="2853" w:leader="none"/>
        </w:tabs>
        <w:spacing w:lineRule="auto" w:line="264" w:before="0" w:after="3"/>
        <w:ind w:left="-15" w:right="0" w:hanging="0"/>
        <w:jc w:val="left"/>
        <w:rPr/>
      </w:pPr>
      <w:r>
        <w:rPr>
          <w:i/>
          <w:lang w:val="zh-Hans"/>
        </w:rPr>
        <w:t xml:space="preserve">表 </w:t>
      </w:r>
      <w:r>
        <w:rPr>
          <w:i/>
          <w:lang w:val="zh-Hans"/>
        </w:rPr>
        <w:t>2-10</w:t>
      </w:r>
      <w:r>
        <w:rPr>
          <w:i/>
          <w:lang w:val="zh-Hans"/>
        </w:rPr>
        <w:t>：</w:t>
      </w:r>
      <w:r>
        <w:rPr>
          <w:i/>
          <w:lang w:val="zh-Hans"/>
        </w:rPr>
        <w:tab/>
      </w:r>
      <w:r>
        <w:rPr>
          <w:b/>
          <w:lang w:val="zh-Hans"/>
        </w:rPr>
        <w:t xml:space="preserve">MM2S_TAILDESC </w:t>
      </w:r>
      <w:r>
        <w:rPr>
          <w:b/>
          <w:lang w:val="zh-Hans"/>
        </w:rPr>
        <w:t>寄存器详细信息</w:t>
      </w:r>
    </w:p>
    <w:tbl>
      <w:tblPr>
        <w:tblStyle w:val="TableGrid"/>
        <w:tblW w:w="10109" w:type="dxa"/>
        <w:jc w:val="left"/>
        <w:tblInd w:w="0" w:type="dxa"/>
        <w:tblCellMar>
          <w:top w:w="82" w:type="dxa"/>
          <w:left w:w="90" w:type="dxa"/>
          <w:bottom w:w="0" w:type="dxa"/>
          <w:right w:w="57" w:type="dxa"/>
        </w:tblCellMar>
        <w:tblLook w:val="04a0" w:noHBand="0" w:noVBand="1" w:firstColumn="1" w:lastRow="0" w:lastColumn="0" w:firstRow="1"/>
      </w:tblPr>
      <w:tblGrid>
        <w:gridCol w:w="1265"/>
        <w:gridCol w:w="1618"/>
        <w:gridCol w:w="889"/>
        <w:gridCol w:w="805"/>
        <w:gridCol w:w="5532"/>
      </w:tblGrid>
      <w:tr>
        <w:trPr>
          <w:trHeight w:val="641" w:hRule="atLeast"/>
        </w:trPr>
        <w:tc>
          <w:tcPr>
            <w:tcW w:w="1265"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89"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默认值</w:t>
            </w:r>
          </w:p>
        </w:tc>
        <w:tc>
          <w:tcPr>
            <w:tcW w:w="805"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访问类型</w:t>
            </w:r>
          </w:p>
        </w:tc>
        <w:tc>
          <w:tcPr>
            <w:tcW w:w="5532"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579" w:hRule="atLeast"/>
        </w:trPr>
        <w:tc>
          <w:tcPr>
            <w:tcW w:w="1265"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5 </w:t>
            </w:r>
            <w:del w:id="43" w:author="未知作者" w:date="2023-05-06T11:18:32Z">
              <w:r>
                <w:rPr>
                  <w:sz w:val="19"/>
                  <w:lang w:val="zh-Hans"/>
                </w:rPr>
                <w:delText>比</w:delText>
              </w:r>
            </w:del>
            <w:ins w:id="44"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保留</w:t>
            </w:r>
          </w:p>
        </w:tc>
        <w:tc>
          <w:tcPr>
            <w:tcW w:w="889"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5"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532"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0"/>
              <w:ind w:left="0" w:right="0" w:hanging="0"/>
              <w:rPr/>
            </w:pPr>
            <w:r>
              <w:rPr>
                <w:sz w:val="19"/>
                <w:lang w:val="zh-Hans"/>
              </w:rPr>
              <w:t>写入这些位不起作用，它们始终被读取为零。</w:t>
            </w:r>
          </w:p>
        </w:tc>
      </w:tr>
      <w:tr>
        <w:trPr>
          <w:trHeight w:val="4170" w:hRule="atLeast"/>
        </w:trPr>
        <w:tc>
          <w:tcPr>
            <w:tcW w:w="1265"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6</w:t>
            </w:r>
          </w:p>
        </w:tc>
        <w:tc>
          <w:tcPr>
            <w:tcW w:w="161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尾部描述符指针</w:t>
            </w:r>
          </w:p>
        </w:tc>
        <w:tc>
          <w:tcPr>
            <w:tcW w:w="889"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805"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2" w:type="dxa"/>
            <w:tcBorders>
              <w:top w:val="single" w:sz="4" w:space="0" w:color="000000"/>
              <w:left w:val="single" w:sz="2" w:space="0" w:color="000000"/>
              <w:bottom w:val="single" w:sz="2" w:space="0" w:color="000000"/>
              <w:right w:val="single" w:sz="2" w:space="0" w:color="000000"/>
            </w:tcBorders>
          </w:tcPr>
          <w:p>
            <w:pPr>
              <w:pStyle w:val="Normal"/>
              <w:spacing w:lineRule="auto" w:line="218" w:before="0" w:after="80"/>
              <w:ind w:left="0" w:right="87" w:hanging="0"/>
              <w:rPr/>
            </w:pPr>
            <w:r>
              <w:rPr>
                <w:sz w:val="19"/>
                <w:lang w:val="zh-Hans"/>
              </w:rPr>
              <w:t>指示描述符链中的暂停指针。</w:t>
            </w:r>
            <w:r>
              <w:rPr>
                <w:sz w:val="19"/>
                <w:lang w:val="zh-Hans"/>
              </w:rPr>
              <w:t xml:space="preserve">AXI DMA SG </w:t>
            </w:r>
            <w:r>
              <w:rPr>
                <w:sz w:val="19"/>
                <w:lang w:val="zh-Hans"/>
              </w:rPr>
              <w:t xml:space="preserve">引擎在完成对当前描述符指针与尾描述符指针匹配的描述符的操作后暂停描述符提取。 </w:t>
            </w:r>
          </w:p>
          <w:p>
            <w:pPr>
              <w:pStyle w:val="Normal"/>
              <w:spacing w:lineRule="auto" w:line="218" w:before="0" w:after="0"/>
              <w:ind w:left="0" w:right="78" w:hanging="0"/>
              <w:rPr/>
            </w:pPr>
            <w:r>
              <w:rPr>
                <w:sz w:val="19"/>
                <w:lang w:val="zh-Hans"/>
              </w:rPr>
              <w:t xml:space="preserve">当 </w:t>
            </w:r>
            <w:r>
              <w:rPr>
                <w:sz w:val="19"/>
                <w:lang w:val="zh-Hans"/>
              </w:rPr>
              <w:t xml:space="preserve">AXI DMA </w:t>
            </w:r>
            <w:r>
              <w:rPr>
                <w:sz w:val="19"/>
                <w:lang w:val="zh-Hans"/>
              </w:rPr>
              <w:t>通道未停止时（</w:t>
            </w:r>
            <w:r>
              <w:rPr>
                <w:sz w:val="19"/>
                <w:lang w:val="zh-Hans"/>
              </w:rPr>
              <w:t>DMASR.</w:t>
            </w:r>
            <w:r>
              <w:rPr>
                <w:sz w:val="19"/>
                <w:lang w:val="zh-Hans"/>
              </w:rPr>
              <w:t xml:space="preserve">停止 </w:t>
            </w:r>
            <w:r>
              <w:rPr>
                <w:sz w:val="19"/>
                <w:lang w:val="zh-Hans"/>
              </w:rPr>
              <w:t>= 0</w:t>
            </w:r>
            <w:r>
              <w:rPr>
                <w:sz w:val="19"/>
                <w:lang w:val="zh-Hans"/>
              </w:rPr>
              <w:t>），</w:t>
            </w:r>
            <w:r>
              <w:rPr>
                <w:sz w:val="19"/>
                <w:lang w:val="zh-Hans"/>
              </w:rPr>
              <w:t xml:space="preserve">CPU </w:t>
            </w:r>
            <w:r>
              <w:rPr>
                <w:sz w:val="19"/>
                <w:lang w:val="zh-Hans"/>
              </w:rPr>
              <w:t>对</w:t>
            </w:r>
            <w:r>
              <w:rPr>
                <w:sz w:val="19"/>
                <w:lang w:val="zh-Hans"/>
              </w:rPr>
              <w:t>TAILDESC_PTR</w:t>
            </w:r>
            <w:r>
              <w:rPr>
                <w:sz w:val="19"/>
                <w:lang w:val="zh-Hans"/>
              </w:rPr>
              <w:t xml:space="preserve">寄存器的写入会导致 </w:t>
            </w:r>
            <w:r>
              <w:rPr>
                <w:sz w:val="19"/>
                <w:lang w:val="zh-Hans"/>
              </w:rPr>
              <w:t xml:space="preserve">AXI DMA SG </w:t>
            </w:r>
            <w:r>
              <w:rPr>
                <w:sz w:val="19"/>
                <w:lang w:val="zh-Hans"/>
              </w:rPr>
              <w:t>引擎开始获取描述符或在空闲时重新启动 （</w:t>
            </w:r>
            <w:r>
              <w:rPr>
                <w:sz w:val="19"/>
                <w:lang w:val="zh-Hans"/>
              </w:rPr>
              <w:t>DMASR.</w:t>
            </w:r>
            <w:r>
              <w:rPr>
                <w:sz w:val="19"/>
                <w:lang w:val="zh-Hans"/>
              </w:rPr>
              <w:t xml:space="preserve">空闲 </w:t>
            </w:r>
            <w:r>
              <w:rPr>
                <w:sz w:val="19"/>
                <w:lang w:val="zh-Hans"/>
              </w:rPr>
              <w:t>= 1</w:t>
            </w:r>
            <w:r>
              <w:rPr>
                <w:sz w:val="19"/>
                <w:lang w:val="zh-Hans"/>
              </w:rPr>
              <w:t xml:space="preserve">）。如果不闲着，写 </w:t>
            </w:r>
          </w:p>
          <w:p>
            <w:pPr>
              <w:pStyle w:val="Normal"/>
              <w:spacing w:lineRule="auto" w:line="218" w:before="0" w:after="96"/>
              <w:ind w:left="0" w:right="0" w:hanging="0"/>
              <w:jc w:val="left"/>
              <w:rPr/>
            </w:pPr>
            <w:r>
              <w:rPr>
                <w:sz w:val="19"/>
                <w:lang w:val="zh-Hans"/>
              </w:rPr>
              <w:t>TAILDESC_PTR</w:t>
            </w:r>
            <w:r>
              <w:rPr>
                <w:sz w:val="19"/>
                <w:lang w:val="zh-Hans"/>
              </w:rPr>
              <w:t xml:space="preserve">除了重新定位暂停 </w:t>
            </w:r>
            <w:r>
              <w:rPr>
                <w:sz w:val="19"/>
                <w:lang w:val="zh-Hans"/>
              </w:rPr>
              <w:t xml:space="preserve">po int </w:t>
            </w:r>
            <w:r>
              <w:rPr>
                <w:sz w:val="19"/>
                <w:lang w:val="zh-Hans"/>
              </w:rPr>
              <w:t>之外没有任何效果。</w:t>
            </w:r>
          </w:p>
          <w:p>
            <w:pPr>
              <w:pStyle w:val="Normal"/>
              <w:spacing w:lineRule="auto" w:line="259" w:before="0" w:after="0"/>
              <w:ind w:left="0" w:right="72" w:hanging="0"/>
              <w:rPr/>
            </w:pPr>
            <w:r>
              <w:rPr>
                <w:b/>
                <w:i/>
                <w:sz w:val="19"/>
                <w:lang w:val="zh-Hans"/>
              </w:rPr>
              <w:t xml:space="preserve">注： </w:t>
            </w:r>
            <w:r>
              <w:rPr>
                <w:sz w:val="17"/>
                <w:lang w:val="zh-Hans"/>
              </w:rPr>
              <w:t>软件不得将尾指针移动到尚未更新的位置。软件处理并重新分配所有已完成的描述符 （</w:t>
            </w:r>
            <w:r>
              <w:rPr>
                <w:sz w:val="17"/>
                <w:lang w:val="zh-Hans"/>
              </w:rPr>
              <w:t>Cmplted = 1</w:t>
            </w:r>
            <w:r>
              <w:rPr>
                <w:sz w:val="17"/>
                <w:lang w:val="zh-Hans"/>
              </w:rPr>
              <w:t xml:space="preserve">），清除已完成的位，然后移动尾部指针。软件必须将指针指向它更新的最后一个描述符。描述符必须对齐 </w:t>
            </w:r>
            <w:r>
              <w:rPr>
                <w:sz w:val="17"/>
                <w:lang w:val="zh-Hans"/>
              </w:rPr>
              <w:t xml:space="preserve">16 </w:t>
            </w:r>
            <w:r>
              <w:rPr>
                <w:sz w:val="17"/>
                <w:lang w:val="zh-Hans"/>
              </w:rPr>
              <w:t xml:space="preserve">个单词，即 </w:t>
            </w:r>
            <w:r>
              <w:rPr>
                <w:sz w:val="17"/>
                <w:lang w:val="zh-Hans"/>
              </w:rPr>
              <w:t>0x00</w:t>
            </w:r>
            <w:r>
              <w:rPr>
                <w:sz w:val="17"/>
                <w:lang w:val="zh-Hans"/>
              </w:rPr>
              <w:t>、</w:t>
            </w:r>
            <w:r>
              <w:rPr>
                <w:sz w:val="17"/>
                <w:lang w:val="zh-Hans"/>
              </w:rPr>
              <w:t>0x40</w:t>
            </w:r>
            <w:r>
              <w:rPr>
                <w:sz w:val="17"/>
                <w:lang w:val="zh-Hans"/>
              </w:rPr>
              <w:t>、</w:t>
            </w:r>
            <w:r>
              <w:rPr>
                <w:sz w:val="17"/>
                <w:lang w:val="zh-Hans"/>
              </w:rPr>
              <w:t>0x80</w:t>
            </w:r>
            <w:r>
              <w:rPr>
                <w:sz w:val="17"/>
                <w:lang w:val="zh-Hans"/>
              </w:rPr>
              <w:t xml:space="preserve">等。任何其他对齐都有未定义的结果。 </w:t>
            </w:r>
          </w:p>
        </w:tc>
      </w:tr>
    </w:tbl>
    <w:p>
      <w:pPr>
        <w:pStyle w:val="4"/>
        <w:ind w:left="755" w:right="67" w:hanging="10"/>
        <w:rPr/>
      </w:pPr>
      <w:r>
        <w:rPr>
          <w:lang w:val="zh-Hans"/>
        </w:rPr>
        <w:t>MM2S_TAILDESC_MSB</w:t>
      </w:r>
      <w:r>
        <w:rPr>
          <w:lang w:val="zh-Hans"/>
        </w:rPr>
        <w:t>（</w:t>
      </w:r>
      <w:r>
        <w:rPr>
          <w:lang w:val="zh-Hans"/>
        </w:rPr>
        <w:t xml:space="preserve">MM2S DMA </w:t>
      </w:r>
      <w:r>
        <w:rPr>
          <w:lang w:val="zh-Hans"/>
        </w:rPr>
        <w:t xml:space="preserve">尾部描述符指针寄存器 – 偏移 </w:t>
      </w:r>
      <w:r>
        <w:rPr>
          <w:lang w:val="zh-Hans"/>
        </w:rPr>
        <w:t>14h</w:t>
      </w:r>
      <w:r>
        <w:rPr>
          <w:lang w:val="zh-Hans"/>
        </w:rPr>
        <w:t>）</w:t>
      </w:r>
    </w:p>
    <w:p>
      <w:pPr>
        <w:pStyle w:val="Normal"/>
        <w:spacing w:lineRule="auto" w:line="235" w:before="0" w:after="94"/>
        <w:ind w:left="755" w:right="0" w:hanging="10"/>
        <w:jc w:val="left"/>
        <w:rPr/>
      </w:pPr>
      <w:r>
        <w:rPr>
          <w:lang w:val="zh-Hans"/>
        </w:rPr>
        <w:t xml:space="preserve">此寄存器为内存映射提供上 </w:t>
      </w:r>
      <w:r>
        <w:rPr>
          <w:lang w:val="zh-Hans"/>
        </w:rPr>
        <w:t xml:space="preserve">32 </w:t>
      </w:r>
      <w:r>
        <w:rPr>
          <w:lang w:val="zh-Hans"/>
        </w:rPr>
        <w:t xml:space="preserve">位尾描述符指针，用于流式传输 </w:t>
      </w:r>
      <w:r>
        <w:rPr>
          <w:lang w:val="zh-Hans"/>
        </w:rPr>
        <w:t xml:space="preserve">DMA </w:t>
      </w:r>
      <w:r>
        <w:rPr>
          <w:lang w:val="zh-Hans"/>
        </w:rPr>
        <w:t xml:space="preserve">散点收集描述符管理。这仅适用于地址速度超过 </w:t>
      </w:r>
      <w:r>
        <w:rPr>
          <w:lang w:val="zh-Hans"/>
        </w:rPr>
        <w:t xml:space="preserve">32 </w:t>
      </w:r>
      <w:r>
        <w:rPr>
          <w:lang w:val="zh-Hans"/>
        </w:rPr>
        <w:t>位宽的情况。</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2-7</w:t>
      </w:r>
    </w:p>
    <w:p>
      <w:pPr>
        <w:pStyle w:val="Normal"/>
        <w:spacing w:lineRule="auto" w:line="259" w:before="0" w:after="123"/>
        <w:ind w:left="156" w:right="0" w:hanging="0"/>
        <w:jc w:val="left"/>
        <w:rPr/>
      </w:pPr>
      <w:r>
        <w:rPr/>
        <mc:AlternateContent>
          <mc:Choice Requires="wpg">
            <w:drawing>
              <wp:inline distT="0" distB="0" distL="0" distR="0" wp14:anchorId="4F615A6C">
                <wp:extent cx="6219825" cy="295275"/>
                <wp:effectExtent l="0" t="0" r="0" b="0"/>
                <wp:docPr id="44" name="形状29"/>
                <a:graphic xmlns:a="http://schemas.openxmlformats.org/drawingml/2006/main">
                  <a:graphicData uri="http://schemas.microsoft.com/office/word/2010/wordprocessingGroup">
                    <wpg:wgp>
                      <wpg:cNvGrpSpPr/>
                      <wpg:grpSpPr>
                        <a:xfrm>
                          <a:off x="0" y="0"/>
                          <a:ext cx="6219360" cy="294480"/>
                        </a:xfrm>
                      </wpg:grpSpPr>
                      <wps:wsp>
                        <wps:cNvSpPr/>
                        <wps:spPr>
                          <a:xfrm>
                            <a:off x="3240" y="178920"/>
                            <a:ext cx="6200640" cy="115560"/>
                          </a:xfrm>
                          <a:custGeom>
                            <a:avLst/>
                            <a:gdLst/>
                            <a:ahLst/>
                            <a:rect l="l" t="t" r="r" b="b"/>
                            <a:pathLst>
                              <a:path w="6197960" h="116395">
                                <a:moveTo>
                                  <a:pt x="0" y="0"/>
                                </a:moveTo>
                                <a:cubicBezTo>
                                  <a:pt x="0" y="32318"/>
                                  <a:pt x="52447" y="58133"/>
                                  <a:pt x="116236" y="58133"/>
                                </a:cubicBezTo>
                                <a:lnTo>
                                  <a:pt x="2982813" y="58133"/>
                                </a:lnTo>
                                <a:cubicBezTo>
                                  <a:pt x="3047421" y="58133"/>
                                  <a:pt x="3099049" y="84487"/>
                                  <a:pt x="3099049" y="116395"/>
                                </a:cubicBezTo>
                                <a:cubicBezTo>
                                  <a:pt x="3099049" y="84487"/>
                                  <a:pt x="3151497" y="58133"/>
                                  <a:pt x="3215147" y="58133"/>
                                </a:cubicBezTo>
                                <a:lnTo>
                                  <a:pt x="6081862" y="58133"/>
                                </a:lnTo>
                                <a:cubicBezTo>
                                  <a:pt x="6146331" y="58133"/>
                                  <a:pt x="6197960" y="32318"/>
                                  <a:pt x="6197960" y="0"/>
                                </a:cubicBezTo>
                              </a:path>
                            </a:pathLst>
                          </a:custGeom>
                          <a:noFill/>
                          <a:ln cap="rnd" w="10080">
                            <a:solidFill>
                              <a:srgbClr val="ffffff"/>
                            </a:solidFill>
                            <a:round/>
                          </a:ln>
                        </wps:spPr>
                        <wps:style>
                          <a:lnRef idx="1"/>
                          <a:fillRef idx="0"/>
                          <a:effectRef idx="0"/>
                          <a:fontRef idx="minor"/>
                        </wps:style>
                        <wps:bodyPr/>
                      </wps:wsp>
                      <wps:wsp>
                        <wps:cNvSpPr/>
                        <wps:spPr>
                          <a:xfrm>
                            <a:off x="0" y="0"/>
                            <a:ext cx="6219360" cy="154800"/>
                          </a:xfrm>
                          <a:custGeom>
                            <a:avLst/>
                            <a:gdLst/>
                            <a:ahLst/>
                            <a:rect l="l" t="t" r="r" b="b"/>
                            <a:pathLst>
                              <a:path w="6216357" h="155061">
                                <a:moveTo>
                                  <a:pt x="0" y="0"/>
                                </a:moveTo>
                                <a:lnTo>
                                  <a:pt x="6216357" y="0"/>
                                </a:lnTo>
                                <a:lnTo>
                                  <a:pt x="6216357" y="155061"/>
                                </a:lnTo>
                                <a:lnTo>
                                  <a:pt x="0" y="155061"/>
                                </a:lnTo>
                                <a:close/>
                              </a:path>
                            </a:pathLst>
                          </a:custGeom>
                          <a:noFill/>
                          <a:ln cap="rnd" w="10080">
                            <a:solidFill>
                              <a:srgbClr val="ffffff"/>
                            </a:solidFill>
                            <a:round/>
                          </a:ln>
                        </wps:spPr>
                        <wps:style>
                          <a:lnRef idx="1"/>
                          <a:fillRef idx="0"/>
                          <a:effectRef idx="0"/>
                          <a:fontRef idx="minor"/>
                        </wps:style>
                        <wps:bodyPr/>
                      </wps:wsp>
                      <wps:wsp>
                        <wps:cNvSpPr/>
                        <wps:spPr>
                          <a:xfrm>
                            <a:off x="49680" y="43200"/>
                            <a:ext cx="15804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wps:txbx>
                        <wps:bodyPr lIns="0" rIns="0" tIns="0" bIns="0">
                          <a:noAutofit/>
                        </wps:bodyPr>
                      </wps:wsp>
                      <wps:wsp>
                        <wps:cNvSpPr/>
                        <wps:spPr>
                          <a:xfrm>
                            <a:off x="6088320" y="4320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29" style="position:absolute;margin-left:0pt;margin-top:-23.25pt;width:489.7pt;height:23.2pt" coordorigin="0,-465" coordsize="9794,464">
                <v:rect id="shape_0" stroked="f" style="position:absolute;left:78;top:-397;width:248;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9588;top:-397;width:121;height:214;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554" w:right="537" w:hanging="10"/>
        <w:jc w:val="center"/>
        <w:rPr/>
      </w:pPr>
      <w:r>
        <w:rPr>
          <w:sz w:val="17"/>
          <w:lang w:val="zh-Hans"/>
        </w:rPr>
        <w:t xml:space="preserve">尾部描述符指针 </w:t>
      </w:r>
      <w:r>
        <w:rPr>
          <w:sz w:val="17"/>
          <w:lang w:val="zh-Hans"/>
        </w:rPr>
        <w:t>[31</w:t>
      </w:r>
      <w:r>
        <w:rPr>
          <w:sz w:val="17"/>
          <w:lang w:val="zh-Hans"/>
        </w:rPr>
        <w:t>：</w:t>
      </w:r>
      <w:r>
        <w:rPr>
          <w:sz w:val="17"/>
          <w:lang w:val="zh-Hans"/>
        </w:rPr>
        <w:t>0]</w:t>
      </w:r>
    </w:p>
    <w:p>
      <w:pPr>
        <w:pStyle w:val="Normal"/>
        <w:spacing w:lineRule="auto" w:line="264" w:before="0" w:after="177"/>
        <w:ind w:left="10" w:right="88" w:hanging="10"/>
        <w:jc w:val="right"/>
        <w:rPr/>
      </w:pPr>
      <w:r>
        <w:rPr>
          <w:sz w:val="11"/>
          <w:lang w:val="zh-Hans"/>
        </w:rPr>
        <w:t>X14582</w:t>
      </w:r>
    </w:p>
    <w:p>
      <w:pPr>
        <w:pStyle w:val="Normal"/>
        <w:tabs>
          <w:tab w:val="clear" w:pos="420"/>
          <w:tab w:val="center" w:pos="3408"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2-7</w:t>
      </w:r>
      <w:r>
        <w:rPr>
          <w:i/>
          <w:lang w:val="zh-Hans"/>
        </w:rPr>
        <w:t>：</w:t>
      </w:r>
      <w:r>
        <w:rPr>
          <w:i/>
          <w:lang w:val="zh-Hans"/>
        </w:rPr>
        <w:tab/>
      </w:r>
      <w:r>
        <w:rPr>
          <w:b/>
          <w:lang w:val="zh-Hans"/>
        </w:rPr>
        <w:t xml:space="preserve">MM2S_TAILDESC_MSB </w:t>
      </w:r>
      <w:r>
        <w:rPr>
          <w:b/>
          <w:lang w:val="zh-Hans"/>
        </w:rPr>
        <w:t>注册</w:t>
      </w:r>
    </w:p>
    <w:p>
      <w:pPr>
        <w:pStyle w:val="Normal"/>
        <w:tabs>
          <w:tab w:val="clear" w:pos="420"/>
          <w:tab w:val="center" w:pos="3131" w:leader="none"/>
        </w:tabs>
        <w:spacing w:lineRule="auto" w:line="264" w:before="0" w:after="3"/>
        <w:ind w:left="-15" w:right="0" w:hanging="0"/>
        <w:jc w:val="left"/>
        <w:rPr/>
      </w:pPr>
      <w:r>
        <w:rPr>
          <w:i/>
          <w:lang w:val="zh-Hans"/>
        </w:rPr>
        <w:t xml:space="preserve">表 </w:t>
      </w:r>
      <w:r>
        <w:rPr>
          <w:i/>
          <w:lang w:val="zh-Hans"/>
        </w:rPr>
        <w:t>2-11</w:t>
      </w:r>
      <w:r>
        <w:rPr>
          <w:i/>
          <w:lang w:val="zh-Hans"/>
        </w:rPr>
        <w:t>：</w:t>
      </w:r>
      <w:r>
        <w:rPr>
          <w:i/>
          <w:lang w:val="zh-Hans"/>
        </w:rPr>
        <w:tab/>
      </w:r>
      <w:r>
        <w:rPr>
          <w:b/>
          <w:lang w:val="zh-Hans"/>
        </w:rPr>
        <w:t xml:space="preserve">MM2S_TAILDESC_MSB </w:t>
      </w:r>
      <w:r>
        <w:rPr>
          <w:b/>
          <w:lang w:val="zh-Hans"/>
        </w:rPr>
        <w:t>寄存器详细信息</w:t>
      </w:r>
    </w:p>
    <w:tbl>
      <w:tblPr>
        <w:tblStyle w:val="TableGrid"/>
        <w:tblW w:w="10109" w:type="dxa"/>
        <w:jc w:val="left"/>
        <w:tblInd w:w="0" w:type="dxa"/>
        <w:tblCellMar>
          <w:top w:w="82" w:type="dxa"/>
          <w:left w:w="90" w:type="dxa"/>
          <w:bottom w:w="0" w:type="dxa"/>
          <w:right w:w="57" w:type="dxa"/>
        </w:tblCellMar>
        <w:tblLook w:val="04a0" w:noHBand="0" w:noVBand="1" w:firstColumn="1" w:lastRow="0" w:lastColumn="0" w:firstRow="1"/>
      </w:tblPr>
      <w:tblGrid>
        <w:gridCol w:w="1265"/>
        <w:gridCol w:w="1618"/>
        <w:gridCol w:w="889"/>
        <w:gridCol w:w="805"/>
        <w:gridCol w:w="5532"/>
      </w:tblGrid>
      <w:tr>
        <w:trPr>
          <w:trHeight w:val="640" w:hRule="atLeast"/>
        </w:trPr>
        <w:tc>
          <w:tcPr>
            <w:tcW w:w="126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8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0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532"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4940" w:hRule="atLeast"/>
        </w:trPr>
        <w:tc>
          <w:tcPr>
            <w:tcW w:w="126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45" w:author="未知作者" w:date="2023-05-06T11:18:33Z">
              <w:r>
                <w:rPr>
                  <w:sz w:val="19"/>
                  <w:lang w:val="zh-Hans"/>
                </w:rPr>
                <w:delText>比</w:delText>
              </w:r>
            </w:del>
            <w:ins w:id="46"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尾部描述符指针</w:t>
            </w:r>
          </w:p>
        </w:tc>
        <w:tc>
          <w:tcPr>
            <w:tcW w:w="88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80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2"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1"/>
              <w:ind w:left="0" w:right="87" w:hanging="0"/>
              <w:rPr/>
            </w:pPr>
            <w:r>
              <w:rPr>
                <w:sz w:val="19"/>
                <w:lang w:val="zh-Hans"/>
              </w:rPr>
              <w:t>指示描述符链中的暂停指针。</w:t>
            </w:r>
            <w:r>
              <w:rPr>
                <w:sz w:val="19"/>
                <w:lang w:val="zh-Hans"/>
              </w:rPr>
              <w:t xml:space="preserve">AXI DMA SG </w:t>
            </w:r>
            <w:r>
              <w:rPr>
                <w:sz w:val="19"/>
                <w:lang w:val="zh-Hans"/>
              </w:rPr>
              <w:t xml:space="preserve">引擎在完成对当前描述符指针与尾描述符指针匹配的描述符的操作后暂停描述符提取。 </w:t>
            </w:r>
          </w:p>
          <w:p>
            <w:pPr>
              <w:pStyle w:val="Normal"/>
              <w:spacing w:lineRule="auto" w:line="218" w:before="0" w:after="80"/>
              <w:ind w:left="0" w:right="0" w:hanging="0"/>
              <w:jc w:val="left"/>
              <w:rPr/>
            </w:pPr>
            <w:r>
              <w:rPr>
                <w:sz w:val="19"/>
                <w:lang w:val="zh-Hans"/>
              </w:rPr>
              <w:t xml:space="preserve">当 </w:t>
            </w:r>
            <w:r>
              <w:rPr>
                <w:sz w:val="19"/>
                <w:lang w:val="zh-Hans"/>
              </w:rPr>
              <w:t xml:space="preserve">AXI DMA </w:t>
            </w:r>
            <w:r>
              <w:rPr>
                <w:sz w:val="19"/>
                <w:lang w:val="zh-Hans"/>
              </w:rPr>
              <w:t>通道未停止时 （</w:t>
            </w:r>
            <w:r>
              <w:rPr>
                <w:sz w:val="19"/>
                <w:lang w:val="zh-Hans"/>
              </w:rPr>
              <w:t>DMASR.</w:t>
            </w:r>
            <w:r>
              <w:rPr>
                <w:sz w:val="19"/>
                <w:lang w:val="zh-Hans"/>
              </w:rPr>
              <w:t xml:space="preserve">停止 </w:t>
            </w:r>
            <w:r>
              <w:rPr>
                <w:sz w:val="19"/>
                <w:lang w:val="zh-Hans"/>
              </w:rPr>
              <w:t>= 0</w:t>
            </w:r>
            <w:r>
              <w:rPr>
                <w:sz w:val="19"/>
                <w:lang w:val="zh-Hans"/>
              </w:rPr>
              <w:t>），</w:t>
            </w:r>
            <w:r>
              <w:rPr>
                <w:sz w:val="19"/>
                <w:lang w:val="zh-Hans"/>
              </w:rPr>
              <w:t xml:space="preserve">CPU </w:t>
            </w:r>
            <w:r>
              <w:rPr>
                <w:sz w:val="19"/>
                <w:lang w:val="zh-Hans"/>
              </w:rPr>
              <w:t>对</w:t>
            </w:r>
            <w:r>
              <w:rPr>
                <w:sz w:val="19"/>
                <w:lang w:val="zh-Hans"/>
              </w:rPr>
              <w:t>TAILDESC_PTR_MSB</w:t>
            </w:r>
            <w:r>
              <w:rPr>
                <w:sz w:val="19"/>
                <w:lang w:val="zh-Hans"/>
              </w:rPr>
              <w:t xml:space="preserve">寄存器的写入会导致 </w:t>
            </w:r>
            <w:r>
              <w:rPr>
                <w:sz w:val="19"/>
                <w:lang w:val="zh-Hans"/>
              </w:rPr>
              <w:t xml:space="preserve">AXI DMA SG </w:t>
            </w:r>
            <w:r>
              <w:rPr>
                <w:sz w:val="19"/>
                <w:lang w:val="zh-Hans"/>
              </w:rPr>
              <w:t>引擎开始获取描述符或在空闲时重新启动 （</w:t>
            </w:r>
            <w:r>
              <w:rPr>
                <w:sz w:val="19"/>
                <w:lang w:val="zh-Hans"/>
              </w:rPr>
              <w:t>DMASR.</w:t>
            </w:r>
            <w:r>
              <w:rPr>
                <w:sz w:val="19"/>
                <w:lang w:val="zh-Hans"/>
              </w:rPr>
              <w:t xml:space="preserve">空闲 </w:t>
            </w:r>
            <w:r>
              <w:rPr>
                <w:sz w:val="19"/>
                <w:lang w:val="zh-Hans"/>
              </w:rPr>
              <w:t>= 1</w:t>
            </w:r>
            <w:r>
              <w:rPr>
                <w:sz w:val="19"/>
                <w:lang w:val="zh-Hans"/>
              </w:rPr>
              <w:t>）。如果它不是空闲的，则写入</w:t>
            </w:r>
            <w:r>
              <w:rPr>
                <w:sz w:val="19"/>
                <w:lang w:val="zh-Hans"/>
              </w:rPr>
              <w:t>TAILDESC_PTR</w:t>
            </w:r>
            <w:r>
              <w:rPr>
                <w:sz w:val="19"/>
                <w:lang w:val="zh-Hans"/>
              </w:rPr>
              <w:t>除了重新定位暂停点外，没有效果。</w:t>
            </w:r>
          </w:p>
          <w:p>
            <w:pPr>
              <w:pStyle w:val="Normal"/>
              <w:spacing w:lineRule="auto" w:line="218" w:before="0" w:after="96"/>
              <w:ind w:left="0" w:right="0" w:hanging="0"/>
              <w:jc w:val="left"/>
              <w:rPr/>
            </w:pPr>
            <w:r>
              <w:rPr>
                <w:sz w:val="19"/>
                <w:lang w:val="zh-Hans"/>
              </w:rPr>
              <w:t xml:space="preserve">如果 </w:t>
            </w:r>
            <w:r>
              <w:rPr>
                <w:sz w:val="19"/>
                <w:lang w:val="zh-Hans"/>
              </w:rPr>
              <w:t xml:space="preserve">AXI DMA </w:t>
            </w:r>
            <w:r>
              <w:rPr>
                <w:sz w:val="19"/>
                <w:lang w:val="zh-Hans"/>
              </w:rPr>
              <w:t>通道停止（</w:t>
            </w:r>
            <w:r>
              <w:rPr>
                <w:sz w:val="19"/>
                <w:lang w:val="zh-Hans"/>
              </w:rPr>
              <w:t>DMASR.</w:t>
            </w:r>
            <w:r>
              <w:rPr>
                <w:sz w:val="19"/>
                <w:lang w:val="zh-Hans"/>
              </w:rPr>
              <w:t xml:space="preserve">已停止 </w:t>
            </w:r>
            <w:r>
              <w:rPr>
                <w:sz w:val="19"/>
                <w:lang w:val="zh-Hans"/>
              </w:rPr>
              <w:t xml:space="preserve">= 1 </w:t>
            </w:r>
            <w:r>
              <w:rPr>
                <w:sz w:val="19"/>
                <w:lang w:val="zh-Hans"/>
              </w:rPr>
              <w:t xml:space="preserve">和 </w:t>
            </w:r>
            <w:r>
              <w:rPr>
                <w:sz w:val="19"/>
                <w:lang w:val="zh-Hans"/>
              </w:rPr>
              <w:t>DMACR</w:t>
            </w:r>
            <w:r>
              <w:rPr>
                <w:sz w:val="19"/>
                <w:lang w:val="zh-Hans"/>
              </w:rPr>
              <w:t>。</w:t>
            </w:r>
            <w:r>
              <w:rPr>
                <w:sz w:val="19"/>
                <w:lang w:val="zh-Hans"/>
              </w:rPr>
              <w:t>RS = 0</w:t>
            </w:r>
            <w:r>
              <w:rPr>
                <w:sz w:val="19"/>
                <w:lang w:val="zh-Hans"/>
              </w:rPr>
              <w:t>），</w:t>
            </w:r>
            <w:r>
              <w:rPr>
                <w:sz w:val="19"/>
                <w:lang w:val="zh-Hans"/>
              </w:rPr>
              <w:t xml:space="preserve">CPU </w:t>
            </w:r>
            <w:r>
              <w:rPr>
                <w:sz w:val="19"/>
                <w:lang w:val="zh-Hans"/>
              </w:rPr>
              <w:t>对</w:t>
            </w:r>
            <w:r>
              <w:rPr>
                <w:sz w:val="19"/>
                <w:lang w:val="zh-Hans"/>
              </w:rPr>
              <w:t>TAILDESC_PTR</w:t>
            </w:r>
            <w:r>
              <w:rPr>
                <w:sz w:val="19"/>
                <w:lang w:val="zh-Hans"/>
              </w:rPr>
              <w:t>寄存器的写入除了重新定位暂停点外没有任何效果。</w:t>
            </w:r>
          </w:p>
          <w:p>
            <w:pPr>
              <w:pStyle w:val="Normal"/>
              <w:spacing w:lineRule="auto" w:line="259" w:before="0" w:after="0"/>
              <w:ind w:left="0" w:right="72" w:hanging="0"/>
              <w:rPr/>
            </w:pPr>
            <w:r>
              <w:rPr>
                <w:b/>
                <w:i/>
                <w:sz w:val="19"/>
                <w:lang w:val="zh-Hans"/>
              </w:rPr>
              <w:t xml:space="preserve">注： </w:t>
            </w:r>
            <w:r>
              <w:rPr>
                <w:sz w:val="17"/>
                <w:lang w:val="zh-Hans"/>
              </w:rPr>
              <w:t>软件不得将指针移动到尚未更新的位置。软件处理并重新分配所有已完成的描述符 （</w:t>
            </w:r>
            <w:r>
              <w:rPr>
                <w:sz w:val="17"/>
                <w:lang w:val="zh-Hans"/>
              </w:rPr>
              <w:t>Cmplted = 1</w:t>
            </w:r>
            <w:r>
              <w:rPr>
                <w:sz w:val="17"/>
                <w:lang w:val="zh-Hans"/>
              </w:rPr>
              <w:t xml:space="preserve">），清除已完成的位，然后移动尾部指针。软件必须将指针移动到它更新的最后一个描述符。描述符必须对齐 </w:t>
            </w:r>
            <w:r>
              <w:rPr>
                <w:sz w:val="17"/>
                <w:lang w:val="zh-Hans"/>
              </w:rPr>
              <w:t xml:space="preserve">16 </w:t>
            </w:r>
            <w:r>
              <w:rPr>
                <w:sz w:val="17"/>
                <w:lang w:val="zh-Hans"/>
              </w:rPr>
              <w:t xml:space="preserve">个单词，即 </w:t>
            </w:r>
            <w:r>
              <w:rPr>
                <w:sz w:val="17"/>
                <w:lang w:val="zh-Hans"/>
              </w:rPr>
              <w:t>0x00</w:t>
            </w:r>
            <w:r>
              <w:rPr>
                <w:sz w:val="17"/>
                <w:lang w:val="zh-Hans"/>
              </w:rPr>
              <w:t>、</w:t>
            </w:r>
            <w:r>
              <w:rPr>
                <w:sz w:val="17"/>
                <w:lang w:val="zh-Hans"/>
              </w:rPr>
              <w:t>0x40</w:t>
            </w:r>
            <w:r>
              <w:rPr>
                <w:sz w:val="17"/>
                <w:lang w:val="zh-Hans"/>
              </w:rPr>
              <w:t>、</w:t>
            </w:r>
            <w:r>
              <w:rPr>
                <w:sz w:val="17"/>
                <w:lang w:val="zh-Hans"/>
              </w:rPr>
              <w:t>0x80</w:t>
            </w:r>
            <w:r>
              <w:rPr>
                <w:sz w:val="17"/>
                <w:lang w:val="zh-Hans"/>
              </w:rPr>
              <w:t xml:space="preserve">等。任何其他对齐都有未定义的结果。 </w:t>
            </w:r>
          </w:p>
        </w:tc>
      </w:tr>
    </w:tbl>
    <w:p>
      <w:pPr>
        <w:pStyle w:val="4"/>
        <w:ind w:left="755" w:right="67" w:hanging="10"/>
        <w:rPr/>
      </w:pPr>
      <w:r>
        <w:rPr>
          <w:lang w:val="zh-Hans"/>
        </w:rPr>
        <w:t>MM2S_SA</w:t>
      </w:r>
      <w:r>
        <w:rPr>
          <w:lang w:val="zh-Hans"/>
        </w:rPr>
        <w:t>（</w:t>
      </w:r>
      <w:r>
        <w:rPr>
          <w:lang w:val="zh-Hans"/>
        </w:rPr>
        <w:t xml:space="preserve">MM2S DMA </w:t>
      </w:r>
      <w:r>
        <w:rPr>
          <w:lang w:val="zh-Hans"/>
        </w:rPr>
        <w:t xml:space="preserve">源地址寄存器 – 偏移 </w:t>
      </w:r>
      <w:r>
        <w:rPr>
          <w:lang w:val="zh-Hans"/>
        </w:rPr>
        <w:t>18h</w:t>
      </w:r>
      <w:r>
        <w:rPr>
          <w:lang w:val="zh-Hans"/>
        </w:rPr>
        <w:t xml:space="preserve">） </w:t>
      </w:r>
    </w:p>
    <w:p>
      <w:pPr>
        <w:pStyle w:val="Normal"/>
        <w:spacing w:before="0" w:after="94"/>
        <w:ind w:left="748" w:right="43" w:hanging="3"/>
        <w:rPr/>
      </w:pPr>
      <w:r>
        <w:rPr>
          <w:lang w:val="zh-Hans"/>
        </w:rPr>
        <w:t xml:space="preserve">此寄存器提供源地址，用于读取内存映射到流 </w:t>
      </w:r>
      <w:r>
        <w:rPr>
          <w:lang w:val="zh-Hans"/>
        </w:rPr>
        <w:t xml:space="preserve">DMA </w:t>
      </w:r>
      <w:r>
        <w:rPr>
          <w:lang w:val="zh-Hans"/>
        </w:rPr>
        <w:t>传输的系统内存。</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2-8</w:t>
      </w:r>
    </w:p>
    <w:p>
      <w:pPr>
        <w:pStyle w:val="Normal"/>
        <w:spacing w:lineRule="auto" w:line="259" w:before="0" w:after="126"/>
        <w:ind w:left="95" w:right="0" w:hanging="0"/>
        <w:jc w:val="left"/>
        <w:rPr/>
      </w:pPr>
      <w:r>
        <w:rPr/>
        <mc:AlternateContent>
          <mc:Choice Requires="wpg">
            <w:drawing>
              <wp:inline distT="0" distB="0" distL="0" distR="0" wp14:anchorId="1FF2CCA0">
                <wp:extent cx="6306185" cy="299720"/>
                <wp:effectExtent l="0" t="0" r="0" b="0"/>
                <wp:docPr id="45" name="形状30"/>
                <a:graphic xmlns:a="http://schemas.openxmlformats.org/drawingml/2006/main">
                  <a:graphicData uri="http://schemas.microsoft.com/office/word/2010/wordprocessingGroup">
                    <wpg:wgp>
                      <wpg:cNvGrpSpPr/>
                      <wpg:grpSpPr>
                        <a:xfrm>
                          <a:off x="0" y="0"/>
                          <a:ext cx="6305400" cy="299160"/>
                        </a:xfrm>
                      </wpg:grpSpPr>
                      <wps:wsp>
                        <wps:cNvSpPr/>
                        <wps:spPr>
                          <a:xfrm>
                            <a:off x="3240" y="181440"/>
                            <a:ext cx="6297840" cy="117360"/>
                          </a:xfrm>
                          <a:custGeom>
                            <a:avLst/>
                            <a:gdLst/>
                            <a:ahLst/>
                            <a:rect l="l" t="t" r="r" b="b"/>
                            <a:pathLst>
                              <a:path w="6295407" h="118078">
                                <a:moveTo>
                                  <a:pt x="6295407" y="0"/>
                                </a:moveTo>
                                <a:cubicBezTo>
                                  <a:pt x="6295407" y="32784"/>
                                  <a:pt x="6242964" y="58968"/>
                                  <a:pt x="6177481" y="58968"/>
                                </a:cubicBezTo>
                                <a:lnTo>
                                  <a:pt x="3265699" y="58968"/>
                                </a:lnTo>
                                <a:cubicBezTo>
                                  <a:pt x="3201049" y="58968"/>
                                  <a:pt x="3147773" y="85703"/>
                                  <a:pt x="3147773" y="118078"/>
                                </a:cubicBezTo>
                                <a:cubicBezTo>
                                  <a:pt x="3147773" y="85703"/>
                                  <a:pt x="3095329" y="58968"/>
                                  <a:pt x="3029708" y="58968"/>
                                </a:cubicBezTo>
                                <a:lnTo>
                                  <a:pt x="118065" y="58968"/>
                                </a:lnTo>
                                <a:cubicBezTo>
                                  <a:pt x="53276" y="58968"/>
                                  <a:pt x="0" y="32784"/>
                                  <a:pt x="0" y="0"/>
                                </a:cubicBezTo>
                              </a:path>
                            </a:pathLst>
                          </a:custGeom>
                          <a:noFill/>
                          <a:ln cap="rnd" w="10080">
                            <a:solidFill>
                              <a:srgbClr val="ffffff"/>
                            </a:solidFill>
                            <a:round/>
                          </a:ln>
                        </wps:spPr>
                        <wps:style>
                          <a:lnRef idx="1"/>
                          <a:fillRef idx="0"/>
                          <a:effectRef idx="0"/>
                          <a:fontRef idx="minor"/>
                        </wps:style>
                        <wps:bodyPr/>
                      </wps:wsp>
                      <wps:wsp>
                        <wps:cNvSpPr/>
                        <wps:spPr>
                          <a:xfrm>
                            <a:off x="0" y="0"/>
                            <a:ext cx="6305400" cy="157320"/>
                          </a:xfrm>
                          <a:custGeom>
                            <a:avLst/>
                            <a:gdLst/>
                            <a:ahLst/>
                            <a:rect l="l" t="t" r="r" b="b"/>
                            <a:pathLst>
                              <a:path w="6303197" h="157296">
                                <a:moveTo>
                                  <a:pt x="6303197" y="157296"/>
                                </a:moveTo>
                                <a:lnTo>
                                  <a:pt x="0" y="157296"/>
                                </a:lnTo>
                                <a:lnTo>
                                  <a:pt x="0" y="0"/>
                                </a:lnTo>
                                <a:lnTo>
                                  <a:pt x="6303197" y="0"/>
                                </a:lnTo>
                              </a:path>
                            </a:pathLst>
                          </a:custGeom>
                          <a:noFill/>
                          <a:ln cap="rnd" w="10080">
                            <a:solidFill>
                              <a:srgbClr val="ffffff"/>
                            </a:solidFill>
                            <a:round/>
                          </a:ln>
                        </wps:spPr>
                        <wps:style>
                          <a:lnRef idx="1"/>
                          <a:fillRef idx="0"/>
                          <a:effectRef idx="0"/>
                          <a:fontRef idx="minor"/>
                        </wps:style>
                        <wps:bodyPr/>
                      </wps:wsp>
                      <wps:wsp>
                        <wps:cNvSpPr/>
                        <wps:spPr>
                          <a:xfrm>
                            <a:off x="452880" y="44280"/>
                            <a:ext cx="161280" cy="138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wps:txbx>
                        <wps:bodyPr lIns="0" rIns="0" tIns="0" bIns="0">
                          <a:noAutofit/>
                        </wps:bodyPr>
                      </wps:wsp>
                      <wps:wsp>
                        <wps:cNvSpPr/>
                        <wps:spPr>
                          <a:xfrm>
                            <a:off x="5681880" y="44280"/>
                            <a:ext cx="78840" cy="138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30" style="position:absolute;margin-left:0pt;margin-top:-23.6pt;width:496.5pt;height:23.55pt" coordorigin="0,-472" coordsize="9930,471">
                <v:rect id="shape_0" stroked="f" style="position:absolute;left:713;top:-403;width:253;height:217;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48;top:-403;width:123;height:217;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jc w:val="center"/>
        <w:rPr/>
      </w:pPr>
      <w:r>
        <w:rPr>
          <w:lang w:val="zh-Hans"/>
        </w:rPr>
        <w:t>MM2S_SA</w:t>
      </w:r>
    </w:p>
    <w:p>
      <w:pPr>
        <w:pStyle w:val="Normal"/>
        <w:spacing w:lineRule="auto" w:line="264" w:before="0" w:after="302"/>
        <w:ind w:left="10" w:right="10" w:hanging="10"/>
        <w:jc w:val="right"/>
        <w:rPr/>
      </w:pPr>
      <w:r>
        <w:rPr>
          <w:sz w:val="11"/>
          <w:lang w:val="zh-Hans"/>
        </w:rPr>
        <w:t>X14579</w:t>
      </w:r>
    </w:p>
    <w:p>
      <w:pPr>
        <w:pStyle w:val="Normal"/>
        <w:tabs>
          <w:tab w:val="clear" w:pos="420"/>
          <w:tab w:val="center" w:pos="4008" w:leader="none"/>
          <w:tab w:val="center" w:pos="5651" w:leader="none"/>
        </w:tabs>
        <w:spacing w:lineRule="auto" w:line="264" w:before="0" w:after="219"/>
        <w:ind w:left="0" w:right="0" w:hanging="0"/>
        <w:jc w:val="left"/>
        <w:rPr>
          <w:rFonts w:eastAsia="PMingLiU"/>
          <w:lang w:eastAsia="zh-TW"/>
        </w:rPr>
      </w:pPr>
      <w:r>
        <w:rPr>
          <w:lang w:val="zh-Hans"/>
        </w:rPr>
        <w:tab/>
      </w:r>
      <w:r>
        <w:rPr>
          <w:i/>
          <w:lang w:val="zh-Hans"/>
        </w:rPr>
        <w:t xml:space="preserve">图 </w:t>
      </w:r>
      <w:r>
        <w:rPr>
          <w:i/>
          <w:lang w:val="zh-Hans"/>
        </w:rPr>
        <w:t>2-8</w:t>
      </w:r>
      <w:r>
        <w:rPr>
          <w:i/>
          <w:lang w:val="zh-Hans"/>
        </w:rPr>
        <w:t>：</w:t>
      </w:r>
      <w:r>
        <w:rPr>
          <w:i/>
          <w:lang w:val="zh-Hans"/>
        </w:rPr>
        <w:tab/>
      </w:r>
      <w:r>
        <w:rPr>
          <w:b/>
          <w:lang w:val="zh-Hans"/>
        </w:rPr>
        <w:t xml:space="preserve">MM2S_SA </w:t>
      </w:r>
      <w:r>
        <w:rPr>
          <w:rFonts w:eastAsia="" w:eastAsiaTheme="minorEastAsia"/>
          <w:b/>
          <w:lang w:val="zh-Hans"/>
        </w:rPr>
        <w:t>寄存器</w:t>
      </w:r>
    </w:p>
    <w:tbl>
      <w:tblPr>
        <w:tblStyle w:val="TableGrid"/>
        <w:tblpPr w:bottomFromText="0" w:horzAnchor="page" w:leftFromText="0" w:rightFromText="0" w:tblpX="1080" w:tblpY="11212" w:topFromText="0" w:vertAnchor="page"/>
        <w:tblW w:w="10109" w:type="dxa"/>
        <w:jc w:val="left"/>
        <w:tblInd w:w="0" w:type="dxa"/>
        <w:tblCellMar>
          <w:top w:w="82" w:type="dxa"/>
          <w:left w:w="89" w:type="dxa"/>
          <w:bottom w:w="0" w:type="dxa"/>
          <w:right w:w="57" w:type="dxa"/>
        </w:tblCellMar>
        <w:tblLook w:val="04a0" w:noHBand="0" w:noVBand="1" w:firstColumn="1" w:lastRow="0" w:lastColumn="0" w:firstRow="1"/>
      </w:tblPr>
      <w:tblGrid>
        <w:gridCol w:w="1265"/>
        <w:gridCol w:w="1618"/>
        <w:gridCol w:w="889"/>
        <w:gridCol w:w="805"/>
        <w:gridCol w:w="5532"/>
      </w:tblGrid>
      <w:tr>
        <w:trPr>
          <w:trHeight w:val="640" w:hRule="atLeast"/>
        </w:trPr>
        <w:tc>
          <w:tcPr>
            <w:tcW w:w="1265"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1" w:right="0" w:hanging="0"/>
              <w:jc w:val="left"/>
              <w:rPr/>
            </w:pPr>
            <w:r>
              <w:rPr>
                <w:b/>
                <w:lang w:val="zh-Hans"/>
              </w:rPr>
              <w:t>位</w:t>
            </w:r>
          </w:p>
        </w:tc>
        <w:tc>
          <w:tcPr>
            <w:tcW w:w="161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889"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默认值</w:t>
            </w:r>
          </w:p>
        </w:tc>
        <w:tc>
          <w:tcPr>
            <w:tcW w:w="805"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访问类型</w:t>
            </w:r>
          </w:p>
        </w:tc>
        <w:tc>
          <w:tcPr>
            <w:tcW w:w="5532"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1790" w:hRule="atLeast"/>
        </w:trPr>
        <w:tc>
          <w:tcPr>
            <w:tcW w:w="1265"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del w:id="47" w:author="未知作者" w:date="2023-05-06T11:18:33Z">
              <w:r>
                <w:rPr>
                  <w:sz w:val="19"/>
                  <w:lang w:val="zh-Hans"/>
                </w:rPr>
                <w:delText>比</w:delText>
              </w:r>
            </w:del>
            <w:ins w:id="48"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8"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源地址</w:t>
            </w:r>
          </w:p>
        </w:tc>
        <w:tc>
          <w:tcPr>
            <w:tcW w:w="889"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805"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2" w:type="dxa"/>
            <w:tcBorders>
              <w:top w:val="single" w:sz="12" w:space="0" w:color="850000"/>
              <w:left w:val="single" w:sz="2" w:space="0" w:color="000000"/>
              <w:bottom w:val="single" w:sz="4" w:space="0" w:color="000000"/>
              <w:right w:val="single" w:sz="2" w:space="0" w:color="000000"/>
            </w:tcBorders>
          </w:tcPr>
          <w:p>
            <w:pPr>
              <w:pStyle w:val="Normal"/>
              <w:spacing w:lineRule="auto" w:line="218" w:before="0" w:after="96"/>
              <w:ind w:left="1" w:right="0" w:hanging="0"/>
              <w:jc w:val="left"/>
              <w:rPr/>
            </w:pPr>
            <w:r>
              <w:rPr>
                <w:sz w:val="19"/>
                <w:lang w:val="zh-Hans"/>
              </w:rPr>
              <w:t xml:space="preserve">指示 </w:t>
            </w:r>
            <w:r>
              <w:rPr>
                <w:sz w:val="19"/>
                <w:lang w:val="zh-Hans"/>
              </w:rPr>
              <w:t xml:space="preserve">AXI DMA </w:t>
            </w:r>
            <w:r>
              <w:rPr>
                <w:sz w:val="19"/>
                <w:lang w:val="zh-Hans"/>
              </w:rPr>
              <w:t xml:space="preserve">读取的源地址的 </w:t>
            </w:r>
            <w:r>
              <w:rPr>
                <w:sz w:val="19"/>
                <w:lang w:val="zh-Hans"/>
              </w:rPr>
              <w:t xml:space="preserve">MSB 32 </w:t>
            </w:r>
            <w:r>
              <w:rPr>
                <w:sz w:val="19"/>
                <w:lang w:val="zh-Hans"/>
              </w:rPr>
              <w:t xml:space="preserve">位，用于将数据传输到 </w:t>
            </w:r>
            <w:r>
              <w:rPr>
                <w:sz w:val="19"/>
                <w:lang w:val="zh-Hans"/>
              </w:rPr>
              <w:t xml:space="preserve">MM2S </w:t>
            </w:r>
            <w:r>
              <w:rPr>
                <w:sz w:val="19"/>
                <w:lang w:val="zh-Hans"/>
              </w:rPr>
              <w:t xml:space="preserve">通道上的 </w:t>
            </w:r>
            <w:r>
              <w:rPr>
                <w:sz w:val="19"/>
                <w:lang w:val="zh-Hans"/>
              </w:rPr>
              <w:t xml:space="preserve">AXI4 </w:t>
            </w:r>
            <w:r>
              <w:rPr>
                <w:sz w:val="19"/>
                <w:lang w:val="zh-Hans"/>
              </w:rPr>
              <w:t>流。</w:t>
            </w:r>
          </w:p>
          <w:p>
            <w:pPr>
              <w:pStyle w:val="Normal"/>
              <w:spacing w:lineRule="auto" w:line="259" w:before="0" w:after="0"/>
              <w:ind w:left="1" w:right="74" w:hanging="0"/>
              <w:rPr/>
            </w:pPr>
            <w:r>
              <w:rPr>
                <w:b/>
                <w:i/>
                <w:sz w:val="19"/>
                <w:lang w:val="zh-Hans"/>
              </w:rPr>
              <w:t xml:space="preserve">注： </w:t>
            </w:r>
            <w:r>
              <w:rPr>
                <w:sz w:val="17"/>
                <w:lang w:val="zh-Hans"/>
              </w:rPr>
              <w:t xml:space="preserve">如果包含数据重新对齐引擎，则源地址可以位于任何字节偏移量。如果未包括数据重新对齐引擎，则 源地址必须与 </w:t>
            </w:r>
            <w:r>
              <w:rPr>
                <w:sz w:val="17"/>
                <w:lang w:val="zh-Hans"/>
              </w:rPr>
              <w:t xml:space="preserve">MM2S </w:t>
            </w:r>
            <w:r>
              <w:rPr>
                <w:sz w:val="17"/>
                <w:lang w:val="zh-Hans"/>
              </w:rPr>
              <w:t>内存映射数据宽度对齐。</w:t>
            </w:r>
          </w:p>
        </w:tc>
      </w:tr>
    </w:tbl>
    <w:p>
      <w:pPr>
        <w:pStyle w:val="Normal"/>
        <w:tabs>
          <w:tab w:val="clear" w:pos="420"/>
          <w:tab w:val="center" w:pos="2530" w:leader="none"/>
        </w:tabs>
        <w:spacing w:lineRule="auto" w:line="264" w:before="0" w:after="3"/>
        <w:ind w:left="-15" w:right="0" w:hanging="0"/>
        <w:jc w:val="left"/>
        <w:rPr/>
      </w:pPr>
      <w:r>
        <w:rPr>
          <w:i/>
          <w:lang w:val="zh-Hans"/>
        </w:rPr>
        <w:t xml:space="preserve">表 </w:t>
      </w:r>
      <w:r>
        <w:rPr>
          <w:i/>
          <w:lang w:val="zh-Hans"/>
        </w:rPr>
        <w:t>2-12</w:t>
      </w:r>
      <w:r>
        <w:rPr>
          <w:i/>
          <w:lang w:val="zh-Hans"/>
        </w:rPr>
        <w:t>：</w:t>
      </w:r>
      <w:r>
        <w:rPr>
          <w:i/>
          <w:lang w:val="zh-Hans"/>
        </w:rPr>
        <w:tab/>
      </w:r>
      <w:r>
        <w:rPr>
          <w:b/>
          <w:lang w:val="zh-Hans"/>
        </w:rPr>
        <w:t xml:space="preserve">MM2S_SA </w:t>
      </w:r>
      <w:r>
        <w:rPr>
          <w:b/>
          <w:lang w:val="zh-Hans"/>
        </w:rPr>
        <w:t>寄存器详细信息</w:t>
      </w:r>
    </w:p>
    <w:tbl>
      <w:tblPr>
        <w:tblStyle w:val="TableGrid"/>
        <w:tblW w:w="10109" w:type="dxa"/>
        <w:jc w:val="left"/>
        <w:tblInd w:w="0" w:type="dxa"/>
        <w:tblCellMar>
          <w:top w:w="82" w:type="dxa"/>
          <w:left w:w="89" w:type="dxa"/>
          <w:bottom w:w="0" w:type="dxa"/>
          <w:right w:w="57" w:type="dxa"/>
        </w:tblCellMar>
        <w:tblLook w:val="04a0" w:noHBand="0" w:noVBand="1" w:firstColumn="1" w:lastRow="0" w:lastColumn="0" w:firstRow="1"/>
      </w:tblPr>
      <w:tblGrid>
        <w:gridCol w:w="1265"/>
        <w:gridCol w:w="1618"/>
        <w:gridCol w:w="889"/>
        <w:gridCol w:w="805"/>
        <w:gridCol w:w="5532"/>
      </w:tblGrid>
      <w:tr>
        <w:trPr>
          <w:trHeight w:val="640" w:hRule="atLeast"/>
        </w:trPr>
        <w:tc>
          <w:tcPr>
            <w:tcW w:w="1265"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1" w:right="0" w:hanging="0"/>
              <w:jc w:val="left"/>
              <w:rPr/>
            </w:pPr>
            <w:r>
              <w:rPr>
                <w:b/>
                <w:lang w:val="zh-Hans"/>
              </w:rPr>
              <w:t>位</w:t>
            </w:r>
          </w:p>
        </w:tc>
        <w:tc>
          <w:tcPr>
            <w:tcW w:w="161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889"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默认值</w:t>
            </w:r>
          </w:p>
        </w:tc>
        <w:tc>
          <w:tcPr>
            <w:tcW w:w="805"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访问类型</w:t>
            </w:r>
          </w:p>
        </w:tc>
        <w:tc>
          <w:tcPr>
            <w:tcW w:w="5532"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1559" w:hRule="atLeast"/>
        </w:trPr>
        <w:tc>
          <w:tcPr>
            <w:tcW w:w="1265"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r>
              <w:rPr>
                <w:rFonts w:ascii="微软雅黑" w:hAnsi="微软雅黑" w:cs="微软雅黑" w:eastAsia="微软雅黑"/>
                <w:sz w:val="19"/>
                <w:lang w:val="zh-Hans"/>
              </w:rPr>
              <w:t>：</w:t>
            </w:r>
            <w:r>
              <w:rPr>
                <w:sz w:val="19"/>
                <w:lang w:val="zh-Hans"/>
              </w:rPr>
              <w:t xml:space="preserve"> </w:t>
            </w:r>
            <w:r>
              <w:rPr>
                <w:sz w:val="19"/>
                <w:lang w:val="zh-Hans"/>
              </w:rPr>
              <w:t>0</w:t>
            </w:r>
          </w:p>
        </w:tc>
        <w:tc>
          <w:tcPr>
            <w:tcW w:w="1618"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源地址</w:t>
            </w:r>
          </w:p>
        </w:tc>
        <w:tc>
          <w:tcPr>
            <w:tcW w:w="889"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805"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2" w:type="dxa"/>
            <w:tcBorders>
              <w:top w:val="single" w:sz="12" w:space="0" w:color="850000"/>
              <w:left w:val="single" w:sz="2" w:space="0" w:color="000000"/>
              <w:bottom w:val="single" w:sz="4" w:space="0" w:color="000000"/>
              <w:right w:val="single" w:sz="2" w:space="0" w:color="000000"/>
            </w:tcBorders>
          </w:tcPr>
          <w:p>
            <w:pPr>
              <w:pStyle w:val="Normal"/>
              <w:spacing w:lineRule="auto" w:line="218" w:before="0" w:after="96"/>
              <w:ind w:left="1" w:right="0" w:hanging="0"/>
              <w:rPr/>
            </w:pPr>
            <w:r>
              <w:rPr>
                <w:sz w:val="19"/>
                <w:lang w:val="zh-Hans"/>
              </w:rPr>
              <w:t xml:space="preserve">指示 </w:t>
            </w:r>
            <w:r>
              <w:rPr>
                <w:sz w:val="19"/>
                <w:lang w:val="zh-Hans"/>
              </w:rPr>
              <w:t xml:space="preserve">AXI DMA </w:t>
            </w:r>
            <w:r>
              <w:rPr>
                <w:sz w:val="19"/>
                <w:lang w:val="zh-Hans"/>
              </w:rPr>
              <w:t xml:space="preserve">读取的源地址，用于将数据传输到 </w:t>
            </w:r>
            <w:r>
              <w:rPr>
                <w:sz w:val="19"/>
                <w:lang w:val="zh-Hans"/>
              </w:rPr>
              <w:t xml:space="preserve">MM2S </w:t>
            </w:r>
            <w:r>
              <w:rPr>
                <w:sz w:val="19"/>
                <w:lang w:val="zh-Hans"/>
              </w:rPr>
              <w:t xml:space="preserve">通道上的 </w:t>
            </w:r>
            <w:r>
              <w:rPr>
                <w:sz w:val="19"/>
                <w:lang w:val="zh-Hans"/>
              </w:rPr>
              <w:t>AXI4-Stream</w:t>
            </w:r>
            <w:r>
              <w:rPr>
                <w:sz w:val="19"/>
                <w:lang w:val="zh-Hans"/>
              </w:rPr>
              <w:t>。</w:t>
            </w:r>
          </w:p>
          <w:p>
            <w:pPr>
              <w:pStyle w:val="Normal"/>
              <w:spacing w:lineRule="auto" w:line="259" w:before="0" w:after="0"/>
              <w:ind w:left="1" w:right="74" w:hanging="0"/>
              <w:rPr/>
            </w:pPr>
            <w:r>
              <w:rPr>
                <w:b/>
                <w:i/>
                <w:sz w:val="19"/>
                <w:lang w:val="zh-Hans"/>
              </w:rPr>
              <w:t xml:space="preserve">注： </w:t>
            </w:r>
            <w:r>
              <w:rPr>
                <w:sz w:val="17"/>
                <w:lang w:val="zh-Hans"/>
              </w:rPr>
              <w:t xml:space="preserve">如果包含数据重新对齐引擎，则源地址可以位于任何字节偏移量。如果未包括数据重新对齐引擎，则源地址 必须与 </w:t>
            </w:r>
            <w:r>
              <w:rPr>
                <w:sz w:val="17"/>
                <w:lang w:val="zh-Hans"/>
              </w:rPr>
              <w:t xml:space="preserve">MM2S </w:t>
            </w:r>
            <w:r>
              <w:rPr>
                <w:sz w:val="17"/>
                <w:lang w:val="zh-Hans"/>
              </w:rPr>
              <w:t>内存映射数据宽度对齐。</w:t>
            </w:r>
          </w:p>
        </w:tc>
      </w:tr>
    </w:tbl>
    <w:p>
      <w:pPr>
        <w:pStyle w:val="4"/>
        <w:ind w:left="755" w:right="67" w:hanging="10"/>
        <w:rPr/>
      </w:pPr>
      <w:r>
        <w:rPr>
          <w:lang w:val="zh-Hans"/>
        </w:rPr>
        <w:t>MM2S_SA_MSB</w:t>
      </w:r>
      <w:r>
        <w:rPr>
          <w:lang w:val="zh-Hans"/>
        </w:rPr>
        <w:t>（</w:t>
      </w:r>
      <w:r>
        <w:rPr>
          <w:lang w:val="zh-Hans"/>
        </w:rPr>
        <w:t xml:space="preserve">MM2S DMA </w:t>
      </w:r>
      <w:r>
        <w:rPr>
          <w:lang w:val="zh-Hans"/>
        </w:rPr>
        <w:t xml:space="preserve">源地址寄存器 – 偏移 </w:t>
      </w:r>
      <w:r>
        <w:rPr>
          <w:lang w:val="zh-Hans"/>
        </w:rPr>
        <w:t>1Ch</w:t>
      </w:r>
      <w:r>
        <w:rPr>
          <w:lang w:val="zh-Hans"/>
        </w:rPr>
        <w:t>）</w:t>
      </w:r>
    </w:p>
    <w:p>
      <w:pPr>
        <w:pStyle w:val="Normal"/>
        <w:spacing w:lineRule="auto" w:line="235" w:before="0" w:after="95"/>
        <w:ind w:left="755" w:right="0" w:hanging="10"/>
        <w:jc w:val="left"/>
        <w:rPr/>
      </w:pPr>
      <w:r>
        <w:rPr>
          <w:lang w:val="zh-Hans"/>
        </w:rPr>
        <w:t xml:space="preserve">此寄存器提供源地址的高 </w:t>
      </w:r>
      <w:r>
        <w:rPr>
          <w:lang w:val="zh-Hans"/>
        </w:rPr>
        <w:t xml:space="preserve">32 </w:t>
      </w:r>
      <w:r>
        <w:rPr>
          <w:lang w:val="zh-Hans"/>
        </w:rPr>
        <w:t xml:space="preserve">位，用于读取系统内存，以便内存映射到流 </w:t>
      </w:r>
      <w:r>
        <w:rPr>
          <w:lang w:val="zh-Hans"/>
        </w:rPr>
        <w:t xml:space="preserve">DMA </w:t>
      </w:r>
      <w:r>
        <w:rPr>
          <w:lang w:val="zh-Hans"/>
        </w:rPr>
        <w:t xml:space="preserve">传输。 仅当 </w:t>
      </w:r>
      <w:r>
        <w:rPr>
          <w:lang w:val="zh-Hans"/>
        </w:rPr>
        <w:t xml:space="preserve">DMA </w:t>
      </w:r>
      <w:r>
        <w:rPr>
          <w:lang w:val="zh-Hans"/>
        </w:rPr>
        <w:t xml:space="preserve">配置为大于 </w:t>
      </w:r>
      <w:r>
        <w:rPr>
          <w:lang w:val="zh-Hans"/>
        </w:rPr>
        <w:t xml:space="preserve">32 </w:t>
      </w:r>
      <w:r>
        <w:rPr>
          <w:lang w:val="zh-Hans"/>
        </w:rPr>
        <w:t>的地址空间时，这才适用。</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2-9</w:t>
      </w:r>
    </w:p>
    <w:p>
      <w:pPr>
        <w:pStyle w:val="Normal"/>
        <w:spacing w:lineRule="auto" w:line="259" w:before="0" w:after="126"/>
        <w:ind w:left="95" w:right="0" w:hanging="0"/>
        <w:jc w:val="left"/>
        <w:rPr/>
      </w:pPr>
      <w:r>
        <w:rPr/>
        <mc:AlternateContent>
          <mc:Choice Requires="wpg">
            <w:drawing>
              <wp:inline distT="0" distB="0" distL="0" distR="0" wp14:anchorId="787ECFC5">
                <wp:extent cx="6306185" cy="299720"/>
                <wp:effectExtent l="0" t="0" r="0" b="0"/>
                <wp:docPr id="46" name="形状31"/>
                <a:graphic xmlns:a="http://schemas.openxmlformats.org/drawingml/2006/main">
                  <a:graphicData uri="http://schemas.microsoft.com/office/word/2010/wordprocessingGroup">
                    <wpg:wgp>
                      <wpg:cNvGrpSpPr/>
                      <wpg:grpSpPr>
                        <a:xfrm>
                          <a:off x="0" y="0"/>
                          <a:ext cx="6305400" cy="299160"/>
                        </a:xfrm>
                      </wpg:grpSpPr>
                      <wps:wsp>
                        <wps:cNvSpPr/>
                        <wps:spPr>
                          <a:xfrm>
                            <a:off x="3240" y="181440"/>
                            <a:ext cx="6297840" cy="117360"/>
                          </a:xfrm>
                          <a:custGeom>
                            <a:avLst/>
                            <a:gdLst/>
                            <a:ahLst/>
                            <a:rect l="l" t="t" r="r" b="b"/>
                            <a:pathLst>
                              <a:path w="6295407" h="118078">
                                <a:moveTo>
                                  <a:pt x="6295407" y="0"/>
                                </a:moveTo>
                                <a:cubicBezTo>
                                  <a:pt x="6295407" y="32797"/>
                                  <a:pt x="6242964" y="58968"/>
                                  <a:pt x="6177481" y="58968"/>
                                </a:cubicBezTo>
                                <a:lnTo>
                                  <a:pt x="3265699" y="58968"/>
                                </a:lnTo>
                                <a:cubicBezTo>
                                  <a:pt x="3201049" y="58968"/>
                                  <a:pt x="3147773" y="85703"/>
                                  <a:pt x="3147773" y="118078"/>
                                </a:cubicBezTo>
                                <a:cubicBezTo>
                                  <a:pt x="3147773" y="85703"/>
                                  <a:pt x="3095329" y="58968"/>
                                  <a:pt x="3029708" y="58968"/>
                                </a:cubicBezTo>
                                <a:lnTo>
                                  <a:pt x="118065" y="58968"/>
                                </a:lnTo>
                                <a:cubicBezTo>
                                  <a:pt x="53276" y="58968"/>
                                  <a:pt x="0" y="32797"/>
                                  <a:pt x="0" y="0"/>
                                </a:cubicBezTo>
                              </a:path>
                            </a:pathLst>
                          </a:custGeom>
                          <a:noFill/>
                          <a:ln cap="rnd" w="10080">
                            <a:solidFill>
                              <a:srgbClr val="ffffff"/>
                            </a:solidFill>
                            <a:round/>
                          </a:ln>
                        </wps:spPr>
                        <wps:style>
                          <a:lnRef idx="1"/>
                          <a:fillRef idx="0"/>
                          <a:effectRef idx="0"/>
                          <a:fontRef idx="minor"/>
                        </wps:style>
                        <wps:bodyPr/>
                      </wps:wsp>
                      <wps:wsp>
                        <wps:cNvSpPr/>
                        <wps:spPr>
                          <a:xfrm>
                            <a:off x="0" y="0"/>
                            <a:ext cx="6305400" cy="157320"/>
                          </a:xfrm>
                          <a:custGeom>
                            <a:avLst/>
                            <a:gdLst/>
                            <a:ahLst/>
                            <a:rect l="l" t="t" r="r" b="b"/>
                            <a:pathLst>
                              <a:path w="6303197" h="157296">
                                <a:moveTo>
                                  <a:pt x="6303197" y="157296"/>
                                </a:moveTo>
                                <a:lnTo>
                                  <a:pt x="0" y="157296"/>
                                </a:lnTo>
                                <a:lnTo>
                                  <a:pt x="0" y="0"/>
                                </a:lnTo>
                                <a:lnTo>
                                  <a:pt x="6303197" y="0"/>
                                </a:lnTo>
                              </a:path>
                            </a:pathLst>
                          </a:custGeom>
                          <a:noFill/>
                          <a:ln cap="rnd" w="10080">
                            <a:solidFill>
                              <a:srgbClr val="ffffff"/>
                            </a:solidFill>
                            <a:round/>
                          </a:ln>
                        </wps:spPr>
                        <wps:style>
                          <a:lnRef idx="1"/>
                          <a:fillRef idx="0"/>
                          <a:effectRef idx="0"/>
                          <a:fontRef idx="minor"/>
                        </wps:style>
                        <wps:bodyPr/>
                      </wps:wsp>
                      <wps:wsp>
                        <wps:cNvSpPr/>
                        <wps:spPr>
                          <a:xfrm>
                            <a:off x="452880" y="44280"/>
                            <a:ext cx="161280" cy="138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wps:txbx>
                        <wps:bodyPr lIns="0" rIns="0" tIns="0" bIns="0">
                          <a:noAutofit/>
                        </wps:bodyPr>
                      </wps:wsp>
                      <wps:wsp>
                        <wps:cNvSpPr/>
                        <wps:spPr>
                          <a:xfrm>
                            <a:off x="5681880" y="44280"/>
                            <a:ext cx="78840" cy="138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31" style="position:absolute;margin-left:0pt;margin-top:-23.6pt;width:496.5pt;height:23.55pt" coordorigin="0,-472" coordsize="9930,471">
                <v:rect id="shape_0" stroked="f" style="position:absolute;left:713;top:-403;width:253;height:217;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48;top:-403;width:123;height:217;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jc w:val="center"/>
        <w:rPr/>
      </w:pPr>
      <w:r>
        <w:rPr>
          <w:lang w:val="zh-Hans"/>
        </w:rPr>
        <w:t>MM2S_SA_MSB</w:t>
      </w:r>
    </w:p>
    <w:p>
      <w:pPr>
        <w:pStyle w:val="Normal"/>
        <w:spacing w:lineRule="auto" w:line="264" w:before="0" w:after="302"/>
        <w:ind w:left="10" w:right="10" w:hanging="10"/>
        <w:jc w:val="right"/>
        <w:rPr/>
      </w:pPr>
      <w:r>
        <w:rPr>
          <w:sz w:val="11"/>
          <w:lang w:val="zh-Hans"/>
        </w:rPr>
        <w:t>X14578</w:t>
      </w:r>
    </w:p>
    <w:p>
      <w:pPr>
        <w:pStyle w:val="Normal"/>
        <w:tabs>
          <w:tab w:val="clear" w:pos="420"/>
          <w:tab w:val="center" w:pos="3731"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2-9</w:t>
      </w:r>
      <w:r>
        <w:rPr>
          <w:i/>
          <w:lang w:val="zh-Hans"/>
        </w:rPr>
        <w:t>：</w:t>
      </w:r>
      <w:r>
        <w:rPr>
          <w:i/>
          <w:lang w:val="zh-Hans"/>
        </w:rPr>
        <w:tab/>
      </w:r>
      <w:r>
        <w:rPr>
          <w:b/>
          <w:lang w:val="zh-Hans"/>
        </w:rPr>
        <w:t xml:space="preserve">MM2S_SA_MSB </w:t>
      </w:r>
      <w:r>
        <w:rPr>
          <w:b/>
          <w:lang w:val="zh-Hans"/>
        </w:rPr>
        <w:t xml:space="preserve">注册 </w:t>
      </w:r>
    </w:p>
    <w:p>
      <w:pPr>
        <w:pStyle w:val="Normal"/>
        <w:tabs>
          <w:tab w:val="clear" w:pos="420"/>
          <w:tab w:val="center" w:pos="2808" w:leader="none"/>
        </w:tabs>
        <w:spacing w:lineRule="auto" w:line="264" w:before="0" w:after="3"/>
        <w:ind w:left="-15" w:right="0" w:hanging="0"/>
        <w:jc w:val="left"/>
        <w:rPr/>
      </w:pPr>
      <w:r>
        <w:rPr>
          <w:i/>
          <w:lang w:val="zh-Hans"/>
        </w:rPr>
        <w:t xml:space="preserve">表 </w:t>
      </w:r>
      <w:r>
        <w:rPr>
          <w:i/>
          <w:lang w:val="zh-Hans"/>
        </w:rPr>
        <w:t>2-13</w:t>
      </w:r>
      <w:r>
        <w:rPr>
          <w:i/>
          <w:lang w:val="zh-Hans"/>
        </w:rPr>
        <w:t>：</w:t>
      </w:r>
      <w:r>
        <w:rPr>
          <w:i/>
          <w:lang w:val="zh-Hans"/>
        </w:rPr>
        <w:tab/>
      </w:r>
      <w:r>
        <w:rPr>
          <w:b/>
          <w:lang w:val="zh-Hans"/>
        </w:rPr>
        <w:t xml:space="preserve">MM2S_SA_MSB </w:t>
      </w:r>
      <w:r>
        <w:rPr>
          <w:b/>
          <w:lang w:val="zh-Hans"/>
        </w:rPr>
        <w:t>寄存器详细信息</w:t>
      </w:r>
    </w:p>
    <w:p>
      <w:pPr>
        <w:pStyle w:val="4"/>
        <w:ind w:left="755" w:right="67" w:hanging="10"/>
        <w:rPr/>
      </w:pPr>
      <w:r>
        <w:rPr>
          <w:lang w:val="zh-Hans"/>
        </w:rPr>
        <w:t>MM2S_LENGTH</w:t>
      </w:r>
      <w:r>
        <w:rPr>
          <w:lang w:val="zh-Hans"/>
        </w:rPr>
        <w:t>（</w:t>
      </w:r>
      <w:r>
        <w:rPr>
          <w:lang w:val="zh-Hans"/>
        </w:rPr>
        <w:t xml:space="preserve">MM2S DMA </w:t>
      </w:r>
      <w:r>
        <w:rPr>
          <w:lang w:val="zh-Hans"/>
        </w:rPr>
        <w:t xml:space="preserve">传输长度寄存器 — 偏移 </w:t>
      </w:r>
      <w:r>
        <w:rPr>
          <w:lang w:val="zh-Hans"/>
        </w:rPr>
        <w:t>28h</w:t>
      </w:r>
      <w:r>
        <w:rPr>
          <w:lang w:val="zh-Hans"/>
        </w:rPr>
        <w:t xml:space="preserve">） </w:t>
      </w:r>
    </w:p>
    <w:p>
      <w:pPr>
        <w:pStyle w:val="Normal"/>
        <w:spacing w:before="0" w:after="94"/>
        <w:ind w:left="748" w:right="43" w:hanging="3"/>
        <w:rPr/>
      </w:pPr>
      <w:r>
        <w:rPr>
          <w:lang w:val="zh-Hans"/>
        </w:rPr>
        <w:t xml:space="preserve">此寄存器提供从系统内存读取并传输到 </w:t>
      </w:r>
      <w:r>
        <w:rPr>
          <w:lang w:val="zh-Hans"/>
        </w:rPr>
        <w:t xml:space="preserve">MM2S AXI4 </w:t>
      </w:r>
      <w:r>
        <w:rPr>
          <w:lang w:val="zh-Hans"/>
        </w:rPr>
        <w:t>流的字节数。</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2-10</w:t>
      </w:r>
    </w:p>
    <w:p>
      <w:pPr>
        <w:pStyle w:val="Normal"/>
        <w:spacing w:lineRule="auto" w:line="259" w:before="0" w:after="53"/>
        <w:ind w:left="722" w:right="0" w:hanging="0"/>
        <w:jc w:val="left"/>
        <w:rPr/>
      </w:pPr>
      <w:r>
        <w:rPr/>
        <mc:AlternateContent>
          <mc:Choice Requires="wpg">
            <w:drawing>
              <wp:inline distT="0" distB="0" distL="0" distR="0" wp14:anchorId="756207DD">
                <wp:extent cx="5587365" cy="241935"/>
                <wp:effectExtent l="0" t="0" r="0" b="0"/>
                <wp:docPr id="47" name="形状32"/>
                <a:graphic xmlns:a="http://schemas.openxmlformats.org/drawingml/2006/main">
                  <a:graphicData uri="http://schemas.microsoft.com/office/word/2010/wordprocessingGroup">
                    <wpg:wgp>
                      <wpg:cNvGrpSpPr/>
                      <wpg:grpSpPr>
                        <a:xfrm>
                          <a:off x="0" y="0"/>
                          <a:ext cx="5586840" cy="241200"/>
                        </a:xfrm>
                      </wpg:grpSpPr>
                      <wps:wsp>
                        <wps:cNvSpPr/>
                        <wps:spPr>
                          <a:xfrm>
                            <a:off x="0" y="0"/>
                            <a:ext cx="1570320" cy="132840"/>
                          </a:xfrm>
                          <a:custGeom>
                            <a:avLst/>
                            <a:gdLst/>
                            <a:ahLst/>
                            <a:rect l="l" t="t" r="r" b="b"/>
                            <a:pathLst>
                              <a:path w="1570708" h="133390">
                                <a:moveTo>
                                  <a:pt x="1570708" y="0"/>
                                </a:moveTo>
                                <a:lnTo>
                                  <a:pt x="1570708" y="133390"/>
                                </a:lnTo>
                                <a:lnTo>
                                  <a:pt x="0" y="133390"/>
                                </a:lnTo>
                                <a:lnTo>
                                  <a:pt x="0" y="0"/>
                                </a:lnTo>
                              </a:path>
                            </a:pathLst>
                          </a:custGeom>
                          <a:noFill/>
                          <a:ln cap="rnd" w="9360">
                            <a:solidFill>
                              <a:srgbClr val="ffffff"/>
                            </a:solidFill>
                            <a:round/>
                          </a:ln>
                        </wps:spPr>
                        <wps:style>
                          <a:lnRef idx="1"/>
                          <a:fillRef idx="0"/>
                          <a:effectRef idx="0"/>
                          <a:fontRef idx="minor"/>
                        </wps:style>
                        <wps:bodyPr/>
                      </wps:wsp>
                      <wps:wsp>
                        <wps:cNvSpPr/>
                        <wps:spPr>
                          <a:xfrm>
                            <a:off x="1575360" y="135720"/>
                            <a:ext cx="4004280" cy="105480"/>
                          </a:xfrm>
                          <a:custGeom>
                            <a:avLst/>
                            <a:gdLst/>
                            <a:ahLst/>
                            <a:rect l="l" t="t" r="r" b="b"/>
                            <a:pathLst>
                              <a:path w="4004955" h="105768">
                                <a:moveTo>
                                  <a:pt x="0" y="0"/>
                                </a:moveTo>
                                <a:cubicBezTo>
                                  <a:pt x="0" y="29437"/>
                                  <a:pt x="33891" y="52949"/>
                                  <a:pt x="75156" y="52949"/>
                                </a:cubicBezTo>
                                <a:lnTo>
                                  <a:pt x="1927446" y="52949"/>
                                </a:lnTo>
                                <a:cubicBezTo>
                                  <a:pt x="1969075" y="52949"/>
                                  <a:pt x="2002477" y="76833"/>
                                  <a:pt x="2002477" y="105768"/>
                                </a:cubicBezTo>
                                <a:cubicBezTo>
                                  <a:pt x="2002477" y="76833"/>
                                  <a:pt x="2036368" y="52949"/>
                                  <a:pt x="2077508" y="52949"/>
                                </a:cubicBezTo>
                                <a:lnTo>
                                  <a:pt x="3929924" y="52949"/>
                                </a:lnTo>
                                <a:cubicBezTo>
                                  <a:pt x="3971552" y="52949"/>
                                  <a:pt x="4004955" y="29437"/>
                                  <a:pt x="4004955" y="0"/>
                                </a:cubicBezTo>
                              </a:path>
                            </a:pathLst>
                          </a:custGeom>
                          <a:noFill/>
                          <a:ln cap="rnd" w="9360">
                            <a:solidFill>
                              <a:srgbClr val="ffffff"/>
                            </a:solidFill>
                            <a:round/>
                          </a:ln>
                        </wps:spPr>
                        <wps:style>
                          <a:lnRef idx="1"/>
                          <a:fillRef idx="0"/>
                          <a:effectRef idx="0"/>
                          <a:fontRef idx="minor"/>
                        </wps:style>
                        <wps:bodyPr/>
                      </wps:wsp>
                      <wps:wsp>
                        <wps:cNvSpPr/>
                        <wps:spPr>
                          <a:xfrm>
                            <a:off x="528480" y="24840"/>
                            <a:ext cx="555480" cy="123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10101"/>
                                  <w14:ligatures w14:val="standardContextual"/>
                                </w:rPr>
                                <w:t>保留</w:t>
                              </w:r>
                            </w:p>
                          </w:txbxContent>
                        </wps:txbx>
                        <wps:bodyPr lIns="0" rIns="0" tIns="0" bIns="0">
                          <a:noAutofit/>
                        </wps:bodyPr>
                      </wps:wsp>
                      <wps:wsp>
                        <wps:cNvSpPr/>
                        <wps:spPr>
                          <a:xfrm>
                            <a:off x="1573560" y="0"/>
                            <a:ext cx="4013280" cy="132120"/>
                          </a:xfrm>
                          <a:custGeom>
                            <a:avLst/>
                            <a:gdLst/>
                            <a:ahLst/>
                            <a:rect l="l" t="t" r="r" b="b"/>
                            <a:pathLst>
                              <a:path w="4013668" h="132514">
                                <a:moveTo>
                                  <a:pt x="4013668" y="0"/>
                                </a:moveTo>
                                <a:lnTo>
                                  <a:pt x="4013668" y="132514"/>
                                </a:lnTo>
                                <a:lnTo>
                                  <a:pt x="0" y="132514"/>
                                </a:lnTo>
                                <a:lnTo>
                                  <a:pt x="0" y="0"/>
                                </a:lnTo>
                              </a:path>
                            </a:pathLst>
                          </a:custGeom>
                          <a:noFill/>
                          <a:ln cap="rnd" w="9360">
                            <a:solidFill>
                              <a:srgbClr val="ffffff"/>
                            </a:solidFill>
                            <a:round/>
                          </a:ln>
                        </wps:spPr>
                        <wps:style>
                          <a:lnRef idx="1"/>
                          <a:fillRef idx="0"/>
                          <a:effectRef idx="0"/>
                          <a:fontRef idx="minor"/>
                        </wps:style>
                        <wps:bodyPr/>
                      </wps:wsp>
                      <wps:wsp>
                        <wps:cNvSpPr/>
                        <wps:spPr>
                          <a:xfrm>
                            <a:off x="5480640" y="24840"/>
                            <a:ext cx="69120" cy="123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wps:txbx>
                        <wps:bodyPr lIns="0" rIns="0" tIns="0" bIns="0">
                          <a:noAutofit/>
                        </wps:bodyPr>
                      </wps:wsp>
                      <wps:wsp>
                        <wps:cNvSpPr/>
                        <wps:spPr>
                          <a:xfrm>
                            <a:off x="49680" y="18360"/>
                            <a:ext cx="142200" cy="123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wps:txbx>
                        <wps:bodyPr lIns="0" rIns="0" tIns="0" bIns="0">
                          <a:noAutofit/>
                        </wps:bodyPr>
                      </wps:wsp>
                      <wps:wsp>
                        <wps:cNvSpPr/>
                        <wps:spPr>
                          <a:xfrm>
                            <a:off x="1452240" y="20160"/>
                            <a:ext cx="325080" cy="123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2625</w:t>
                              </w:r>
                            </w:p>
                          </w:txbxContent>
                        </wps:txbx>
                        <wps:bodyPr lIns="0" rIns="0" tIns="0" bIns="0">
                          <a:noAutofit/>
                        </wps:bodyPr>
                      </wps:wsp>
                    </wpg:wgp>
                  </a:graphicData>
                </a:graphic>
              </wp:inline>
            </w:drawing>
          </mc:Choice>
          <mc:Fallback>
            <w:pict>
              <v:group id="shape_0" alt="形状32" style="position:absolute;margin-left:0pt;margin-top:-19.05pt;width:439.9pt;height:19pt" coordorigin="0,-381" coordsize="8798,380">
                <v:rect id="shape_0" stroked="f" style="position:absolute;left:832;top:-342;width:874;height:19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10101"/>
                            <w14:ligatures w14:val="standardContextual"/>
                          </w:rPr>
                          <w:t>保留</w:t>
                        </w:r>
                      </w:p>
                    </w:txbxContent>
                  </v:textbox>
                  <w10:wrap type="square"/>
                  <v:fill o:detectmouseclick="t" on="false"/>
                  <v:stroke color="#3465a4" joinstyle="round" endcap="flat"/>
                </v:rect>
                <v:rect id="shape_0" stroked="f" style="position:absolute;left:8631;top:-342;width:108;height:194;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78;top:-352;width:223;height:194;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v:textbox>
                  <w10:wrap type="square"/>
                  <v:fill o:detectmouseclick="t" on="false"/>
                  <v:stroke color="#3465a4" joinstyle="round" endcap="flat"/>
                </v:rect>
                <v:rect id="shape_0" stroked="f" style="position:absolute;left:2287;top:-349;width:511;height:194;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2625</w:t>
                        </w:r>
                      </w:p>
                    </w:txbxContent>
                  </v:textbox>
                  <w10:wrap type="square"/>
                  <v:fill o:detectmouseclick="t" on="false"/>
                  <v:stroke color="#3465a4" joinstyle="round" endcap="flat"/>
                </v:rect>
              </v:group>
            </w:pict>
          </mc:Fallback>
        </mc:AlternateContent>
      </w:r>
    </w:p>
    <w:p>
      <w:pPr>
        <w:pStyle w:val="Normal"/>
        <w:spacing w:lineRule="auto" w:line="259" w:before="0" w:after="0"/>
        <w:ind w:left="2360" w:right="0" w:hanging="0"/>
        <w:jc w:val="center"/>
        <w:rPr/>
      </w:pPr>
      <w:r>
        <w:rPr>
          <w:color w:val="010101"/>
          <w:sz w:val="16"/>
          <w:lang w:val="zh-Hans"/>
        </w:rPr>
        <w:t xml:space="preserve">MM2S </w:t>
      </w:r>
      <w:r>
        <w:rPr>
          <w:color w:val="010101"/>
          <w:sz w:val="16"/>
          <w:lang w:val="zh-Hans"/>
        </w:rPr>
        <w:t xml:space="preserve">长度 </w:t>
      </w:r>
      <w:r>
        <w:rPr>
          <w:color w:val="010101"/>
          <w:sz w:val="16"/>
          <w:lang w:val="zh-Hans"/>
        </w:rPr>
        <w:t>[25</w:t>
      </w:r>
      <w:r>
        <w:rPr>
          <w:color w:val="010101"/>
          <w:sz w:val="16"/>
          <w:lang w:val="zh-Hans"/>
        </w:rPr>
        <w:t>：</w:t>
      </w:r>
      <w:r>
        <w:rPr>
          <w:color w:val="010101"/>
          <w:sz w:val="16"/>
          <w:lang w:val="zh-Hans"/>
        </w:rPr>
        <w:t xml:space="preserve">0]  </w:t>
      </w:r>
      <w:r>
        <w:rPr>
          <w:sz w:val="24"/>
          <w:vertAlign w:val="superscript"/>
          <w:lang w:val="zh-Hans"/>
        </w:rPr>
        <w:t>1</w:t>
      </w:r>
    </w:p>
    <w:p>
      <w:pPr>
        <w:pStyle w:val="Normal"/>
        <w:spacing w:lineRule="auto" w:line="259" w:before="0" w:after="0"/>
        <w:ind w:left="762" w:right="0" w:hanging="10"/>
        <w:jc w:val="left"/>
        <w:rPr/>
      </w:pPr>
      <w:r>
        <w:rPr>
          <w:color w:val="010101"/>
          <w:sz w:val="16"/>
          <w:lang w:val="zh-Hans"/>
        </w:rPr>
        <w:t>注</w:t>
      </w:r>
      <w:r>
        <w:rPr>
          <w:color w:val="010101"/>
          <w:sz w:val="16"/>
          <w:lang w:val="zh-Hans"/>
        </w:rPr>
        <w:t>1</w:t>
      </w:r>
      <w:r>
        <w:rPr>
          <w:color w:val="010101"/>
          <w:sz w:val="16"/>
          <w:lang w:val="zh-Hans"/>
        </w:rPr>
        <w:t>：由</w:t>
      </w:r>
      <w:r>
        <w:rPr>
          <w:color w:val="010101"/>
          <w:sz w:val="16"/>
          <w:lang w:val="zh-Hans"/>
        </w:rPr>
        <w:t>C_SG_Length_Width</w:t>
      </w:r>
      <w:r>
        <w:rPr>
          <w:color w:val="010101"/>
          <w:sz w:val="16"/>
          <w:lang w:val="zh-Hans"/>
        </w:rPr>
        <w:t>确定的有效寄存器位</w:t>
      </w:r>
    </w:p>
    <w:p>
      <w:pPr>
        <w:pStyle w:val="Normal"/>
        <w:spacing w:lineRule="auto" w:line="264" w:before="0" w:after="199"/>
        <w:ind w:left="10" w:right="519" w:hanging="10"/>
        <w:jc w:val="right"/>
        <w:rPr/>
      </w:pPr>
      <w:r>
        <w:rPr>
          <w:sz w:val="10"/>
          <w:lang w:val="zh-Hans"/>
        </w:rPr>
        <w:t>X14575</w:t>
      </w:r>
    </w:p>
    <w:p>
      <w:pPr>
        <w:pStyle w:val="Normal"/>
        <w:tabs>
          <w:tab w:val="clear" w:pos="420"/>
          <w:tab w:val="center" w:pos="3746"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2-10</w:t>
      </w:r>
      <w:r>
        <w:rPr>
          <w:i/>
          <w:lang w:val="zh-Hans"/>
        </w:rPr>
        <w:t>：</w:t>
      </w:r>
      <w:r>
        <w:rPr>
          <w:i/>
          <w:lang w:val="zh-Hans"/>
        </w:rPr>
        <w:tab/>
      </w:r>
      <w:r>
        <w:rPr>
          <w:b/>
          <w:lang w:val="zh-Hans"/>
        </w:rPr>
        <w:t xml:space="preserve">MM2S_LENGTH </w:t>
      </w:r>
      <w:r>
        <w:rPr>
          <w:b/>
          <w:lang w:val="zh-Hans"/>
        </w:rPr>
        <w:t>寄存器</w:t>
      </w:r>
    </w:p>
    <w:p>
      <w:pPr>
        <w:pStyle w:val="Normal"/>
        <w:tabs>
          <w:tab w:val="clear" w:pos="420"/>
          <w:tab w:val="center" w:pos="2792" w:leader="none"/>
        </w:tabs>
        <w:spacing w:lineRule="auto" w:line="264" w:before="0" w:after="3"/>
        <w:ind w:left="-15" w:right="0" w:hanging="0"/>
        <w:jc w:val="left"/>
        <w:rPr/>
      </w:pPr>
      <w:r>
        <w:rPr>
          <w:i/>
          <w:lang w:val="zh-Hans"/>
        </w:rPr>
        <w:t xml:space="preserve">表 </w:t>
      </w:r>
      <w:r>
        <w:rPr>
          <w:i/>
          <w:lang w:val="zh-Hans"/>
        </w:rPr>
        <w:t>2-14</w:t>
      </w:r>
      <w:r>
        <w:rPr>
          <w:i/>
          <w:lang w:val="zh-Hans"/>
        </w:rPr>
        <w:t>：</w:t>
      </w:r>
      <w:r>
        <w:rPr>
          <w:i/>
          <w:lang w:val="zh-Hans"/>
        </w:rPr>
        <w:tab/>
      </w:r>
      <w:r>
        <w:rPr>
          <w:b/>
          <w:lang w:val="zh-Hans"/>
        </w:rPr>
        <w:t xml:space="preserve">MM2S_LENGTH </w:t>
      </w:r>
      <w:r>
        <w:rPr>
          <w:b/>
          <w:lang w:val="zh-Hans"/>
        </w:rPr>
        <w:t>寄存器详细信息</w:t>
      </w:r>
    </w:p>
    <w:tbl>
      <w:tblPr>
        <w:tblStyle w:val="TableGrid"/>
        <w:tblW w:w="10123" w:type="dxa"/>
        <w:jc w:val="left"/>
        <w:tblInd w:w="0" w:type="dxa"/>
        <w:tblCellMar>
          <w:top w:w="82" w:type="dxa"/>
          <w:left w:w="90" w:type="dxa"/>
          <w:bottom w:w="0" w:type="dxa"/>
          <w:right w:w="57" w:type="dxa"/>
        </w:tblCellMar>
        <w:tblLook w:val="04a0" w:noHBand="0" w:noVBand="1" w:firstColumn="1" w:lastRow="0" w:lastColumn="0" w:firstRow="1"/>
      </w:tblPr>
      <w:tblGrid>
        <w:gridCol w:w="1268"/>
        <w:gridCol w:w="1615"/>
        <w:gridCol w:w="876"/>
        <w:gridCol w:w="800"/>
        <w:gridCol w:w="5564"/>
      </w:tblGrid>
      <w:tr>
        <w:trPr>
          <w:trHeight w:val="641" w:hRule="atLeast"/>
        </w:trPr>
        <w:tc>
          <w:tcPr>
            <w:tcW w:w="126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7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0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564"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809" w:hRule="atLeast"/>
        </w:trPr>
        <w:tc>
          <w:tcPr>
            <w:tcW w:w="1268"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25</w:t>
            </w:r>
            <w:r>
              <w:rPr>
                <w:color w:val="0000FF"/>
                <w:sz w:val="19"/>
                <w:vertAlign w:val="superscript"/>
                <w:lang w:val="zh-Hans"/>
              </w:rPr>
              <w:t>（</w:t>
            </w:r>
            <w:r>
              <w:rPr>
                <w:color w:val="0000FF"/>
                <w:sz w:val="19"/>
                <w:vertAlign w:val="superscript"/>
                <w:lang w:val="zh-Hans"/>
              </w:rPr>
              <w:t>1</w:t>
            </w:r>
            <w:r>
              <w:rPr>
                <w:color w:val="0000FF"/>
                <w:sz w:val="19"/>
                <w:vertAlign w:val="superscript"/>
                <w:lang w:val="zh-Hans"/>
              </w:rPr>
              <w:t>）</w:t>
            </w:r>
            <w:r>
              <w:rPr>
                <w:sz w:val="19"/>
                <w:lang w:val="zh-Hans"/>
              </w:rPr>
              <w:t xml:space="preserve"> 到 </w:t>
            </w:r>
            <w:r>
              <w:rPr>
                <w:sz w:val="19"/>
                <w:lang w:val="zh-Hans"/>
              </w:rPr>
              <w:t xml:space="preserve">0 </w:t>
            </w:r>
          </w:p>
        </w:tc>
        <w:tc>
          <w:tcPr>
            <w:tcW w:w="161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长度</w:t>
            </w:r>
          </w:p>
        </w:tc>
        <w:tc>
          <w:tcPr>
            <w:tcW w:w="87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零</w:t>
            </w:r>
          </w:p>
        </w:tc>
        <w:tc>
          <w:tcPr>
            <w:tcW w:w="80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56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指示要为 </w:t>
            </w:r>
            <w:r>
              <w:rPr>
                <w:sz w:val="19"/>
                <w:lang w:val="zh-Hans"/>
              </w:rPr>
              <w:t xml:space="preserve">MM2S </w:t>
            </w:r>
            <w:r>
              <w:rPr>
                <w:sz w:val="19"/>
                <w:lang w:val="zh-Hans"/>
              </w:rPr>
              <w:t xml:space="preserve">通道传输的字节数。将非零值写入此寄存器将启动 </w:t>
            </w:r>
            <w:r>
              <w:rPr>
                <w:sz w:val="19"/>
                <w:lang w:val="zh-Hans"/>
              </w:rPr>
              <w:t xml:space="preserve">MM2S </w:t>
            </w:r>
            <w:r>
              <w:rPr>
                <w:sz w:val="19"/>
                <w:lang w:val="zh-Hans"/>
              </w:rPr>
              <w:t>传输。</w:t>
            </w:r>
          </w:p>
        </w:tc>
      </w:tr>
      <w:tr>
        <w:trPr>
          <w:trHeight w:val="580" w:hRule="atLeast"/>
        </w:trPr>
        <w:tc>
          <w:tcPr>
            <w:tcW w:w="126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26</w:t>
            </w:r>
          </w:p>
        </w:tc>
        <w:tc>
          <w:tcPr>
            <w:tcW w:w="1615" w:type="dxa"/>
            <w:tcBorders>
              <w:top w:val="single" w:sz="2" w:space="0" w:color="000000"/>
              <w:left w:val="single" w:sz="4"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保留</w:t>
            </w:r>
          </w:p>
        </w:tc>
        <w:tc>
          <w:tcPr>
            <w:tcW w:w="876" w:type="dxa"/>
            <w:tcBorders>
              <w:top w:val="single" w:sz="2"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0" w:type="dxa"/>
            <w:tcBorders>
              <w:top w:val="single" w:sz="2"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564" w:type="dxa"/>
            <w:tcBorders>
              <w:top w:val="single" w:sz="2"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写入这些位不起作用，它们始终被读取为零。</w:t>
            </w:r>
          </w:p>
        </w:tc>
      </w:tr>
    </w:tbl>
    <w:p>
      <w:pPr>
        <w:pStyle w:val="Normal"/>
        <w:spacing w:lineRule="auto" w:line="259" w:before="0" w:after="0"/>
        <w:ind w:left="40" w:right="0" w:hanging="10"/>
        <w:jc w:val="left"/>
        <w:rPr/>
      </w:pPr>
      <w:r>
        <w:rPr>
          <w:b/>
          <w:sz w:val="18"/>
          <w:lang w:val="zh-Hans"/>
        </w:rPr>
        <w:t xml:space="preserve">笔记： </w:t>
      </w:r>
    </w:p>
    <w:p>
      <w:pPr>
        <w:pStyle w:val="Normal"/>
        <w:spacing w:lineRule="auto" w:line="218" w:before="0" w:after="416"/>
        <w:ind w:left="280" w:right="0" w:hanging="250"/>
        <w:rPr/>
      </w:pPr>
      <w:r>
        <w:rPr>
          <w:sz w:val="17"/>
          <w:lang w:val="zh-Hans"/>
        </w:rPr>
        <w:t xml:space="preserve">1. </w:t>
      </w:r>
      <w:r>
        <w:rPr>
          <w:sz w:val="17"/>
          <w:lang w:val="zh-Hans"/>
        </w:rPr>
        <w:t xml:space="preserve">长度宽度字段由缓冲区长度寄存器宽度参数确定。最小宽度为 </w:t>
      </w:r>
      <w:r>
        <w:rPr>
          <w:sz w:val="17"/>
          <w:lang w:val="zh-Hans"/>
        </w:rPr>
        <w:t xml:space="preserve">8 </w:t>
      </w:r>
      <w:r>
        <w:rPr>
          <w:sz w:val="17"/>
          <w:lang w:val="zh-Hans"/>
        </w:rPr>
        <w:t>位（</w:t>
      </w:r>
      <w:r>
        <w:rPr>
          <w:sz w:val="17"/>
          <w:lang w:val="zh-Hans"/>
        </w:rPr>
        <w:t xml:space="preserve">7 </w:t>
      </w:r>
      <w:r>
        <w:rPr>
          <w:sz w:val="17"/>
          <w:lang w:val="zh-Hans"/>
        </w:rPr>
        <w:t xml:space="preserve">到 </w:t>
      </w:r>
      <w:r>
        <w:rPr>
          <w:sz w:val="17"/>
          <w:lang w:val="zh-Hans"/>
        </w:rPr>
        <w:t>0</w:t>
      </w:r>
      <w:r>
        <w:rPr>
          <w:sz w:val="17"/>
          <w:lang w:val="zh-Hans"/>
        </w:rPr>
        <w:t xml:space="preserve">），最大宽度为 </w:t>
      </w:r>
      <w:r>
        <w:rPr>
          <w:sz w:val="17"/>
          <w:lang w:val="zh-Hans"/>
        </w:rPr>
        <w:t xml:space="preserve">26 </w:t>
      </w:r>
      <w:r>
        <w:rPr>
          <w:sz w:val="17"/>
          <w:lang w:val="zh-Hans"/>
        </w:rPr>
        <w:t>位（</w:t>
      </w:r>
      <w:r>
        <w:rPr>
          <w:sz w:val="17"/>
          <w:lang w:val="zh-Hans"/>
        </w:rPr>
        <w:t xml:space="preserve">25 </w:t>
      </w:r>
      <w:r>
        <w:rPr>
          <w:sz w:val="17"/>
          <w:lang w:val="zh-Hans"/>
        </w:rPr>
        <w:t xml:space="preserve">到 </w:t>
      </w:r>
      <w:r>
        <w:rPr>
          <w:sz w:val="17"/>
          <w:lang w:val="zh-Hans"/>
        </w:rPr>
        <w:t>0</w:t>
      </w:r>
      <w:r>
        <w:rPr>
          <w:sz w:val="17"/>
          <w:lang w:val="zh-Hans"/>
        </w:rPr>
        <w:t>）。</w:t>
      </w:r>
    </w:p>
    <w:p>
      <w:pPr>
        <w:pStyle w:val="Normal"/>
        <w:spacing w:lineRule="auto" w:line="420" w:before="0" w:after="0"/>
        <w:ind w:left="748" w:right="448" w:hanging="3"/>
        <w:rPr/>
      </w:pPr>
      <w:r>
        <w:rPr>
          <w:b/>
          <w:i/>
          <w:sz w:val="28"/>
          <w:lang w:val="zh-Hans"/>
        </w:rPr>
        <w:t>SG_CTL</w:t>
      </w:r>
      <w:r>
        <w:rPr>
          <w:b/>
          <w:i/>
          <w:sz w:val="28"/>
          <w:lang w:val="zh-Hans"/>
        </w:rPr>
        <w:t>（分散</w:t>
      </w:r>
      <w:r>
        <w:rPr>
          <w:b/>
          <w:i/>
          <w:sz w:val="28"/>
          <w:lang w:val="zh-Hans"/>
        </w:rPr>
        <w:t>/</w:t>
      </w:r>
      <w:r>
        <w:rPr>
          <w:b/>
          <w:i/>
          <w:sz w:val="28"/>
          <w:lang w:val="zh-Hans"/>
        </w:rPr>
        <w:t xml:space="preserve">收集用户和缓存控制寄存器 </w:t>
      </w:r>
      <w:r>
        <w:rPr>
          <w:b/>
          <w:i/>
          <w:sz w:val="28"/>
          <w:lang w:val="zh-Hans"/>
        </w:rPr>
        <w:t xml:space="preserve">- </w:t>
      </w:r>
      <w:r>
        <w:rPr>
          <w:b/>
          <w:i/>
          <w:sz w:val="28"/>
          <w:lang w:val="zh-Hans"/>
        </w:rPr>
        <w:t xml:space="preserve">偏移 </w:t>
      </w:r>
      <w:r>
        <w:rPr>
          <w:b/>
          <w:i/>
          <w:sz w:val="28"/>
          <w:lang w:val="zh-Hans"/>
        </w:rPr>
        <w:t>2Ch</w:t>
      </w:r>
      <w:r>
        <w:rPr>
          <w:b/>
          <w:i/>
          <w:sz w:val="28"/>
          <w:lang w:val="zh-Hans"/>
        </w:rPr>
        <w:t xml:space="preserve">） 仅当 </w:t>
      </w:r>
      <w:r>
        <w:rPr>
          <w:lang w:val="zh-Hans"/>
        </w:rPr>
        <w:t xml:space="preserve">DMA </w:t>
      </w:r>
      <w:r>
        <w:rPr>
          <w:lang w:val="zh-Hans"/>
        </w:rPr>
        <w:t>配置为多通道模式时，此寄存器才可用。</w:t>
      </w:r>
    </w:p>
    <w:p>
      <w:pPr>
        <w:pStyle w:val="Normal"/>
        <w:spacing w:lineRule="auto" w:line="26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2-11</w:t>
      </w:r>
    </w:p>
    <w:tbl>
      <w:tblPr>
        <w:tblStyle w:val="TableGrid"/>
        <w:tblpPr w:vertAnchor="text" w:horzAnchor="text" w:tblpX="4580" w:tblpY="-66"/>
        <w:tblW w:w="4485" w:type="dxa"/>
        <w:jc w:val="left"/>
        <w:tblInd w:w="0" w:type="dxa"/>
        <w:tblCellMar>
          <w:top w:w="69" w:type="dxa"/>
          <w:left w:w="108" w:type="dxa"/>
          <w:bottom w:w="0" w:type="dxa"/>
          <w:right w:w="101" w:type="dxa"/>
        </w:tblCellMar>
        <w:tblLook w:val="04a0" w:noHBand="0" w:noVBand="1" w:firstColumn="1" w:lastRow="0" w:lastColumn="0" w:firstRow="1"/>
      </w:tblPr>
      <w:tblGrid>
        <w:gridCol w:w="378"/>
        <w:gridCol w:w="925"/>
        <w:gridCol w:w="191"/>
        <w:gridCol w:w="578"/>
        <w:gridCol w:w="727"/>
        <w:gridCol w:w="190"/>
        <w:gridCol w:w="315"/>
        <w:gridCol w:w="1180"/>
      </w:tblGrid>
      <w:tr>
        <w:trPr>
          <w:trHeight w:val="273" w:hRule="atLeast"/>
        </w:trPr>
        <w:tc>
          <w:tcPr>
            <w:tcW w:w="378" w:type="dxa"/>
            <w:tcBorders>
              <w:top w:val="single" w:sz="6" w:space="0" w:color="000000"/>
              <w:left w:val="single" w:sz="6" w:space="0" w:color="000000"/>
              <w:bottom w:val="single" w:sz="6" w:space="0" w:color="000000"/>
            </w:tcBorders>
          </w:tcPr>
          <w:p>
            <w:pPr>
              <w:pStyle w:val="Normal"/>
              <w:spacing w:lineRule="auto" w:line="259" w:before="0" w:after="0"/>
              <w:ind w:left="25" w:right="0" w:hanging="0"/>
              <w:jc w:val="left"/>
              <w:rPr/>
            </w:pPr>
            <w:r>
              <w:rPr>
                <w:sz w:val="16"/>
                <w:lang w:val="zh-Hans"/>
              </w:rPr>
              <w:t>11</w:t>
            </w:r>
          </w:p>
        </w:tc>
        <w:tc>
          <w:tcPr>
            <w:tcW w:w="925" w:type="dxa"/>
            <w:tcBorders>
              <w:top w:val="single" w:sz="6" w:space="0" w:color="000000"/>
              <w:bottom w:val="single" w:sz="6" w:space="0" w:color="000000"/>
            </w:tcBorders>
          </w:tcPr>
          <w:p>
            <w:pPr>
              <w:pStyle w:val="Normal"/>
              <w:spacing w:lineRule="auto" w:line="259" w:before="0" w:after="0"/>
              <w:ind w:left="0" w:right="0" w:hanging="0"/>
              <w:jc w:val="left"/>
              <w:rPr/>
            </w:pPr>
            <w:r>
              <w:rPr>
                <w:sz w:val="16"/>
                <w:lang w:val="zh-Hans"/>
              </w:rPr>
              <w:t>SG_USER</w:t>
            </w:r>
          </w:p>
        </w:tc>
        <w:tc>
          <w:tcPr>
            <w:tcW w:w="191" w:type="dxa"/>
            <w:tcBorders>
              <w:top w:val="single" w:sz="6" w:space="0" w:color="000000"/>
              <w:bottom w:val="single" w:sz="6" w:space="0" w:color="000000"/>
              <w:right w:val="single" w:sz="6" w:space="0" w:color="000000"/>
            </w:tcBorders>
          </w:tcPr>
          <w:p>
            <w:pPr>
              <w:pStyle w:val="Normal"/>
              <w:spacing w:lineRule="auto" w:line="259" w:before="0" w:after="0"/>
              <w:ind w:left="0" w:right="0" w:hanging="0"/>
              <w:jc w:val="left"/>
              <w:rPr/>
            </w:pPr>
            <w:r>
              <w:rPr>
                <w:sz w:val="16"/>
                <w:lang w:val="zh-Hans"/>
              </w:rPr>
              <w:t>8</w:t>
            </w:r>
          </w:p>
        </w:tc>
        <w:tc>
          <w:tcPr>
            <w:tcW w:w="578" w:type="dxa"/>
            <w:tcBorders>
              <w:top w:val="single" w:sz="6" w:space="0" w:color="000000"/>
              <w:left w:val="single" w:sz="6" w:space="0" w:color="000000"/>
              <w:bottom w:val="single" w:sz="6" w:space="0" w:color="000000"/>
            </w:tcBorders>
          </w:tcPr>
          <w:p>
            <w:pPr>
              <w:pStyle w:val="Normal"/>
              <w:spacing w:lineRule="auto" w:line="259" w:before="0" w:after="0"/>
              <w:ind w:left="107" w:right="0" w:hanging="0"/>
              <w:jc w:val="left"/>
              <w:rPr/>
            </w:pPr>
            <w:r>
              <w:rPr>
                <w:sz w:val="16"/>
                <w:lang w:val="zh-Hans"/>
              </w:rPr>
              <w:t>7</w:t>
            </w:r>
          </w:p>
        </w:tc>
        <w:tc>
          <w:tcPr>
            <w:tcW w:w="727" w:type="dxa"/>
            <w:tcBorders>
              <w:top w:val="single" w:sz="6" w:space="0" w:color="000000"/>
              <w:bottom w:val="single" w:sz="6" w:space="0" w:color="000000"/>
            </w:tcBorders>
          </w:tcPr>
          <w:p>
            <w:pPr>
              <w:pStyle w:val="Normal"/>
              <w:spacing w:lineRule="auto" w:line="259" w:before="0" w:after="0"/>
              <w:ind w:left="0" w:right="0" w:hanging="0"/>
              <w:jc w:val="left"/>
              <w:rPr/>
            </w:pPr>
            <w:r>
              <w:rPr>
                <w:sz w:val="16"/>
                <w:lang w:val="zh-Hans"/>
              </w:rPr>
              <w:t>回复</w:t>
            </w:r>
          </w:p>
        </w:tc>
        <w:tc>
          <w:tcPr>
            <w:tcW w:w="190" w:type="dxa"/>
            <w:tcBorders>
              <w:top w:val="single" w:sz="6" w:space="0" w:color="000000"/>
              <w:bottom w:val="single" w:sz="6" w:space="0" w:color="000000"/>
              <w:right w:val="single" w:sz="6" w:space="0" w:color="000000"/>
            </w:tcBorders>
          </w:tcPr>
          <w:p>
            <w:pPr>
              <w:pStyle w:val="Normal"/>
              <w:spacing w:lineRule="auto" w:line="259" w:before="0" w:after="0"/>
              <w:ind w:left="0" w:right="0" w:hanging="0"/>
              <w:jc w:val="left"/>
              <w:rPr/>
            </w:pPr>
            <w:r>
              <w:rPr>
                <w:sz w:val="16"/>
                <w:lang w:val="zh-Hans"/>
              </w:rPr>
              <w:t>4</w:t>
            </w:r>
          </w:p>
        </w:tc>
        <w:tc>
          <w:tcPr>
            <w:tcW w:w="315" w:type="dxa"/>
            <w:tcBorders>
              <w:top w:val="single" w:sz="6" w:space="0" w:color="000000"/>
              <w:left w:val="single" w:sz="6" w:space="0" w:color="000000"/>
              <w:bottom w:val="single" w:sz="6" w:space="0" w:color="000000"/>
            </w:tcBorders>
          </w:tcPr>
          <w:p>
            <w:pPr>
              <w:pStyle w:val="Normal"/>
              <w:spacing w:lineRule="auto" w:line="259" w:before="0" w:after="0"/>
              <w:ind w:left="62" w:right="0" w:hanging="0"/>
              <w:jc w:val="left"/>
              <w:rPr/>
            </w:pPr>
            <w:r>
              <w:rPr>
                <w:sz w:val="16"/>
                <w:lang w:val="zh-Hans"/>
              </w:rPr>
              <w:t>3</w:t>
            </w:r>
          </w:p>
        </w:tc>
        <w:tc>
          <w:tcPr>
            <w:tcW w:w="1180" w:type="dxa"/>
            <w:tcBorders>
              <w:top w:val="single" w:sz="6" w:space="0" w:color="000000"/>
              <w:bottom w:val="single" w:sz="6" w:space="0" w:color="000000"/>
              <w:right w:val="single" w:sz="6" w:space="0" w:color="000000"/>
            </w:tcBorders>
          </w:tcPr>
          <w:p>
            <w:pPr>
              <w:pStyle w:val="Normal"/>
              <w:spacing w:lineRule="auto" w:line="259" w:before="0" w:after="0"/>
              <w:ind w:left="0" w:right="0" w:hanging="0"/>
              <w:rPr/>
            </w:pPr>
            <w:r>
              <w:rPr>
                <w:sz w:val="16"/>
                <w:lang w:val="zh-Hans"/>
              </w:rPr>
              <w:t>SG_CACHE 0</w:t>
            </w:r>
          </w:p>
        </w:tc>
      </w:tr>
    </w:tbl>
    <w:p>
      <w:pPr>
        <w:pStyle w:val="Normal"/>
        <w:tabs>
          <w:tab w:val="clear" w:pos="420"/>
          <w:tab w:val="center" w:pos="275" w:leader="none"/>
          <w:tab w:val="center" w:pos="2224" w:leader="none"/>
          <w:tab w:val="center" w:pos="4424" w:leader="none"/>
        </w:tabs>
        <w:spacing w:lineRule="auto" w:line="259" w:before="0" w:after="284"/>
        <w:ind w:left="0" w:right="0" w:hanging="0"/>
        <w:jc w:val="left"/>
        <w:rPr/>
      </w:pPr>
      <w:r>
        <w:rPr>
          <w:lang w:val="zh-Hans"/>
        </w:rPr>
        <w:tab/>
      </w:r>
      <w:r>
        <w:rPr>
          <w:sz w:val="16"/>
          <w:bdr w:val="single" w:sz="12" w:space="0" w:color="000000"/>
          <w:lang w:val="zh-Hans"/>
        </w:rPr>
        <w:t>31</w:t>
        <w:tab/>
      </w:r>
      <w:r>
        <w:rPr>
          <w:sz w:val="16"/>
          <w:bdr w:val="single" w:sz="12" w:space="0" w:color="000000"/>
          <w:lang w:val="zh-Hans"/>
        </w:rPr>
        <w:t>保留</w:t>
      </w:r>
      <w:r>
        <w:rPr>
          <w:sz w:val="16"/>
          <w:bdr w:val="single" w:sz="12" w:space="0" w:color="000000"/>
          <w:lang w:val="zh-Hans"/>
        </w:rPr>
        <w:tab/>
        <w:t>12</w:t>
      </w:r>
    </w:p>
    <w:p>
      <w:pPr>
        <w:pStyle w:val="Normal"/>
        <w:tabs>
          <w:tab w:val="clear" w:pos="420"/>
          <w:tab w:val="center" w:pos="3766" w:leader="none"/>
          <w:tab w:val="center" w:pos="5330" w:leader="none"/>
        </w:tabs>
        <w:spacing w:lineRule="auto" w:line="264" w:before="0" w:after="720"/>
        <w:ind w:left="0" w:right="0" w:hanging="0"/>
        <w:jc w:val="left"/>
        <w:rPr/>
      </w:pPr>
      <w:r>
        <w:rPr>
          <w:lang w:val="zh-Hans"/>
        </w:rPr>
        <w:tab/>
      </w:r>
      <w:r>
        <w:rPr>
          <w:i/>
          <w:lang w:val="zh-Hans"/>
        </w:rPr>
        <w:t xml:space="preserve">图 </w:t>
      </w:r>
      <w:r>
        <w:rPr>
          <w:i/>
          <w:lang w:val="zh-Hans"/>
        </w:rPr>
        <w:t>2-11</w:t>
      </w:r>
      <w:r>
        <w:rPr>
          <w:i/>
          <w:lang w:val="zh-Hans"/>
        </w:rPr>
        <w:t>：</w:t>
      </w:r>
      <w:r>
        <w:rPr>
          <w:i/>
          <w:lang w:val="zh-Hans"/>
        </w:rPr>
        <w:tab/>
      </w:r>
      <w:r>
        <w:rPr>
          <w:b/>
          <w:lang w:val="zh-Hans"/>
        </w:rPr>
        <w:t xml:space="preserve">SG_CTL </w:t>
      </w:r>
      <w:r>
        <w:rPr>
          <w:b/>
          <w:lang w:val="zh-Hans"/>
        </w:rPr>
        <w:t xml:space="preserve">寄存器 </w:t>
      </w:r>
    </w:p>
    <w:p>
      <w:pPr>
        <w:pStyle w:val="Normal"/>
        <w:tabs>
          <w:tab w:val="clear" w:pos="420"/>
          <w:tab w:val="center" w:pos="2448" w:leader="none"/>
        </w:tabs>
        <w:spacing w:lineRule="auto" w:line="264" w:before="0" w:after="3"/>
        <w:ind w:left="-15" w:right="0" w:hanging="0"/>
        <w:jc w:val="left"/>
        <w:rPr/>
      </w:pPr>
      <w:r>
        <w:rPr>
          <w:i/>
          <w:lang w:val="zh-Hans"/>
        </w:rPr>
        <w:t xml:space="preserve">表 </w:t>
      </w:r>
      <w:r>
        <w:rPr>
          <w:i/>
          <w:lang w:val="zh-Hans"/>
        </w:rPr>
        <w:t>2-15</w:t>
      </w:r>
      <w:r>
        <w:rPr>
          <w:i/>
          <w:lang w:val="zh-Hans"/>
        </w:rPr>
        <w:t>：</w:t>
      </w:r>
      <w:r>
        <w:rPr>
          <w:i/>
          <w:lang w:val="zh-Hans"/>
        </w:rPr>
        <w:tab/>
      </w:r>
      <w:r>
        <w:rPr>
          <w:b/>
          <w:lang w:val="zh-Hans"/>
        </w:rPr>
        <w:t xml:space="preserve">SG_CTL </w:t>
      </w:r>
      <w:r>
        <w:rPr>
          <w:b/>
          <w:lang w:val="zh-Hans"/>
        </w:rPr>
        <w:t>寄存器详细信息</w:t>
      </w:r>
    </w:p>
    <w:tbl>
      <w:tblPr>
        <w:tblStyle w:val="TableGrid"/>
        <w:tblW w:w="10032" w:type="dxa"/>
        <w:jc w:val="left"/>
        <w:tblInd w:w="0" w:type="dxa"/>
        <w:tblCellMar>
          <w:top w:w="82" w:type="dxa"/>
          <w:left w:w="90" w:type="dxa"/>
          <w:bottom w:w="0" w:type="dxa"/>
          <w:right w:w="57" w:type="dxa"/>
        </w:tblCellMar>
        <w:tblLook w:val="04a0" w:noHBand="0" w:noVBand="1" w:firstColumn="1" w:lastRow="0" w:lastColumn="0" w:firstRow="1"/>
      </w:tblPr>
      <w:tblGrid>
        <w:gridCol w:w="1175"/>
        <w:gridCol w:w="1613"/>
        <w:gridCol w:w="910"/>
        <w:gridCol w:w="803"/>
        <w:gridCol w:w="5531"/>
      </w:tblGrid>
      <w:tr>
        <w:trPr>
          <w:trHeight w:val="640" w:hRule="atLeast"/>
        </w:trPr>
        <w:tc>
          <w:tcPr>
            <w:tcW w:w="1175"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910"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默认值</w:t>
            </w:r>
          </w:p>
        </w:tc>
        <w:tc>
          <w:tcPr>
            <w:tcW w:w="803"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访问类型</w:t>
            </w:r>
          </w:p>
        </w:tc>
        <w:tc>
          <w:tcPr>
            <w:tcW w:w="5531"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809" w:hRule="atLeast"/>
        </w:trPr>
        <w:tc>
          <w:tcPr>
            <w:tcW w:w="1175"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 </w:t>
            </w:r>
            <w:r>
              <w:rPr>
                <w:sz w:val="19"/>
                <w:lang w:val="zh-Hans"/>
              </w:rPr>
              <w:t xml:space="preserve">到 </w:t>
            </w:r>
            <w:r>
              <w:rPr>
                <w:sz w:val="19"/>
                <w:lang w:val="zh-Hans"/>
              </w:rPr>
              <w:t>0</w:t>
            </w:r>
          </w:p>
        </w:tc>
        <w:tc>
          <w:tcPr>
            <w:tcW w:w="161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SG_CACHE</w:t>
            </w:r>
          </w:p>
        </w:tc>
        <w:tc>
          <w:tcPr>
            <w:tcW w:w="910"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0011b</w:t>
            </w:r>
          </w:p>
        </w:tc>
        <w:tc>
          <w:tcPr>
            <w:tcW w:w="803"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1"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分散</w:t>
            </w:r>
            <w:r>
              <w:rPr>
                <w:sz w:val="19"/>
                <w:lang w:val="zh-Hans"/>
              </w:rPr>
              <w:t>/</w:t>
            </w:r>
            <w:r>
              <w:rPr>
                <w:sz w:val="19"/>
                <w:lang w:val="zh-Hans"/>
              </w:rPr>
              <w:t>收集缓存控制。写入此寄存器中的值反映</w:t>
            </w:r>
            <w:r>
              <w:rPr>
                <w:sz w:val="19"/>
                <w:lang w:val="zh-Hans"/>
              </w:rPr>
              <w:t>M_AXI_SG</w:t>
            </w:r>
            <w:r>
              <w:rPr>
                <w:sz w:val="19"/>
                <w:lang w:val="zh-Hans"/>
              </w:rPr>
              <w:t>接口的</w:t>
            </w:r>
            <w:r>
              <w:rPr>
                <w:sz w:val="19"/>
                <w:lang w:val="zh-Hans"/>
              </w:rPr>
              <w:t>m_axi_sg_arcache</w:t>
            </w:r>
            <w:r>
              <w:rPr>
                <w:sz w:val="19"/>
                <w:lang w:val="zh-Hans"/>
              </w:rPr>
              <w:t>和</w:t>
            </w:r>
            <w:r>
              <w:rPr>
                <w:sz w:val="19"/>
                <w:lang w:val="zh-Hans"/>
              </w:rPr>
              <w:t>m_axi_sg_awcache</w:t>
            </w:r>
            <w:r>
              <w:rPr>
                <w:sz w:val="19"/>
                <w:lang w:val="zh-Hans"/>
              </w:rPr>
              <w:t>信号。</w:t>
            </w:r>
          </w:p>
        </w:tc>
      </w:tr>
      <w:tr>
        <w:trPr>
          <w:trHeight w:val="581" w:hRule="atLeast"/>
        </w:trPr>
        <w:tc>
          <w:tcPr>
            <w:tcW w:w="1175"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7 </w:t>
            </w:r>
            <w:r>
              <w:rPr>
                <w:sz w:val="19"/>
                <w:lang w:val="zh-Hans"/>
              </w:rPr>
              <w:t xml:space="preserve">到 </w:t>
            </w:r>
            <w:r>
              <w:rPr>
                <w:sz w:val="19"/>
                <w:lang w:val="zh-Hans"/>
              </w:rPr>
              <w:t>4</w:t>
            </w:r>
          </w:p>
        </w:tc>
        <w:tc>
          <w:tcPr>
            <w:tcW w:w="161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保留</w:t>
            </w:r>
          </w:p>
        </w:tc>
        <w:tc>
          <w:tcPr>
            <w:tcW w:w="910"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0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531"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写入这些位不起作用，它们始终被读取为零。</w:t>
            </w:r>
          </w:p>
        </w:tc>
      </w:tr>
      <w:tr>
        <w:trPr>
          <w:trHeight w:val="810" w:hRule="atLeast"/>
        </w:trPr>
        <w:tc>
          <w:tcPr>
            <w:tcW w:w="1175"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11 </w:t>
            </w:r>
            <w:r>
              <w:rPr>
                <w:sz w:val="19"/>
                <w:lang w:val="zh-Hans"/>
              </w:rPr>
              <w:t xml:space="preserve">到 </w:t>
            </w:r>
            <w:r>
              <w:rPr>
                <w:sz w:val="19"/>
                <w:lang w:val="zh-Hans"/>
              </w:rPr>
              <w:t>8</w:t>
            </w:r>
          </w:p>
        </w:tc>
        <w:tc>
          <w:tcPr>
            <w:tcW w:w="161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SG_USER</w:t>
            </w:r>
          </w:p>
        </w:tc>
        <w:tc>
          <w:tcPr>
            <w:tcW w:w="910"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03"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31"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分散</w:t>
            </w:r>
            <w:r>
              <w:rPr>
                <w:sz w:val="19"/>
                <w:lang w:val="zh-Hans"/>
              </w:rPr>
              <w:t>/</w:t>
            </w:r>
            <w:r>
              <w:rPr>
                <w:sz w:val="19"/>
                <w:lang w:val="zh-Hans"/>
              </w:rPr>
              <w:t>收集用户控件。写入此寄存器中的值反映</w:t>
            </w:r>
            <w:r>
              <w:rPr>
                <w:sz w:val="19"/>
                <w:lang w:val="zh-Hans"/>
              </w:rPr>
              <w:t>M_AXI_SG</w:t>
            </w:r>
            <w:r>
              <w:rPr>
                <w:sz w:val="19"/>
                <w:lang w:val="zh-Hans"/>
              </w:rPr>
              <w:t>接口的</w:t>
            </w:r>
            <w:r>
              <w:rPr>
                <w:sz w:val="19"/>
                <w:lang w:val="zh-Hans"/>
              </w:rPr>
              <w:t>m_axi_sg_aruser</w:t>
            </w:r>
            <w:r>
              <w:rPr>
                <w:sz w:val="19"/>
                <w:lang w:val="zh-Hans"/>
              </w:rPr>
              <w:t>和</w:t>
            </w:r>
            <w:r>
              <w:rPr>
                <w:sz w:val="19"/>
                <w:lang w:val="zh-Hans"/>
              </w:rPr>
              <w:t>m_axi_sg_awuser</w:t>
            </w:r>
            <w:r>
              <w:rPr>
                <w:sz w:val="19"/>
                <w:lang w:val="zh-Hans"/>
              </w:rPr>
              <w:t>信号。</w:t>
            </w:r>
          </w:p>
        </w:tc>
      </w:tr>
    </w:tbl>
    <w:p>
      <w:pPr>
        <w:pStyle w:val="3"/>
        <w:spacing w:before="0" w:after="152"/>
        <w:ind w:left="755" w:right="67" w:hanging="10"/>
        <w:rPr/>
      </w:pPr>
      <w:r>
        <w:rPr>
          <w:lang w:val="zh-Hans"/>
        </w:rPr>
        <w:t>流到内存映射寄存器详细信息</w:t>
      </w:r>
    </w:p>
    <w:p>
      <w:pPr>
        <w:pStyle w:val="Normal"/>
        <w:spacing w:lineRule="auto" w:line="259" w:before="0" w:after="152"/>
        <w:ind w:left="274" w:right="1682" w:hanging="10"/>
        <w:jc w:val="center"/>
        <w:rPr/>
      </w:pPr>
      <w:r>
        <w:rPr>
          <w:b/>
          <w:i/>
          <w:sz w:val="28"/>
          <w:lang w:val="zh-Hans"/>
        </w:rPr>
        <w:t xml:space="preserve">S2MM_DMACR </w:t>
      </w:r>
      <w:r>
        <w:rPr>
          <w:b/>
          <w:i/>
          <w:sz w:val="28"/>
          <w:lang w:val="zh-Hans"/>
        </w:rPr>
        <w:t>（</w:t>
      </w:r>
      <w:r>
        <w:rPr>
          <w:b/>
          <w:i/>
          <w:sz w:val="28"/>
          <w:lang w:val="zh-Hans"/>
        </w:rPr>
        <w:t xml:space="preserve">S2MM DMA </w:t>
      </w:r>
      <w:r>
        <w:rPr>
          <w:b/>
          <w:i/>
          <w:sz w:val="28"/>
          <w:lang w:val="zh-Hans"/>
        </w:rPr>
        <w:t xml:space="preserve">控制寄存器 – 偏移 </w:t>
      </w:r>
      <w:r>
        <w:rPr>
          <w:b/>
          <w:i/>
          <w:sz w:val="28"/>
          <w:lang w:val="zh-Hans"/>
        </w:rPr>
        <w:t>30h</w:t>
      </w:r>
      <w:r>
        <w:rPr>
          <w:b/>
          <w:i/>
          <w:sz w:val="28"/>
          <w:lang w:val="zh-Hans"/>
        </w:rPr>
        <w:t>）</w:t>
      </w:r>
    </w:p>
    <w:p>
      <w:pPr>
        <w:pStyle w:val="Normal"/>
        <w:spacing w:lineRule="auto" w:line="259" w:before="0" w:after="63"/>
        <w:ind w:left="10" w:right="1494" w:hanging="10"/>
        <w:jc w:val="left"/>
        <w:rPr/>
      </w:pPr>
      <w:r>
        <w:rPr>
          <w:lang w:val="zh-Hans"/>
        </w:rPr>
        <w:t xml:space="preserve">此寄存器提供对流到内存映射 </w:t>
      </w:r>
      <w:r>
        <w:rPr>
          <w:lang w:val="zh-Hans"/>
        </w:rPr>
        <w:t xml:space="preserve">DMA </w:t>
      </w:r>
      <w:r>
        <w:rPr>
          <w:lang w:val="zh-Hans"/>
        </w:rPr>
        <w:t xml:space="preserve">通道的控制。 </w:t>
      </w:r>
    </w:p>
    <w:p>
      <w:pPr>
        <w:pStyle w:val="Normal"/>
        <w:spacing w:lineRule="auto" w:line="264" w:before="0" w:after="130"/>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2-12</w:t>
      </w:r>
    </w:p>
    <w:p>
      <w:pPr>
        <w:pStyle w:val="Normal"/>
        <w:spacing w:lineRule="auto" w:line="259" w:before="0" w:after="0"/>
        <w:ind w:left="0" w:right="828" w:hanging="0"/>
        <w:jc w:val="center"/>
        <w:rPr/>
      </w:pPr>
      <w:r>
        <w:rPr>
          <w:sz w:val="12"/>
          <w:lang w:val="zh-Hans"/>
        </w:rPr>
        <w:t>Dly_IrqEN</w:t>
      </w:r>
    </w:p>
    <w:p>
      <w:pPr>
        <w:pStyle w:val="Normal"/>
        <w:spacing w:lineRule="auto" w:line="259" w:before="0" w:after="0"/>
        <w:ind w:left="806" w:right="0" w:hanging="0"/>
        <w:jc w:val="left"/>
        <w:rPr/>
      </w:pPr>
      <w:r>
        <w:rPr/>
        <mc:AlternateContent>
          <mc:Choice Requires="wpg">
            <w:drawing>
              <wp:inline distT="0" distB="0" distL="0" distR="0" wp14:anchorId="14B09B29">
                <wp:extent cx="4207510" cy="523875"/>
                <wp:effectExtent l="0" t="0" r="0" b="0"/>
                <wp:docPr id="48" name="形状33"/>
                <a:graphic xmlns:a="http://schemas.openxmlformats.org/drawingml/2006/main">
                  <a:graphicData uri="http://schemas.microsoft.com/office/word/2010/wordprocessingGroup">
                    <wpg:wgp>
                      <wpg:cNvGrpSpPr/>
                      <wpg:grpSpPr>
                        <a:xfrm>
                          <a:off x="0" y="0"/>
                          <a:ext cx="4206960" cy="523080"/>
                        </a:xfrm>
                      </wpg:grpSpPr>
                      <wps:wsp>
                        <wps:cNvSpPr/>
                        <wps:spPr>
                          <a:xfrm>
                            <a:off x="2090520" y="177120"/>
                            <a:ext cx="128880" cy="98280"/>
                          </a:xfrm>
                          <a:custGeom>
                            <a:avLst/>
                            <a:gdLst/>
                            <a:ahLst/>
                            <a:rect l="l" t="t" r="r" b="b"/>
                            <a:pathLst>
                              <a:path w="132456" h="104239">
                                <a:moveTo>
                                  <a:pt x="0" y="0"/>
                                </a:moveTo>
                                <a:lnTo>
                                  <a:pt x="132456" y="0"/>
                                </a:lnTo>
                                <a:lnTo>
                                  <a:pt x="132456"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2350800" y="177120"/>
                            <a:ext cx="124920" cy="98280"/>
                          </a:xfrm>
                          <a:custGeom>
                            <a:avLst/>
                            <a:gdLst/>
                            <a:ahLst/>
                            <a:rect l="l" t="t" r="r" b="b"/>
                            <a:pathLst>
                              <a:path w="128929" h="104239">
                                <a:moveTo>
                                  <a:pt x="0" y="0"/>
                                </a:moveTo>
                                <a:lnTo>
                                  <a:pt x="128929" y="0"/>
                                </a:lnTo>
                                <a:lnTo>
                                  <a:pt x="128929"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2478960" y="177120"/>
                            <a:ext cx="124920" cy="98280"/>
                          </a:xfrm>
                          <a:custGeom>
                            <a:avLst/>
                            <a:gdLst/>
                            <a:ahLst/>
                            <a:rect l="l" t="t" r="r" b="b"/>
                            <a:pathLst>
                              <a:path w="129270" h="104239">
                                <a:moveTo>
                                  <a:pt x="0" y="0"/>
                                </a:moveTo>
                                <a:lnTo>
                                  <a:pt x="129270" y="0"/>
                                </a:lnTo>
                                <a:lnTo>
                                  <a:pt x="129270"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2222640" y="177120"/>
                            <a:ext cx="125640" cy="98280"/>
                          </a:xfrm>
                          <a:custGeom>
                            <a:avLst/>
                            <a:gdLst/>
                            <a:ahLst/>
                            <a:rect l="l" t="t" r="r" b="b"/>
                            <a:pathLst>
                              <a:path w="129763" h="104239">
                                <a:moveTo>
                                  <a:pt x="0" y="0"/>
                                </a:moveTo>
                                <a:lnTo>
                                  <a:pt x="129763" y="0"/>
                                </a:lnTo>
                                <a:lnTo>
                                  <a:pt x="129763"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0" y="177120"/>
                            <a:ext cx="1047240" cy="98280"/>
                          </a:xfrm>
                          <a:custGeom>
                            <a:avLst/>
                            <a:gdLst/>
                            <a:ahLst/>
                            <a:rect l="l" t="t" r="r" b="b"/>
                            <a:pathLst>
                              <a:path w="1055690" h="104249">
                                <a:moveTo>
                                  <a:pt x="0" y="0"/>
                                </a:moveTo>
                                <a:lnTo>
                                  <a:pt x="1055690" y="0"/>
                                </a:lnTo>
                                <a:lnTo>
                                  <a:pt x="1055690" y="104249"/>
                                </a:lnTo>
                                <a:lnTo>
                                  <a:pt x="0" y="104249"/>
                                </a:lnTo>
                                <a:close/>
                              </a:path>
                            </a:pathLst>
                          </a:custGeom>
                          <a:noFill/>
                          <a:ln cap="rnd" w="6840">
                            <a:solidFill>
                              <a:srgbClr val="ffffff"/>
                            </a:solidFill>
                            <a:round/>
                          </a:ln>
                        </wps:spPr>
                        <wps:style>
                          <a:lnRef idx="1"/>
                          <a:fillRef idx="0"/>
                          <a:effectRef idx="0"/>
                          <a:fontRef idx="minor"/>
                        </wps:style>
                        <wps:bodyPr/>
                      </wps:wsp>
                      <wps:wsp>
                        <wps:cNvSpPr/>
                        <wps:spPr>
                          <a:xfrm>
                            <a:off x="1050840" y="177120"/>
                            <a:ext cx="1036440" cy="98280"/>
                          </a:xfrm>
                          <a:custGeom>
                            <a:avLst/>
                            <a:gdLst/>
                            <a:ahLst/>
                            <a:rect l="l" t="t" r="r" b="b"/>
                            <a:pathLst>
                              <a:path w="1042985" h="104239">
                                <a:moveTo>
                                  <a:pt x="0" y="0"/>
                                </a:moveTo>
                                <a:lnTo>
                                  <a:pt x="1042985" y="0"/>
                                </a:lnTo>
                                <a:lnTo>
                                  <a:pt x="1042985"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4320" y="309240"/>
                            <a:ext cx="1042560" cy="47520"/>
                          </a:xfrm>
                          <a:custGeom>
                            <a:avLst/>
                            <a:gdLst/>
                            <a:ahLst/>
                            <a:rect l="l" t="t" r="r" b="b"/>
                            <a:pathLst>
                              <a:path w="1051404" h="52067">
                                <a:moveTo>
                                  <a:pt x="0" y="0"/>
                                </a:moveTo>
                                <a:cubicBezTo>
                                  <a:pt x="0" y="14378"/>
                                  <a:pt x="23576" y="26077"/>
                                  <a:pt x="52537" y="26077"/>
                                </a:cubicBezTo>
                                <a:lnTo>
                                  <a:pt x="473177" y="26077"/>
                                </a:lnTo>
                                <a:cubicBezTo>
                                  <a:pt x="502126" y="26077"/>
                                  <a:pt x="525702" y="37688"/>
                                  <a:pt x="525702" y="52067"/>
                                </a:cubicBezTo>
                                <a:cubicBezTo>
                                  <a:pt x="525702" y="37688"/>
                                  <a:pt x="549278" y="26077"/>
                                  <a:pt x="578239" y="26077"/>
                                </a:cubicBezTo>
                                <a:lnTo>
                                  <a:pt x="998880" y="26077"/>
                                </a:lnTo>
                                <a:cubicBezTo>
                                  <a:pt x="1027828" y="26077"/>
                                  <a:pt x="1051404" y="14378"/>
                                  <a:pt x="1051404" y="0"/>
                                </a:cubicBezTo>
                              </a:path>
                            </a:pathLst>
                          </a:custGeom>
                          <a:noFill/>
                          <a:ln cap="rnd" w="6840">
                            <a:solidFill>
                              <a:srgbClr val="ffffff"/>
                            </a:solidFill>
                            <a:round/>
                          </a:ln>
                        </wps:spPr>
                        <wps:style>
                          <a:lnRef idx="1"/>
                          <a:fillRef idx="0"/>
                          <a:effectRef idx="0"/>
                          <a:fontRef idx="minor"/>
                        </wps:style>
                        <wps:bodyPr/>
                      </wps:wsp>
                      <wps:wsp>
                        <wps:cNvSpPr/>
                        <wps:spPr>
                          <a:xfrm>
                            <a:off x="1049760" y="308520"/>
                            <a:ext cx="1037520" cy="47520"/>
                          </a:xfrm>
                          <a:custGeom>
                            <a:avLst/>
                            <a:gdLst/>
                            <a:ahLst/>
                            <a:rect l="l" t="t" r="r" b="b"/>
                            <a:pathLst>
                              <a:path w="1044426" h="52068">
                                <a:moveTo>
                                  <a:pt x="0" y="0"/>
                                </a:moveTo>
                                <a:cubicBezTo>
                                  <a:pt x="0" y="14367"/>
                                  <a:pt x="23576" y="26078"/>
                                  <a:pt x="52537" y="26078"/>
                                </a:cubicBezTo>
                                <a:lnTo>
                                  <a:pt x="469676" y="26078"/>
                                </a:lnTo>
                                <a:cubicBezTo>
                                  <a:pt x="498726" y="26078"/>
                                  <a:pt x="522213" y="37689"/>
                                  <a:pt x="522213" y="52068"/>
                                </a:cubicBezTo>
                                <a:cubicBezTo>
                                  <a:pt x="522213" y="37689"/>
                                  <a:pt x="545789" y="26078"/>
                                  <a:pt x="574751" y="26078"/>
                                </a:cubicBezTo>
                                <a:lnTo>
                                  <a:pt x="991889" y="26078"/>
                                </a:lnTo>
                                <a:cubicBezTo>
                                  <a:pt x="1020939" y="26078"/>
                                  <a:pt x="1044426" y="14367"/>
                                  <a:pt x="1044426" y="0"/>
                                </a:cubicBezTo>
                              </a:path>
                            </a:pathLst>
                          </a:custGeom>
                          <a:noFill/>
                          <a:ln cap="rnd" w="6840">
                            <a:solidFill>
                              <a:srgbClr val="ffffff"/>
                            </a:solidFill>
                            <a:round/>
                          </a:ln>
                        </wps:spPr>
                        <wps:style>
                          <a:lnRef idx="1"/>
                          <a:fillRef idx="0"/>
                          <a:effectRef idx="0"/>
                          <a:fontRef idx="minor"/>
                        </wps:style>
                        <wps:bodyPr/>
                      </wps:wsp>
                      <wps:wsp>
                        <wps:cNvSpPr/>
                        <wps:spPr>
                          <a:xfrm>
                            <a:off x="1050120" y="155520"/>
                            <a:ext cx="720" cy="149760"/>
                          </a:xfrm>
                          <a:custGeom>
                            <a:avLst/>
                            <a:gdLst/>
                            <a:ahLst/>
                            <a:rect l="l" t="t" r="r" b="b"/>
                            <a:pathLst>
                              <a:path w="0" h="156393">
                                <a:moveTo>
                                  <a:pt x="0" y="0"/>
                                </a:moveTo>
                                <a:lnTo>
                                  <a:pt x="0" y="156393"/>
                                </a:lnTo>
                              </a:path>
                            </a:pathLst>
                          </a:custGeom>
                          <a:noFill/>
                          <a:ln cap="rnd" w="6840">
                            <a:solidFill>
                              <a:srgbClr val="ffffff"/>
                            </a:solidFill>
                            <a:round/>
                          </a:ln>
                        </wps:spPr>
                        <wps:style>
                          <a:lnRef idx="1"/>
                          <a:fillRef idx="0"/>
                          <a:effectRef idx="0"/>
                          <a:fontRef idx="minor"/>
                        </wps:style>
                        <wps:bodyPr/>
                      </wps:wsp>
                      <wps:wsp>
                        <wps:cNvSpPr/>
                        <wps:spPr>
                          <a:xfrm>
                            <a:off x="2090520" y="151200"/>
                            <a:ext cx="720" cy="149400"/>
                          </a:xfrm>
                          <a:custGeom>
                            <a:avLst/>
                            <a:gdLst/>
                            <a:ahLst/>
                            <a:rect l="l" t="t" r="r" b="b"/>
                            <a:pathLst>
                              <a:path w="0" h="156380">
                                <a:moveTo>
                                  <a:pt x="0" y="0"/>
                                </a:moveTo>
                                <a:lnTo>
                                  <a:pt x="0" y="156380"/>
                                </a:lnTo>
                              </a:path>
                            </a:pathLst>
                          </a:custGeom>
                          <a:noFill/>
                          <a:ln cap="rnd" w="6840">
                            <a:solidFill>
                              <a:srgbClr val="ffffff"/>
                            </a:solidFill>
                            <a:round/>
                          </a:ln>
                        </wps:spPr>
                        <wps:style>
                          <a:lnRef idx="1"/>
                          <a:fillRef idx="0"/>
                          <a:effectRef idx="0"/>
                          <a:fontRef idx="minor"/>
                        </wps:style>
                        <wps:bodyPr/>
                      </wps:wsp>
                      <wps:wsp>
                        <wps:cNvSpPr/>
                        <wps:spPr>
                          <a:xfrm>
                            <a:off x="2606760" y="177120"/>
                            <a:ext cx="1177200" cy="98280"/>
                          </a:xfrm>
                          <a:custGeom>
                            <a:avLst/>
                            <a:gdLst/>
                            <a:ahLst/>
                            <a:rect l="l" t="t" r="r" b="b"/>
                            <a:pathLst>
                              <a:path w="1184101" h="104239">
                                <a:moveTo>
                                  <a:pt x="0" y="0"/>
                                </a:moveTo>
                                <a:lnTo>
                                  <a:pt x="1184101" y="0"/>
                                </a:lnTo>
                                <a:lnTo>
                                  <a:pt x="1184101"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3920400" y="177120"/>
                            <a:ext cx="129600" cy="98280"/>
                          </a:xfrm>
                          <a:custGeom>
                            <a:avLst/>
                            <a:gdLst/>
                            <a:ahLst/>
                            <a:rect l="l" t="t" r="r" b="b"/>
                            <a:pathLst>
                              <a:path w="133960" h="104239">
                                <a:moveTo>
                                  <a:pt x="0" y="0"/>
                                </a:moveTo>
                                <a:lnTo>
                                  <a:pt x="133960" y="0"/>
                                </a:lnTo>
                                <a:lnTo>
                                  <a:pt x="133960" y="104239"/>
                                </a:lnTo>
                                <a:lnTo>
                                  <a:pt x="0" y="104239"/>
                                </a:lnTo>
                                <a:close/>
                              </a:path>
                            </a:pathLst>
                          </a:custGeom>
                          <a:noFill/>
                          <a:ln w="6840">
                            <a:solidFill>
                              <a:srgbClr val="ffffff"/>
                            </a:solidFill>
                          </a:ln>
                        </wps:spPr>
                        <wps:style>
                          <a:lnRef idx="1"/>
                          <a:fillRef idx="0"/>
                          <a:effectRef idx="0"/>
                          <a:fontRef idx="minor"/>
                        </wps:style>
                        <wps:bodyPr/>
                      </wps:wsp>
                      <wps:wsp>
                        <wps:cNvSpPr/>
                        <wps:spPr>
                          <a:xfrm>
                            <a:off x="4053240" y="177120"/>
                            <a:ext cx="128880" cy="98280"/>
                          </a:xfrm>
                          <a:custGeom>
                            <a:avLst/>
                            <a:gdLst/>
                            <a:ahLst/>
                            <a:rect l="l" t="t" r="r" b="b"/>
                            <a:pathLst>
                              <a:path w="132709" h="104239">
                                <a:moveTo>
                                  <a:pt x="0" y="0"/>
                                </a:moveTo>
                                <a:lnTo>
                                  <a:pt x="132709" y="0"/>
                                </a:lnTo>
                                <a:lnTo>
                                  <a:pt x="132709"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3787200" y="177120"/>
                            <a:ext cx="130320" cy="98280"/>
                          </a:xfrm>
                          <a:custGeom>
                            <a:avLst/>
                            <a:gdLst/>
                            <a:ahLst/>
                            <a:rect l="l" t="t" r="r" b="b"/>
                            <a:pathLst>
                              <a:path w="133985" h="104239">
                                <a:moveTo>
                                  <a:pt x="0" y="0"/>
                                </a:moveTo>
                                <a:lnTo>
                                  <a:pt x="133985" y="0"/>
                                </a:lnTo>
                                <a:lnTo>
                                  <a:pt x="133985" y="104239"/>
                                </a:lnTo>
                                <a:lnTo>
                                  <a:pt x="0" y="104239"/>
                                </a:lnTo>
                                <a:close/>
                              </a:path>
                            </a:pathLst>
                          </a:custGeom>
                          <a:noFill/>
                          <a:ln cap="rnd" w="6840">
                            <a:solidFill>
                              <a:srgbClr val="ffffff"/>
                            </a:solidFill>
                            <a:round/>
                          </a:ln>
                        </wps:spPr>
                        <wps:style>
                          <a:lnRef idx="1"/>
                          <a:fillRef idx="0"/>
                          <a:effectRef idx="0"/>
                          <a:fontRef idx="minor"/>
                        </wps:style>
                        <wps:bodyPr/>
                      </wps:wsp>
                      <wps:wsp>
                        <wps:cNvSpPr/>
                        <wps:spPr>
                          <a:xfrm>
                            <a:off x="2606760" y="283680"/>
                            <a:ext cx="922680" cy="73080"/>
                          </a:xfrm>
                          <a:custGeom>
                            <a:avLst/>
                            <a:gdLst/>
                            <a:ahLst/>
                            <a:rect l="l" t="t" r="r" b="b"/>
                            <a:pathLst>
                              <a:path w="928316" h="78146">
                                <a:moveTo>
                                  <a:pt x="928316" y="0"/>
                                </a:moveTo>
                                <a:cubicBezTo>
                                  <a:pt x="928316" y="21703"/>
                                  <a:pt x="911162" y="39029"/>
                                  <a:pt x="889646" y="39029"/>
                                </a:cubicBezTo>
                                <a:lnTo>
                                  <a:pt x="502872" y="39029"/>
                                </a:lnTo>
                                <a:cubicBezTo>
                                  <a:pt x="481660" y="39029"/>
                                  <a:pt x="464202" y="56737"/>
                                  <a:pt x="464202" y="78146"/>
                                </a:cubicBezTo>
                                <a:cubicBezTo>
                                  <a:pt x="464202" y="56737"/>
                                  <a:pt x="446947" y="39029"/>
                                  <a:pt x="425444" y="39029"/>
                                </a:cubicBezTo>
                                <a:lnTo>
                                  <a:pt x="38670" y="39029"/>
                                </a:lnTo>
                                <a:cubicBezTo>
                                  <a:pt x="17445" y="39029"/>
                                  <a:pt x="0" y="21703"/>
                                  <a:pt x="0" y="0"/>
                                </a:cubicBezTo>
                              </a:path>
                            </a:pathLst>
                          </a:custGeom>
                          <a:noFill/>
                          <a:ln cap="rnd" w="6840">
                            <a:solidFill>
                              <a:srgbClr val="ffffff"/>
                            </a:solidFill>
                            <a:round/>
                          </a:ln>
                        </wps:spPr>
                        <wps:style>
                          <a:lnRef idx="1"/>
                          <a:fillRef idx="0"/>
                          <a:effectRef idx="0"/>
                          <a:fontRef idx="minor"/>
                        </wps:style>
                        <wps:bodyPr/>
                      </wps:wsp>
                      <wps:wsp>
                        <wps:cNvSpPr/>
                        <wps:spPr>
                          <a:xfrm>
                            <a:off x="3134880" y="151200"/>
                            <a:ext cx="720" cy="149400"/>
                          </a:xfrm>
                          <a:custGeom>
                            <a:avLst/>
                            <a:gdLst/>
                            <a:ahLst/>
                            <a:rect l="l" t="t" r="r" b="b"/>
                            <a:pathLst>
                              <a:path w="0" h="156393">
                                <a:moveTo>
                                  <a:pt x="0" y="0"/>
                                </a:moveTo>
                                <a:lnTo>
                                  <a:pt x="0" y="156393"/>
                                </a:lnTo>
                              </a:path>
                            </a:pathLst>
                          </a:custGeom>
                          <a:noFill/>
                          <a:ln cap="rnd" w="6840">
                            <a:solidFill>
                              <a:srgbClr val="ffffff"/>
                            </a:solidFill>
                            <a:round/>
                          </a:ln>
                        </wps:spPr>
                        <wps:style>
                          <a:lnRef idx="1"/>
                          <a:fillRef idx="0"/>
                          <a:effectRef idx="0"/>
                          <a:fontRef idx="minor"/>
                        </wps:style>
                        <wps:bodyPr/>
                      </wps:wsp>
                      <wps:wsp>
                        <wps:cNvSpPr/>
                        <wps:spPr>
                          <a:xfrm>
                            <a:off x="2606760" y="160200"/>
                            <a:ext cx="720" cy="149760"/>
                          </a:xfrm>
                          <a:custGeom>
                            <a:avLst/>
                            <a:gdLst/>
                            <a:ahLst/>
                            <a:rect l="l" t="t" r="r" b="b"/>
                            <a:pathLst>
                              <a:path w="0" h="156393">
                                <a:moveTo>
                                  <a:pt x="0" y="0"/>
                                </a:moveTo>
                                <a:lnTo>
                                  <a:pt x="0" y="156393"/>
                                </a:lnTo>
                              </a:path>
                            </a:pathLst>
                          </a:custGeom>
                          <a:noFill/>
                          <a:ln cap="rnd" w="6840">
                            <a:solidFill>
                              <a:srgbClr val="ffffff"/>
                            </a:solidFill>
                            <a:round/>
                          </a:ln>
                        </wps:spPr>
                        <wps:style>
                          <a:lnRef idx="1"/>
                          <a:fillRef idx="0"/>
                          <a:effectRef idx="0"/>
                          <a:fontRef idx="minor"/>
                        </wps:style>
                        <wps:bodyPr/>
                      </wps:wsp>
                      <wps:wsp>
                        <wps:cNvSpPr/>
                        <wps:spPr>
                          <a:xfrm>
                            <a:off x="365040" y="434880"/>
                            <a:ext cx="429120" cy="88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IRQDelay</w:t>
                              </w:r>
                            </w:p>
                          </w:txbxContent>
                        </wps:txbx>
                        <wps:bodyPr lIns="0" rIns="0" tIns="0" bIns="0">
                          <a:noAutofit/>
                        </wps:bodyPr>
                      </wps:wsp>
                      <wps:wsp>
                        <wps:cNvSpPr/>
                        <wps:spPr>
                          <a:xfrm>
                            <a:off x="1097280" y="196200"/>
                            <a:ext cx="108000" cy="88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23</w:t>
                              </w:r>
                            </w:p>
                          </w:txbxContent>
                        </wps:txbx>
                        <wps:bodyPr lIns="0" rIns="0" tIns="0" bIns="0">
                          <a:noAutofit/>
                        </wps:bodyPr>
                      </wps:wsp>
                      <wps:wsp>
                        <wps:cNvSpPr/>
                        <wps:spPr>
                          <a:xfrm>
                            <a:off x="920880" y="196200"/>
                            <a:ext cx="108000" cy="88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24</w:t>
                              </w:r>
                            </w:p>
                          </w:txbxContent>
                        </wps:txbx>
                        <wps:bodyPr lIns="0" rIns="0" tIns="0" bIns="0">
                          <a:noAutofit/>
                        </wps:bodyPr>
                      </wps:wsp>
                      <wps:wsp>
                        <wps:cNvSpPr/>
                        <wps:spPr>
                          <a:xfrm>
                            <a:off x="48960" y="196200"/>
                            <a:ext cx="108000" cy="88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31</w:t>
                              </w:r>
                            </w:p>
                          </w:txbxContent>
                        </wps:txbx>
                        <wps:bodyPr lIns="0" rIns="0" tIns="0" bIns="0">
                          <a:noAutofit/>
                        </wps:bodyPr>
                      </wps:wsp>
                      <wps:wsp>
                        <wps:cNvSpPr/>
                        <wps:spPr>
                          <a:xfrm>
                            <a:off x="2113200" y="434880"/>
                            <a:ext cx="517680" cy="88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ERR_IrqEN</w:t>
                              </w:r>
                            </w:p>
                          </w:txbxContent>
                        </wps:txbx>
                        <wps:bodyPr lIns="0" rIns="0" tIns="0" bIns="0">
                          <a:noAutofit/>
                        </wps:bodyPr>
                      </wps:wsp>
                      <wps:wsp>
                        <wps:cNvSpPr/>
                        <wps:spPr>
                          <a:xfrm>
                            <a:off x="1350000" y="434880"/>
                            <a:ext cx="617760" cy="88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IRQThreshold</w:t>
                              </w:r>
                            </w:p>
                          </w:txbxContent>
                        </wps:txbx>
                        <wps:bodyPr lIns="0" rIns="0" tIns="0" bIns="0">
                          <a:noAutofit/>
                        </wps:bodyPr>
                      </wps:wsp>
                      <wps:wsp>
                        <wps:cNvSpPr/>
                        <wps:spPr>
                          <a:xfrm>
                            <a:off x="2169720" y="78120"/>
                            <a:ext cx="720" cy="28440"/>
                          </a:xfrm>
                          <a:custGeom>
                            <a:avLst/>
                            <a:gdLst/>
                            <a:ahLst/>
                            <a:rect l="l" t="t" r="r" b="b"/>
                            <a:pathLst>
                              <a:path w="0" h="32266">
                                <a:moveTo>
                                  <a:pt x="0" y="0"/>
                                </a:moveTo>
                                <a:lnTo>
                                  <a:pt x="0" y="32266"/>
                                </a:lnTo>
                              </a:path>
                            </a:pathLst>
                          </a:custGeom>
                          <a:noFill/>
                          <a:ln cap="rnd" w="4320">
                            <a:solidFill>
                              <a:srgbClr val="ffffff"/>
                            </a:solidFill>
                            <a:round/>
                          </a:ln>
                        </wps:spPr>
                        <wps:style>
                          <a:lnRef idx="1"/>
                          <a:fillRef idx="0"/>
                          <a:effectRef idx="0"/>
                          <a:fontRef idx="minor"/>
                        </wps:style>
                        <wps:bodyPr/>
                      </wps:wsp>
                      <wps:wsp>
                        <wps:cNvSpPr/>
                        <wps:spPr>
                          <a:xfrm>
                            <a:off x="2148840" y="109080"/>
                            <a:ext cx="39240" cy="63360"/>
                          </a:xfrm>
                          <a:custGeom>
                            <a:avLst/>
                            <a:gdLst/>
                            <a:ahLst/>
                            <a:rect l="l" t="t" r="r" b="b"/>
                            <a:pathLst>
                              <a:path w="43383" h="65684">
                                <a:moveTo>
                                  <a:pt x="0" y="0"/>
                                </a:moveTo>
                                <a:lnTo>
                                  <a:pt x="43383" y="0"/>
                                </a:lnTo>
                                <a:lnTo>
                                  <a:pt x="21691" y="65684"/>
                                </a:lnTo>
                                <a:lnTo>
                                  <a:pt x="0" y="0"/>
                                </a:lnTo>
                                <a:close/>
                              </a:path>
                            </a:pathLst>
                          </a:custGeom>
                          <a:solidFill>
                            <a:srgbClr val="000000"/>
                          </a:solidFill>
                          <a:ln>
                            <a:noFill/>
                          </a:ln>
                        </wps:spPr>
                        <wps:style>
                          <a:lnRef idx="0"/>
                          <a:fillRef idx="0"/>
                          <a:effectRef idx="0"/>
                          <a:fontRef idx="minor"/>
                        </wps:style>
                        <wps:bodyPr/>
                      </wps:wsp>
                      <wps:wsp>
                        <wps:cNvSpPr/>
                        <wps:spPr>
                          <a:xfrm>
                            <a:off x="2301840" y="359280"/>
                            <a:ext cx="720" cy="49680"/>
                          </a:xfrm>
                          <a:custGeom>
                            <a:avLst/>
                            <a:gdLst/>
                            <a:ahLst/>
                            <a:rect l="l" t="t" r="r" b="b"/>
                            <a:pathLst>
                              <a:path w="0" h="51302">
                                <a:moveTo>
                                  <a:pt x="0" y="51302"/>
                                </a:moveTo>
                                <a:lnTo>
                                  <a:pt x="0" y="0"/>
                                </a:lnTo>
                              </a:path>
                            </a:pathLst>
                          </a:custGeom>
                          <a:noFill/>
                          <a:ln cap="rnd" w="4320">
                            <a:solidFill>
                              <a:srgbClr val="ffffff"/>
                            </a:solidFill>
                            <a:round/>
                          </a:ln>
                        </wps:spPr>
                        <wps:style>
                          <a:lnRef idx="1"/>
                          <a:fillRef idx="0"/>
                          <a:effectRef idx="0"/>
                          <a:fontRef idx="minor"/>
                        </wps:style>
                        <wps:bodyPr/>
                      </wps:wsp>
                      <wps:wsp>
                        <wps:cNvSpPr/>
                        <wps:spPr>
                          <a:xfrm>
                            <a:off x="2280240" y="294480"/>
                            <a:ext cx="39960" cy="60840"/>
                          </a:xfrm>
                          <a:custGeom>
                            <a:avLst/>
                            <a:gdLst/>
                            <a:ah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fillRef idx="0"/>
                          <a:effectRef idx="0"/>
                          <a:fontRef idx="minor"/>
                        </wps:style>
                        <wps:bodyPr/>
                      </wps:wsp>
                      <wps:wsp>
                        <wps:cNvSpPr/>
                        <wps:spPr>
                          <a:xfrm>
                            <a:off x="2536920" y="359280"/>
                            <a:ext cx="720" cy="151200"/>
                          </a:xfrm>
                          <a:custGeom>
                            <a:avLst/>
                            <a:gdLst/>
                            <a:ahLst/>
                            <a:rect l="l" t="t" r="r" b="b"/>
                            <a:pathLst>
                              <a:path w="0" h="155538">
                                <a:moveTo>
                                  <a:pt x="0" y="155538"/>
                                </a:moveTo>
                                <a:lnTo>
                                  <a:pt x="0" y="0"/>
                                </a:lnTo>
                              </a:path>
                            </a:pathLst>
                          </a:custGeom>
                          <a:noFill/>
                          <a:ln cap="rnd" w="4320">
                            <a:solidFill>
                              <a:srgbClr val="ffffff"/>
                            </a:solidFill>
                            <a:round/>
                          </a:ln>
                        </wps:spPr>
                        <wps:style>
                          <a:lnRef idx="1"/>
                          <a:fillRef idx="0"/>
                          <a:effectRef idx="0"/>
                          <a:fontRef idx="minor"/>
                        </wps:style>
                        <wps:bodyPr/>
                      </wps:wsp>
                      <wps:wsp>
                        <wps:cNvSpPr/>
                        <wps:spPr>
                          <a:xfrm>
                            <a:off x="2515320" y="294480"/>
                            <a:ext cx="39960" cy="60840"/>
                          </a:xfrm>
                          <a:custGeom>
                            <a:avLst/>
                            <a:gdLst/>
                            <a:ah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fillRef idx="0"/>
                          <a:effectRef idx="0"/>
                          <a:fontRef idx="minor"/>
                        </wps:style>
                        <wps:bodyPr/>
                      </wps:wsp>
                      <wps:wsp>
                        <wps:cNvSpPr/>
                        <wps:spPr>
                          <a:xfrm>
                            <a:off x="3220200" y="356760"/>
                            <a:ext cx="273600" cy="907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410920" y="0"/>
                            <a:ext cx="720" cy="106560"/>
                          </a:xfrm>
                          <a:custGeom>
                            <a:avLst/>
                            <a:gdLst/>
                            <a:ahLst/>
                            <a:rect l="l" t="t" r="r" b="b"/>
                            <a:pathLst>
                              <a:path w="0" h="112325">
                                <a:moveTo>
                                  <a:pt x="0" y="0"/>
                                </a:moveTo>
                                <a:lnTo>
                                  <a:pt x="0" y="112325"/>
                                </a:lnTo>
                              </a:path>
                            </a:pathLst>
                          </a:custGeom>
                          <a:noFill/>
                          <a:ln cap="rnd" w="4320">
                            <a:solidFill>
                              <a:srgbClr val="ffffff"/>
                            </a:solidFill>
                            <a:round/>
                          </a:ln>
                        </wps:spPr>
                        <wps:style>
                          <a:lnRef idx="1"/>
                          <a:fillRef idx="0"/>
                          <a:effectRef idx="0"/>
                          <a:fontRef idx="minor"/>
                        </wps:style>
                        <wps:bodyPr/>
                      </wps:wsp>
                      <wps:wsp>
                        <wps:cNvSpPr/>
                        <wps:spPr>
                          <a:xfrm>
                            <a:off x="2389680" y="109080"/>
                            <a:ext cx="39960" cy="63360"/>
                          </a:xfrm>
                          <a:custGeom>
                            <a:avLst/>
                            <a:gdLst/>
                            <a:ahLst/>
                            <a:rect l="l" t="t" r="r" b="b"/>
                            <a:pathLst>
                              <a:path w="43383" h="65684">
                                <a:moveTo>
                                  <a:pt x="0" y="0"/>
                                </a:moveTo>
                                <a:lnTo>
                                  <a:pt x="43383" y="0"/>
                                </a:lnTo>
                                <a:lnTo>
                                  <a:pt x="21691" y="65684"/>
                                </a:lnTo>
                                <a:lnTo>
                                  <a:pt x="0" y="0"/>
                                </a:lnTo>
                                <a:close/>
                              </a:path>
                            </a:pathLst>
                          </a:custGeom>
                          <a:solidFill>
                            <a:srgbClr val="000000"/>
                          </a:solidFill>
                          <a:ln>
                            <a:noFill/>
                          </a:ln>
                        </wps:spPr>
                        <wps:style>
                          <a:lnRef idx="0"/>
                          <a:fillRef idx="0"/>
                          <a:effectRef idx="0"/>
                          <a:fontRef idx="minor"/>
                        </wps:style>
                        <wps:bodyPr/>
                      </wps:wsp>
                      <wps:wsp>
                        <wps:cNvSpPr/>
                        <wps:spPr>
                          <a:xfrm>
                            <a:off x="3763800" y="402480"/>
                            <a:ext cx="257760" cy="88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重置</w:t>
                              </w:r>
                            </w:p>
                          </w:txbxContent>
                        </wps:txbx>
                        <wps:bodyPr lIns="0" rIns="0" tIns="0" bIns="0">
                          <a:noAutofit/>
                        </wps:bodyPr>
                      </wps:wsp>
                      <wps:wsp>
                        <wps:cNvSpPr/>
                        <wps:spPr>
                          <a:xfrm>
                            <a:off x="4070880" y="402480"/>
                            <a:ext cx="135720" cy="88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RS</w:t>
                              </w:r>
                            </w:p>
                          </w:txbxContent>
                        </wps:txbx>
                        <wps:bodyPr lIns="0" rIns="0" tIns="0" bIns="0">
                          <a:noAutofit/>
                        </wps:bodyPr>
                      </wps:wsp>
                      <wps:wsp>
                        <wps:cNvSpPr/>
                        <wps:spPr>
                          <a:xfrm>
                            <a:off x="3586320" y="359280"/>
                            <a:ext cx="720" cy="111600"/>
                          </a:xfrm>
                          <a:custGeom>
                            <a:avLst/>
                            <a:gdLst/>
                            <a:ahLst/>
                            <a:rect l="l" t="t" r="r" b="b"/>
                            <a:pathLst>
                              <a:path w="0" h="114800">
                                <a:moveTo>
                                  <a:pt x="0" y="114800"/>
                                </a:moveTo>
                                <a:lnTo>
                                  <a:pt x="0" y="0"/>
                                </a:lnTo>
                              </a:path>
                            </a:pathLst>
                          </a:custGeom>
                          <a:noFill/>
                          <a:ln cap="rnd" w="4320">
                            <a:solidFill>
                              <a:srgbClr val="ffffff"/>
                            </a:solidFill>
                            <a:round/>
                          </a:ln>
                        </wps:spPr>
                        <wps:style>
                          <a:lnRef idx="1"/>
                          <a:fillRef idx="0"/>
                          <a:effectRef idx="0"/>
                          <a:fontRef idx="minor"/>
                        </wps:style>
                        <wps:bodyPr/>
                      </wps:wsp>
                      <wps:wsp>
                        <wps:cNvSpPr/>
                        <wps:spPr>
                          <a:xfrm>
                            <a:off x="3564360" y="294480"/>
                            <a:ext cx="39240" cy="60840"/>
                          </a:xfrm>
                          <a:custGeom>
                            <a:avLst/>
                            <a:gdLst/>
                            <a:ah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fillRef idx="0"/>
                          <a:effectRef idx="0"/>
                          <a:fontRef idx="minor"/>
                        </wps:style>
                        <wps:bodyPr/>
                      </wps:wsp>
                      <wps:wsp>
                        <wps:cNvSpPr/>
                        <wps:spPr>
                          <a:xfrm>
                            <a:off x="3847320" y="351720"/>
                            <a:ext cx="720" cy="33120"/>
                          </a:xfrm>
                          <a:custGeom>
                            <a:avLst/>
                            <a:gdLst/>
                            <a:ahLst/>
                            <a:rect l="l" t="t" r="r" b="b"/>
                            <a:pathLst>
                              <a:path w="0" h="37025">
                                <a:moveTo>
                                  <a:pt x="0" y="37025"/>
                                </a:moveTo>
                                <a:lnTo>
                                  <a:pt x="0" y="0"/>
                                </a:lnTo>
                              </a:path>
                            </a:pathLst>
                          </a:custGeom>
                          <a:noFill/>
                          <a:ln cap="rnd" w="4320">
                            <a:solidFill>
                              <a:srgbClr val="ffffff"/>
                            </a:solidFill>
                            <a:round/>
                          </a:ln>
                        </wps:spPr>
                        <wps:style>
                          <a:lnRef idx="1"/>
                          <a:fillRef idx="0"/>
                          <a:effectRef idx="0"/>
                          <a:fontRef idx="minor"/>
                        </wps:style>
                        <wps:bodyPr/>
                      </wps:wsp>
                      <wps:wsp>
                        <wps:cNvSpPr/>
                        <wps:spPr>
                          <a:xfrm>
                            <a:off x="3825720" y="287640"/>
                            <a:ext cx="39960" cy="60480"/>
                          </a:xfrm>
                          <a:custGeom>
                            <a:avLst/>
                            <a:gdLst/>
                            <a:ah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fillRef idx="0"/>
                          <a:effectRef idx="0"/>
                          <a:fontRef idx="minor"/>
                        </wps:style>
                        <wps:bodyPr/>
                      </wps:wsp>
                      <wps:wsp>
                        <wps:cNvSpPr/>
                        <wps:spPr>
                          <a:xfrm>
                            <a:off x="4109040" y="351720"/>
                            <a:ext cx="720" cy="33120"/>
                          </a:xfrm>
                          <a:custGeom>
                            <a:avLst/>
                            <a:gdLst/>
                            <a:ahLst/>
                            <a:rect l="l" t="t" r="r" b="b"/>
                            <a:pathLst>
                              <a:path w="0" h="37025">
                                <a:moveTo>
                                  <a:pt x="0" y="37025"/>
                                </a:moveTo>
                                <a:lnTo>
                                  <a:pt x="0" y="0"/>
                                </a:lnTo>
                              </a:path>
                            </a:pathLst>
                          </a:custGeom>
                          <a:noFill/>
                          <a:ln cap="rnd" w="4320">
                            <a:solidFill>
                              <a:srgbClr val="ffffff"/>
                            </a:solidFill>
                            <a:round/>
                          </a:ln>
                        </wps:spPr>
                        <wps:style>
                          <a:lnRef idx="1"/>
                          <a:fillRef idx="0"/>
                          <a:effectRef idx="0"/>
                          <a:fontRef idx="minor"/>
                        </wps:style>
                        <wps:bodyPr/>
                      </wps:wsp>
                      <wps:wsp>
                        <wps:cNvSpPr/>
                        <wps:spPr>
                          <a:xfrm>
                            <a:off x="4087440" y="287640"/>
                            <a:ext cx="39960" cy="60480"/>
                          </a:xfrm>
                          <a:custGeom>
                            <a:avLst/>
                            <a:gdLst/>
                            <a:ahLst/>
                            <a:rect l="l" t="t" r="r" b="b"/>
                            <a:pathLst>
                              <a:path w="43383" h="65684">
                                <a:moveTo>
                                  <a:pt x="21692" y="0"/>
                                </a:moveTo>
                                <a:lnTo>
                                  <a:pt x="43383" y="65684"/>
                                </a:lnTo>
                                <a:lnTo>
                                  <a:pt x="0" y="65684"/>
                                </a:lnTo>
                                <a:lnTo>
                                  <a:pt x="21692" y="0"/>
                                </a:lnTo>
                                <a:close/>
                              </a:path>
                            </a:pathLst>
                          </a:custGeom>
                          <a:solidFill>
                            <a:srgbClr val="000000"/>
                          </a:solidFill>
                          <a:ln>
                            <a:noFill/>
                          </a:ln>
                        </wps:spPr>
                        <wps:style>
                          <a:lnRef idx="0"/>
                          <a:fillRef idx="0"/>
                          <a:effectRef idx="0"/>
                          <a:fontRef idx="minor"/>
                        </wps:style>
                        <wps:bodyPr/>
                      </wps:wsp>
                      <wps:wsp>
                        <wps:cNvSpPr/>
                        <wps:spPr>
                          <a:xfrm>
                            <a:off x="3555360" y="8280"/>
                            <a:ext cx="35748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钥匙孔</w:t>
                              </w:r>
                            </w:p>
                          </w:txbxContent>
                        </wps:txbx>
                        <wps:bodyPr lIns="0" rIns="0" tIns="0" bIns="0">
                          <a:noAutofit/>
                        </wps:bodyPr>
                      </wps:wsp>
                      <wps:wsp>
                        <wps:cNvSpPr/>
                        <wps:spPr>
                          <a:xfrm>
                            <a:off x="3724200" y="78120"/>
                            <a:ext cx="720" cy="28440"/>
                          </a:xfrm>
                          <a:custGeom>
                            <a:avLst/>
                            <a:gdLst/>
                            <a:ahLst/>
                            <a:rect l="l" t="t" r="r" b="b"/>
                            <a:pathLst>
                              <a:path w="0" h="32266">
                                <a:moveTo>
                                  <a:pt x="0" y="0"/>
                                </a:moveTo>
                                <a:lnTo>
                                  <a:pt x="0" y="32266"/>
                                </a:lnTo>
                              </a:path>
                            </a:pathLst>
                          </a:custGeom>
                          <a:noFill/>
                          <a:ln cap="rnd" w="4320">
                            <a:solidFill>
                              <a:srgbClr val="ffffff"/>
                            </a:solidFill>
                            <a:round/>
                          </a:ln>
                        </wps:spPr>
                        <wps:style>
                          <a:lnRef idx="1"/>
                          <a:fillRef idx="0"/>
                          <a:effectRef idx="0"/>
                          <a:fontRef idx="minor"/>
                        </wps:style>
                        <wps:bodyPr/>
                      </wps:wsp>
                      <wps:wsp>
                        <wps:cNvSpPr/>
                        <wps:spPr>
                          <a:xfrm>
                            <a:off x="3702600" y="109080"/>
                            <a:ext cx="39240" cy="63360"/>
                          </a:xfrm>
                          <a:custGeom>
                            <a:avLst/>
                            <a:gdLst/>
                            <a:ahLst/>
                            <a:rect l="l" t="t" r="r" b="b"/>
                            <a:pathLst>
                              <a:path w="43383" h="65684">
                                <a:moveTo>
                                  <a:pt x="0" y="0"/>
                                </a:moveTo>
                                <a:lnTo>
                                  <a:pt x="43383" y="0"/>
                                </a:lnTo>
                                <a:lnTo>
                                  <a:pt x="21691" y="65684"/>
                                </a:lnTo>
                                <a:lnTo>
                                  <a:pt x="0" y="0"/>
                                </a:lnTo>
                                <a:close/>
                              </a:path>
                            </a:pathLst>
                          </a:custGeom>
                          <a:solidFill>
                            <a:srgbClr val="000000"/>
                          </a:solidFill>
                          <a:ln>
                            <a:noFill/>
                          </a:ln>
                        </wps:spPr>
                        <wps:style>
                          <a:lnRef idx="0"/>
                          <a:fillRef idx="0"/>
                          <a:effectRef idx="0"/>
                          <a:fontRef idx="minor"/>
                        </wps:style>
                        <wps:bodyPr/>
                      </wps:wsp>
                      <wps:wsp>
                        <wps:cNvSpPr/>
                        <wps:spPr>
                          <a:xfrm>
                            <a:off x="3989160" y="78120"/>
                            <a:ext cx="720" cy="28440"/>
                          </a:xfrm>
                          <a:custGeom>
                            <a:avLst/>
                            <a:gdLst/>
                            <a:ahLst/>
                            <a:rect l="l" t="t" r="r" b="b"/>
                            <a:pathLst>
                              <a:path w="0" h="32266">
                                <a:moveTo>
                                  <a:pt x="0" y="0"/>
                                </a:moveTo>
                                <a:lnTo>
                                  <a:pt x="0" y="32266"/>
                                </a:lnTo>
                              </a:path>
                            </a:pathLst>
                          </a:custGeom>
                          <a:noFill/>
                          <a:ln cap="rnd" w="4320">
                            <a:solidFill>
                              <a:srgbClr val="ffffff"/>
                            </a:solidFill>
                            <a:round/>
                          </a:ln>
                        </wps:spPr>
                        <wps:style>
                          <a:lnRef idx="1"/>
                          <a:fillRef idx="0"/>
                          <a:effectRef idx="0"/>
                          <a:fontRef idx="minor"/>
                        </wps:style>
                        <wps:bodyPr/>
                      </wps:wsp>
                      <wps:wsp>
                        <wps:cNvSpPr/>
                        <wps:spPr>
                          <a:xfrm>
                            <a:off x="3967560" y="109080"/>
                            <a:ext cx="39960" cy="63360"/>
                          </a:xfrm>
                          <a:custGeom>
                            <a:avLst/>
                            <a:gdLst/>
                            <a:ahLst/>
                            <a:rect l="l" t="t" r="r" b="b"/>
                            <a:pathLst>
                              <a:path w="43383" h="65684">
                                <a:moveTo>
                                  <a:pt x="0" y="0"/>
                                </a:moveTo>
                                <a:lnTo>
                                  <a:pt x="43383" y="0"/>
                                </a:lnTo>
                                <a:lnTo>
                                  <a:pt x="21691" y="65684"/>
                                </a:lnTo>
                                <a:lnTo>
                                  <a:pt x="0" y="0"/>
                                </a:lnTo>
                                <a:close/>
                              </a:path>
                            </a:pathLst>
                          </a:custGeom>
                          <a:solidFill>
                            <a:srgbClr val="000000"/>
                          </a:solidFill>
                          <a:ln>
                            <a:noFill/>
                          </a:ln>
                        </wps:spPr>
                        <wps:style>
                          <a:lnRef idx="0"/>
                          <a:fillRef idx="0"/>
                          <a:effectRef idx="0"/>
                          <a:fontRef idx="minor"/>
                        </wps:style>
                        <wps:bodyPr/>
                      </wps:wsp>
                      <wps:wsp>
                        <wps:cNvSpPr/>
                        <wps:spPr>
                          <a:xfrm>
                            <a:off x="2045160" y="8280"/>
                            <a:ext cx="27360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1969200" y="196200"/>
                            <a:ext cx="811440" cy="88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1615141312</w:t>
                              </w:r>
                            </w:p>
                          </w:txbxContent>
                        </wps:txbx>
                        <wps:bodyPr lIns="0" rIns="0" tIns="0" bIns="0">
                          <a:noAutofit/>
                        </wps:bodyPr>
                      </wps:wsp>
                      <wps:wsp>
                        <wps:cNvSpPr/>
                        <wps:spPr>
                          <a:xfrm>
                            <a:off x="3569400" y="196200"/>
                            <a:ext cx="52200" cy="88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4</w:t>
                              </w:r>
                            </w:p>
                          </w:txbxContent>
                        </wps:txbx>
                        <wps:bodyPr lIns="0" rIns="0" tIns="0" bIns="0">
                          <a:noAutofit/>
                        </wps:bodyPr>
                      </wps:wsp>
                      <wps:wsp>
                        <wps:cNvSpPr/>
                        <wps:spPr>
                          <a:xfrm>
                            <a:off x="3700080" y="196200"/>
                            <a:ext cx="52200" cy="88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wps:txbx>
                        <wps:bodyPr lIns="0" rIns="0" tIns="0" bIns="0">
                          <a:noAutofit/>
                        </wps:bodyPr>
                      </wps:wsp>
                      <wps:wsp>
                        <wps:cNvSpPr/>
                        <wps:spPr>
                          <a:xfrm>
                            <a:off x="3830400" y="196200"/>
                            <a:ext cx="52560" cy="88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w:t>
                              </w:r>
                            </w:p>
                          </w:txbxContent>
                        </wps:txbx>
                        <wps:bodyPr lIns="0" rIns="0" tIns="0" bIns="0">
                          <a:noAutofit/>
                        </wps:bodyPr>
                      </wps:wsp>
                      <wps:wsp>
                        <wps:cNvSpPr/>
                        <wps:spPr>
                          <a:xfrm>
                            <a:off x="3966840" y="196200"/>
                            <a:ext cx="52560" cy="88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w:t>
                              </w:r>
                            </w:p>
                          </w:txbxContent>
                        </wps:txbx>
                        <wps:bodyPr lIns="0" rIns="0" tIns="0" bIns="0">
                          <a:noAutofit/>
                        </wps:bodyPr>
                      </wps:wsp>
                      <wps:wsp>
                        <wps:cNvSpPr/>
                        <wps:spPr>
                          <a:xfrm>
                            <a:off x="4100760" y="196200"/>
                            <a:ext cx="52200" cy="88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wps:txbx>
                        <wps:bodyPr lIns="0" rIns="0" tIns="0" bIns="0">
                          <a:noAutofit/>
                        </wps:bodyPr>
                      </wps:wsp>
                      <wps:wsp>
                        <wps:cNvSpPr/>
                        <wps:spPr>
                          <a:xfrm>
                            <a:off x="3859560" y="8280"/>
                            <a:ext cx="27432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3458880" y="200160"/>
                            <a:ext cx="5220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wps:txbx>
                        <wps:bodyPr lIns="0" rIns="0" tIns="0" bIns="0">
                          <a:noAutofit/>
                        </wps:bodyPr>
                      </wps:wsp>
                      <wps:wsp>
                        <wps:cNvSpPr/>
                        <wps:spPr>
                          <a:xfrm>
                            <a:off x="3336120" y="200160"/>
                            <a:ext cx="5220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187800" y="200160"/>
                            <a:ext cx="5256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7</w:t>
                              </w:r>
                            </w:p>
                          </w:txbxContent>
                        </wps:txbx>
                        <wps:bodyPr lIns="0" rIns="0" tIns="0" bIns="0">
                          <a:noAutofit/>
                        </wps:bodyPr>
                      </wps:wsp>
                      <wps:wsp>
                        <wps:cNvSpPr/>
                        <wps:spPr>
                          <a:xfrm>
                            <a:off x="3048120" y="200160"/>
                            <a:ext cx="5256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8</w:t>
                              </w:r>
                            </w:p>
                          </w:txbxContent>
                        </wps:txbx>
                        <wps:bodyPr lIns="0" rIns="0" tIns="0" bIns="0">
                          <a:noAutofit/>
                        </wps:bodyPr>
                      </wps:wsp>
                      <wps:wsp>
                        <wps:cNvSpPr/>
                        <wps:spPr>
                          <a:xfrm>
                            <a:off x="2928600" y="200160"/>
                            <a:ext cx="5220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9</w:t>
                              </w:r>
                            </w:p>
                          </w:txbxContent>
                        </wps:txbx>
                        <wps:bodyPr lIns="0" rIns="0" tIns="0" bIns="0">
                          <a:noAutofit/>
                        </wps:bodyPr>
                      </wps:wsp>
                      <wps:wsp>
                        <wps:cNvSpPr/>
                        <wps:spPr>
                          <a:xfrm>
                            <a:off x="2772360" y="200160"/>
                            <a:ext cx="10800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10</w:t>
                              </w:r>
                            </w:p>
                          </w:txbxContent>
                        </wps:txbx>
                        <wps:bodyPr lIns="0" rIns="0" tIns="0" bIns="0">
                          <a:noAutofit/>
                        </wps:bodyPr>
                      </wps:wsp>
                      <wps:wsp>
                        <wps:cNvSpPr/>
                        <wps:spPr>
                          <a:xfrm>
                            <a:off x="2634480" y="200160"/>
                            <a:ext cx="10044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11</w:t>
                              </w:r>
                            </w:p>
                          </w:txbxContent>
                        </wps:txbx>
                        <wps:bodyPr lIns="0" rIns="0" tIns="0" bIns="0">
                          <a:noAutofit/>
                        </wps:bodyPr>
                      </wps:wsp>
                      <wps:wsp>
                        <wps:cNvSpPr/>
                        <wps:spPr>
                          <a:xfrm>
                            <a:off x="3530520" y="151200"/>
                            <a:ext cx="720" cy="149400"/>
                          </a:xfrm>
                          <a:custGeom>
                            <a:avLst/>
                            <a:gdLst/>
                            <a:ahLst/>
                            <a:rect l="l" t="t" r="r" b="b"/>
                            <a:pathLst>
                              <a:path w="0" h="156393">
                                <a:moveTo>
                                  <a:pt x="0" y="0"/>
                                </a:moveTo>
                                <a:lnTo>
                                  <a:pt x="0" y="156393"/>
                                </a:lnTo>
                              </a:path>
                            </a:pathLst>
                          </a:custGeom>
                          <a:noFill/>
                          <a:ln cap="rnd" w="6840">
                            <a:solidFill>
                              <a:srgbClr val="ffffff"/>
                            </a:solidFill>
                            <a:round/>
                          </a:ln>
                        </wps:spPr>
                        <wps:style>
                          <a:lnRef idx="1"/>
                          <a:fillRef idx="0"/>
                          <a:effectRef idx="0"/>
                          <a:fontRef idx="minor"/>
                        </wps:style>
                        <wps:bodyPr/>
                      </wps:wsp>
                      <wps:wsp>
                        <wps:cNvSpPr/>
                        <wps:spPr>
                          <a:xfrm>
                            <a:off x="3653640" y="151200"/>
                            <a:ext cx="720" cy="149400"/>
                          </a:xfrm>
                          <a:custGeom>
                            <a:avLst/>
                            <a:gdLst/>
                            <a:ahLst/>
                            <a:rect l="l" t="t" r="r" b="b"/>
                            <a:pathLst>
                              <a:path w="0" h="156393">
                                <a:moveTo>
                                  <a:pt x="0" y="0"/>
                                </a:moveTo>
                                <a:lnTo>
                                  <a:pt x="0" y="156393"/>
                                </a:lnTo>
                              </a:path>
                            </a:pathLst>
                          </a:custGeom>
                          <a:noFill/>
                          <a:ln cap="rnd" w="6840">
                            <a:solidFill>
                              <a:srgbClr val="ffffff"/>
                            </a:solidFill>
                            <a:round/>
                          </a:ln>
                        </wps:spPr>
                        <wps:style>
                          <a:lnRef idx="1"/>
                          <a:fillRef idx="0"/>
                          <a:effectRef idx="0"/>
                          <a:fontRef idx="minor"/>
                        </wps:style>
                        <wps:bodyPr/>
                      </wps:wsp>
                    </wpg:wgp>
                  </a:graphicData>
                </a:graphic>
              </wp:inline>
            </w:drawing>
          </mc:Choice>
          <mc:Fallback>
            <w:pict>
              <v:group id="shape_0" alt="形状33" style="position:absolute;margin-left:0pt;margin-top:-41.25pt;width:331.25pt;height:41.2pt" coordorigin="0,-825" coordsize="6625,824">
                <v:rect id="shape_0" stroked="f" style="position:absolute;left:575;top:-140;width:675;height:138;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IRQDelay</w:t>
                        </w:r>
                      </w:p>
                    </w:txbxContent>
                  </v:textbox>
                  <w10:wrap type="square"/>
                  <v:fill o:detectmouseclick="t" on="false"/>
                  <v:stroke color="#3465a4" joinstyle="round" endcap="flat"/>
                </v:rect>
                <v:rect id="shape_0" stroked="f" style="position:absolute;left:1728;top:-516;width:169;height:138;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23</w:t>
                        </w:r>
                      </w:p>
                    </w:txbxContent>
                  </v:textbox>
                  <w10:wrap type="square"/>
                  <v:fill o:detectmouseclick="t" on="false"/>
                  <v:stroke color="#3465a4" joinstyle="round" endcap="flat"/>
                </v:rect>
                <v:rect id="shape_0" stroked="f" style="position:absolute;left:1450;top:-516;width:169;height:138;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24</w:t>
                        </w:r>
                      </w:p>
                    </w:txbxContent>
                  </v:textbox>
                  <w10:wrap type="square"/>
                  <v:fill o:detectmouseclick="t" on="false"/>
                  <v:stroke color="#3465a4" joinstyle="round" endcap="flat"/>
                </v:rect>
                <v:rect id="shape_0" stroked="f" style="position:absolute;left:77;top:-516;width:169;height:138;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3328;top:-140;width:814;height:138;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ERR_IrqEN</w:t>
                        </w:r>
                      </w:p>
                    </w:txbxContent>
                  </v:textbox>
                  <w10:wrap type="square"/>
                  <v:fill o:detectmouseclick="t" on="false"/>
                  <v:stroke color="#3465a4" joinstyle="round" endcap="flat"/>
                </v:rect>
                <v:rect id="shape_0" stroked="f" style="position:absolute;left:2126;top:-140;width:972;height:138;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IRQThreshold</w:t>
                        </w:r>
                      </w:p>
                    </w:txbxContent>
                  </v:textbox>
                  <w10:wrap type="square"/>
                  <v:fill o:detectmouseclick="t" on="false"/>
                  <v:stroke color="#3465a4" joinstyle="round" endcap="flat"/>
                </v:rect>
                <v:rect id="shape_0" stroked="f" style="position:absolute;left:5071;top:-263;width:430;height:14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5927;top:-191;width:405;height:13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重置</w:t>
                        </w:r>
                      </w:p>
                    </w:txbxContent>
                  </v:textbox>
                  <w10:wrap type="square"/>
                  <v:fill o:detectmouseclick="t" on="false"/>
                  <v:stroke color="#3465a4" joinstyle="round" endcap="flat"/>
                </v:rect>
                <v:rect id="shape_0" stroked="f" style="position:absolute;left:6411;top:-191;width:213;height:138;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RS</w:t>
                        </w:r>
                      </w:p>
                    </w:txbxContent>
                  </v:textbox>
                  <w10:wrap type="square"/>
                  <v:fill o:detectmouseclick="t" on="false"/>
                  <v:stroke color="#3465a4" joinstyle="round" endcap="flat"/>
                </v:rect>
                <v:rect id="shape_0" stroked="f" style="position:absolute;left:5599;top:-812;width:562;height:13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钥匙孔</w:t>
                        </w:r>
                      </w:p>
                    </w:txbxContent>
                  </v:textbox>
                  <w10:wrap type="square"/>
                  <v:fill o:detectmouseclick="t" on="false"/>
                  <v:stroke color="#3465a4" joinstyle="round" endcap="flat"/>
                </v:rect>
                <v:rect id="shape_0" stroked="f" style="position:absolute;left:3221;top:-812;width:430;height:13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3101;top:-516;width:1277;height:138;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1615141312</w:t>
                        </w:r>
                      </w:p>
                    </w:txbxContent>
                  </v:textbox>
                  <w10:wrap type="square"/>
                  <v:fill o:detectmouseclick="t" on="false"/>
                  <v:stroke color="#3465a4" joinstyle="round" endcap="flat"/>
                </v:rect>
                <v:rect id="shape_0" stroked="f" style="position:absolute;left:5621;top:-516;width:81;height:138;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5827;top:-516;width:81;height:138;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6032;top:-516;width:82;height:138;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6247;top:-516;width:82;height:138;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6458;top:-516;width:81;height:138;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6078;top:-812;width:431;height:13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5447;top:-510;width:81;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5254;top:-510;width:81;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5020;top:-510;width:82;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7</w:t>
                        </w:r>
                      </w:p>
                    </w:txbxContent>
                  </v:textbox>
                  <w10:wrap type="square"/>
                  <v:fill o:detectmouseclick="t" on="false"/>
                  <v:stroke color="#3465a4" joinstyle="round" endcap="flat"/>
                </v:rect>
                <v:rect id="shape_0" stroked="f" style="position:absolute;left:4800;top:-510;width:82;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8</w:t>
                        </w:r>
                      </w:p>
                    </w:txbxContent>
                  </v:textbox>
                  <w10:wrap type="square"/>
                  <v:fill o:detectmouseclick="t" on="false"/>
                  <v:stroke color="#3465a4" joinstyle="round" endcap="flat"/>
                </v:rect>
                <v:rect id="shape_0" stroked="f" style="position:absolute;left:4612;top:-510;width:81;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9</w:t>
                        </w:r>
                      </w:p>
                    </w:txbxContent>
                  </v:textbox>
                  <w10:wrap type="square"/>
                  <v:fill o:detectmouseclick="t" on="false"/>
                  <v:stroke color="#3465a4" joinstyle="round" endcap="flat"/>
                </v:rect>
                <v:rect id="shape_0" stroked="f" style="position:absolute;left:4366;top:-510;width:169;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10</w:t>
                        </w:r>
                      </w:p>
                    </w:txbxContent>
                  </v:textbox>
                  <w10:wrap type="square"/>
                  <v:fill o:detectmouseclick="t" on="false"/>
                  <v:stroke color="#3465a4" joinstyle="round" endcap="flat"/>
                </v:rect>
                <v:rect id="shape_0" stroked="f" style="position:absolute;left:4149;top:-510;width:157;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11</w:t>
                        </w:r>
                      </w:p>
                    </w:txbxContent>
                  </v:textbox>
                  <w10:wrap type="square"/>
                  <v:fill o:detectmouseclick="t" on="false"/>
                  <v:stroke color="#3465a4" joinstyle="round" endcap="flat"/>
                </v:rect>
              </v:group>
            </w:pict>
          </mc:Fallback>
        </mc:AlternateContent>
      </w:r>
    </w:p>
    <w:p>
      <w:pPr>
        <w:pStyle w:val="Normal"/>
        <w:spacing w:lineRule="auto" w:line="264" w:before="0" w:after="0"/>
        <w:ind w:left="6030" w:right="0" w:hanging="10"/>
        <w:jc w:val="left"/>
        <w:rPr/>
      </w:pPr>
      <w:r>
        <w:rPr>
          <w:sz w:val="12"/>
          <w:lang w:val="zh-Hans"/>
        </w:rPr>
        <w:t>循环</w:t>
      </w:r>
      <w:r>
        <w:rPr>
          <w:sz w:val="12"/>
          <w:lang w:val="zh-Hans"/>
        </w:rPr>
        <w:t>BD</w:t>
      </w:r>
      <w:r>
        <w:rPr>
          <w:sz w:val="12"/>
          <w:lang w:val="zh-Hans"/>
        </w:rPr>
        <w:t>使能</w:t>
      </w:r>
    </w:p>
    <w:p>
      <w:pPr>
        <w:pStyle w:val="Normal"/>
        <w:tabs>
          <w:tab w:val="clear" w:pos="420"/>
          <w:tab w:val="center" w:pos="4852" w:leader="none"/>
          <w:tab w:val="center" w:pos="7331" w:leader="none"/>
        </w:tabs>
        <w:spacing w:lineRule="auto" w:line="264" w:before="0" w:after="337"/>
        <w:ind w:left="0" w:right="0" w:hanging="0"/>
        <w:jc w:val="left"/>
        <w:rPr/>
      </w:pPr>
      <w:r>
        <w:rPr>
          <w:lang w:val="zh-Hans"/>
        </w:rPr>
        <w:tab/>
      </w:r>
      <w:r>
        <w:rPr>
          <w:sz w:val="12"/>
          <w:lang w:val="zh-Hans"/>
        </w:rPr>
        <w:t>IOC_IrqEN</w:t>
        <w:tab/>
      </w:r>
      <w:r>
        <w:rPr>
          <w:sz w:val="12"/>
          <w:vertAlign w:val="subscript"/>
          <w:lang w:val="zh-Hans"/>
        </w:rPr>
        <w:t>x14594</w:t>
      </w:r>
    </w:p>
    <w:p>
      <w:pPr>
        <w:pStyle w:val="Normal"/>
        <w:tabs>
          <w:tab w:val="clear" w:pos="420"/>
          <w:tab w:val="center" w:pos="3794"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2-12</w:t>
      </w:r>
      <w:r>
        <w:rPr>
          <w:i/>
          <w:lang w:val="zh-Hans"/>
        </w:rPr>
        <w:t>：</w:t>
      </w:r>
      <w:r>
        <w:rPr>
          <w:i/>
          <w:lang w:val="zh-Hans"/>
        </w:rPr>
        <w:tab/>
      </w:r>
      <w:r>
        <w:rPr>
          <w:b/>
          <w:lang w:val="zh-Hans"/>
        </w:rPr>
        <w:t xml:space="preserve">S2MM DMACR </w:t>
      </w:r>
      <w:r>
        <w:rPr>
          <w:b/>
          <w:lang w:val="zh-Hans"/>
        </w:rPr>
        <w:t xml:space="preserve">寄存器 </w:t>
      </w:r>
    </w:p>
    <w:p>
      <w:pPr>
        <w:pStyle w:val="Normal"/>
        <w:tabs>
          <w:tab w:val="clear" w:pos="420"/>
          <w:tab w:val="center" w:pos="2773" w:leader="none"/>
        </w:tabs>
        <w:spacing w:lineRule="auto" w:line="264" w:before="0" w:after="3"/>
        <w:ind w:left="-15" w:right="0" w:hanging="0"/>
        <w:jc w:val="left"/>
        <w:rPr/>
      </w:pPr>
      <w:r>
        <w:rPr>
          <w:i/>
          <w:lang w:val="zh-Hans"/>
        </w:rPr>
        <w:t xml:space="preserve">表 </w:t>
      </w:r>
      <w:r>
        <w:rPr>
          <w:i/>
          <w:lang w:val="zh-Hans"/>
        </w:rPr>
        <w:t>2-16</w:t>
      </w:r>
      <w:r>
        <w:rPr>
          <w:i/>
          <w:lang w:val="zh-Hans"/>
        </w:rPr>
        <w:t>：</w:t>
      </w:r>
      <w:r>
        <w:rPr>
          <w:i/>
          <w:lang w:val="zh-Hans"/>
        </w:rPr>
        <w:tab/>
      </w:r>
      <w:r>
        <w:rPr>
          <w:b/>
          <w:lang w:val="zh-Hans"/>
        </w:rPr>
        <w:t xml:space="preserve">S2MM_DMACR </w:t>
      </w:r>
      <w:r>
        <w:rPr>
          <w:b/>
          <w:lang w:val="zh-Hans"/>
        </w:rPr>
        <w:t>寄存器详细信息</w:t>
      </w:r>
    </w:p>
    <w:tbl>
      <w:tblPr>
        <w:tblStyle w:val="TableGrid"/>
        <w:tblW w:w="10122" w:type="dxa"/>
        <w:jc w:val="left"/>
        <w:tblInd w:w="0" w:type="dxa"/>
        <w:tblCellMar>
          <w:top w:w="82" w:type="dxa"/>
          <w:left w:w="90" w:type="dxa"/>
          <w:bottom w:w="0" w:type="dxa"/>
          <w:right w:w="48" w:type="dxa"/>
        </w:tblCellMar>
        <w:tblLook w:val="04a0" w:noHBand="0" w:noVBand="1" w:firstColumn="1" w:lastRow="0" w:lastColumn="0" w:firstRow="1"/>
      </w:tblPr>
      <w:tblGrid>
        <w:gridCol w:w="935"/>
        <w:gridCol w:w="1410"/>
        <w:gridCol w:w="854"/>
        <w:gridCol w:w="838"/>
        <w:gridCol w:w="6085"/>
      </w:tblGrid>
      <w:tr>
        <w:trPr>
          <w:trHeight w:val="641" w:hRule="atLeast"/>
        </w:trPr>
        <w:tc>
          <w:tcPr>
            <w:tcW w:w="93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41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5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3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608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4190" w:hRule="atLeast"/>
        </w:trPr>
        <w:tc>
          <w:tcPr>
            <w:tcW w:w="93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141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RS</w:t>
            </w:r>
          </w:p>
        </w:tc>
        <w:tc>
          <w:tcPr>
            <w:tcW w:w="854"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3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85" w:type="dxa"/>
            <w:tcBorders>
              <w:top w:val="single" w:sz="12" w:space="0" w:color="B20838"/>
              <w:left w:val="single" w:sz="2" w:space="0" w:color="000000"/>
              <w:bottom w:val="single" w:sz="2" w:space="0" w:color="000000"/>
              <w:right w:val="single" w:sz="2" w:space="0" w:color="000000"/>
            </w:tcBorders>
          </w:tcPr>
          <w:p>
            <w:pPr>
              <w:pStyle w:val="Normal"/>
              <w:spacing w:lineRule="auto" w:line="216" w:before="0" w:after="82"/>
              <w:ind w:left="0" w:right="0" w:hanging="0"/>
              <w:jc w:val="left"/>
              <w:rPr/>
            </w:pPr>
            <w:r>
              <w:rPr>
                <w:sz w:val="19"/>
                <w:lang w:val="zh-Hans"/>
              </w:rPr>
              <w:t>运行</w:t>
            </w:r>
            <w:r>
              <w:rPr>
                <w:sz w:val="19"/>
                <w:lang w:val="zh-Hans"/>
              </w:rPr>
              <w:t>/</w:t>
            </w:r>
            <w:r>
              <w:rPr>
                <w:sz w:val="19"/>
                <w:lang w:val="zh-Hans"/>
              </w:rPr>
              <w:t xml:space="preserve">停止控制，用于控制 </w:t>
            </w:r>
            <w:r>
              <w:rPr>
                <w:sz w:val="19"/>
                <w:lang w:val="zh-Hans"/>
              </w:rPr>
              <w:t xml:space="preserve">DMA </w:t>
            </w:r>
            <w:r>
              <w:rPr>
                <w:sz w:val="19"/>
                <w:lang w:val="zh-Hans"/>
              </w:rPr>
              <w:t>通道的运行和停止。</w:t>
            </w:r>
          </w:p>
          <w:p>
            <w:pPr>
              <w:pStyle w:val="Normal"/>
              <w:numPr>
                <w:ilvl w:val="0"/>
                <w:numId w:val="44"/>
              </w:numPr>
              <w:spacing w:lineRule="auto" w:line="218" w:before="0" w:after="231"/>
              <w:ind w:left="200" w:right="47" w:hanging="200"/>
              <w:rPr/>
            </w:pPr>
            <w:r>
              <w:rPr>
                <w:sz w:val="19"/>
                <w:lang w:val="zh-Hans"/>
              </w:rPr>
              <w:t xml:space="preserve">0 = </w:t>
            </w:r>
            <w:r>
              <w:rPr>
                <w:sz w:val="19"/>
                <w:lang w:val="zh-Hans"/>
              </w:rPr>
              <w:t>停止 – 当前（如果有）</w:t>
            </w:r>
            <w:r>
              <w:rPr>
                <w:sz w:val="19"/>
                <w:lang w:val="zh-Hans"/>
              </w:rPr>
              <w:t xml:space="preserve">DMA </w:t>
            </w:r>
            <w:r>
              <w:rPr>
                <w:sz w:val="19"/>
                <w:lang w:val="zh-Hans"/>
              </w:rPr>
              <w:t>操作完成后，</w:t>
            </w:r>
            <w:r>
              <w:rPr>
                <w:sz w:val="19"/>
                <w:lang w:val="zh-Hans"/>
              </w:rPr>
              <w:t xml:space="preserve">DMA </w:t>
            </w:r>
            <w:r>
              <w:rPr>
                <w:sz w:val="19"/>
                <w:lang w:val="zh-Hans"/>
              </w:rPr>
              <w:t>停止。对于分散</w:t>
            </w:r>
            <w:r>
              <w:rPr>
                <w:sz w:val="19"/>
                <w:lang w:val="zh-Hans"/>
              </w:rPr>
              <w:t>/</w:t>
            </w:r>
            <w:r>
              <w:rPr>
                <w:sz w:val="19"/>
                <w:lang w:val="zh-Hans"/>
              </w:rPr>
              <w:t>聚集模式，挂起的命令</w:t>
            </w:r>
            <w:r>
              <w:rPr>
                <w:sz w:val="19"/>
                <w:lang w:val="zh-Hans"/>
              </w:rPr>
              <w:t>/</w:t>
            </w:r>
            <w:r>
              <w:rPr>
                <w:sz w:val="19"/>
                <w:lang w:val="zh-Hans"/>
              </w:rPr>
              <w:t>传输被刷新或完成。</w:t>
            </w:r>
            <w:r>
              <w:rPr>
                <w:sz w:val="19"/>
                <w:lang w:val="zh-Hans"/>
              </w:rPr>
              <w:t xml:space="preserve">AXI4 </w:t>
            </w:r>
            <w:r>
              <w:rPr>
                <w:sz w:val="19"/>
                <w:lang w:val="zh-Hans"/>
              </w:rPr>
              <w:t>流可能会提前终止。允许更新队列中的描述符在引擎停止之前完成对远程内存的更新。对于直接寄存器模式，挂起的命令</w:t>
            </w:r>
            <w:r>
              <w:rPr>
                <w:sz w:val="19"/>
                <w:lang w:val="zh-Hans"/>
              </w:rPr>
              <w:t>/</w:t>
            </w:r>
            <w:r>
              <w:rPr>
                <w:sz w:val="19"/>
                <w:lang w:val="zh-Hans"/>
              </w:rPr>
              <w:t>传输将刷新或完成。</w:t>
            </w:r>
            <w:r>
              <w:rPr>
                <w:sz w:val="19"/>
                <w:lang w:val="zh-Hans"/>
              </w:rPr>
              <w:t xml:space="preserve">AXI4 </w:t>
            </w:r>
            <w:r>
              <w:rPr>
                <w:sz w:val="19"/>
                <w:lang w:val="zh-Hans"/>
              </w:rPr>
              <w:t xml:space="preserve">流可能已终止。无法保证 </w:t>
            </w:r>
            <w:r>
              <w:rPr>
                <w:sz w:val="19"/>
                <w:lang w:val="zh-Hans"/>
              </w:rPr>
              <w:t xml:space="preserve">S2MM AXI4 </w:t>
            </w:r>
            <w:r>
              <w:rPr>
                <w:sz w:val="19"/>
                <w:lang w:val="zh-Hans"/>
              </w:rPr>
              <w:t>上的数据完整性。</w:t>
            </w:r>
          </w:p>
          <w:p>
            <w:pPr>
              <w:pStyle w:val="Normal"/>
              <w:spacing w:lineRule="auto" w:line="218" w:before="0" w:after="80"/>
              <w:ind w:left="201" w:right="0" w:hanging="0"/>
              <w:jc w:val="left"/>
              <w:rPr/>
            </w:pPr>
            <w:r>
              <w:rPr>
                <w:sz w:val="19"/>
                <w:lang w:val="zh-Hans"/>
              </w:rPr>
              <w:t xml:space="preserve">当 </w:t>
            </w:r>
            <w:r>
              <w:rPr>
                <w:sz w:val="19"/>
                <w:lang w:val="zh-Hans"/>
              </w:rPr>
              <w:t xml:space="preserve">DMA </w:t>
            </w:r>
            <w:r>
              <w:rPr>
                <w:sz w:val="19"/>
                <w:lang w:val="zh-Hans"/>
              </w:rPr>
              <w:t>引擎停止时，</w:t>
            </w:r>
            <w:r>
              <w:rPr>
                <w:sz w:val="19"/>
                <w:lang w:val="zh-Hans"/>
              </w:rPr>
              <w:t xml:space="preserve">DMA </w:t>
            </w:r>
            <w:r>
              <w:rPr>
                <w:sz w:val="19"/>
                <w:lang w:val="zh-Hans"/>
              </w:rPr>
              <w:t xml:space="preserve">状态寄存器中的停止位将断言为 </w:t>
            </w:r>
            <w:r>
              <w:rPr>
                <w:sz w:val="19"/>
                <w:lang w:val="zh-Hans"/>
              </w:rPr>
              <w:t>1</w:t>
            </w:r>
            <w:r>
              <w:rPr>
                <w:sz w:val="19"/>
                <w:lang w:val="zh-Hans"/>
              </w:rPr>
              <w:t>。发生错误时，</w:t>
            </w:r>
            <w:r>
              <w:rPr>
                <w:sz w:val="19"/>
                <w:lang w:val="zh-Hans"/>
              </w:rPr>
              <w:t xml:space="preserve">AXI DMA </w:t>
            </w:r>
            <w:r>
              <w:rPr>
                <w:sz w:val="19"/>
                <w:lang w:val="zh-Hans"/>
              </w:rPr>
              <w:t>硬件会清除此位。</w:t>
            </w:r>
            <w:r>
              <w:rPr>
                <w:sz w:val="19"/>
                <w:lang w:val="zh-Hans"/>
              </w:rPr>
              <w:t xml:space="preserve">CPU </w:t>
            </w:r>
            <w:r>
              <w:rPr>
                <w:sz w:val="19"/>
                <w:lang w:val="zh-Hans"/>
              </w:rPr>
              <w:t xml:space="preserve">还可以选择清除此位以停止 </w:t>
            </w:r>
            <w:r>
              <w:rPr>
                <w:sz w:val="19"/>
                <w:lang w:val="zh-Hans"/>
              </w:rPr>
              <w:t xml:space="preserve">DMA </w:t>
            </w:r>
            <w:r>
              <w:rPr>
                <w:sz w:val="19"/>
                <w:lang w:val="zh-Hans"/>
              </w:rPr>
              <w:t>操作。</w:t>
            </w:r>
          </w:p>
          <w:p>
            <w:pPr>
              <w:pStyle w:val="Normal"/>
              <w:numPr>
                <w:ilvl w:val="0"/>
                <w:numId w:val="44"/>
              </w:numPr>
              <w:spacing w:lineRule="auto" w:line="259" w:before="0" w:after="0"/>
              <w:ind w:left="200" w:right="47" w:hanging="200"/>
              <w:rPr/>
            </w:pPr>
            <w:r>
              <w:rPr>
                <w:sz w:val="19"/>
                <w:lang w:val="zh-Hans"/>
              </w:rPr>
              <w:t xml:space="preserve">1 = </w:t>
            </w:r>
            <w:r>
              <w:rPr>
                <w:sz w:val="19"/>
                <w:lang w:val="zh-Hans"/>
              </w:rPr>
              <w:t xml:space="preserve">运行 – 启动 </w:t>
            </w:r>
            <w:r>
              <w:rPr>
                <w:sz w:val="19"/>
                <w:lang w:val="zh-Hans"/>
              </w:rPr>
              <w:t xml:space="preserve">DMA </w:t>
            </w:r>
            <w:r>
              <w:rPr>
                <w:sz w:val="19"/>
                <w:lang w:val="zh-Hans"/>
              </w:rPr>
              <w:t xml:space="preserve">操作。 当 </w:t>
            </w:r>
            <w:r>
              <w:rPr>
                <w:sz w:val="19"/>
                <w:lang w:val="zh-Hans"/>
              </w:rPr>
              <w:t xml:space="preserve">DMA </w:t>
            </w:r>
            <w:r>
              <w:rPr>
                <w:sz w:val="19"/>
                <w:lang w:val="zh-Hans"/>
              </w:rPr>
              <w:t>引擎开始操作时，</w:t>
            </w:r>
            <w:r>
              <w:rPr>
                <w:sz w:val="19"/>
                <w:lang w:val="zh-Hans"/>
              </w:rPr>
              <w:t xml:space="preserve">DMA </w:t>
            </w:r>
            <w:r>
              <w:rPr>
                <w:sz w:val="19"/>
                <w:lang w:val="zh-Hans"/>
              </w:rPr>
              <w:t xml:space="preserve">状态寄存器中的停止位将取消断言为 </w:t>
            </w:r>
            <w:r>
              <w:rPr>
                <w:sz w:val="19"/>
                <w:lang w:val="zh-Hans"/>
              </w:rPr>
              <w:t>0</w:t>
            </w:r>
            <w:r>
              <w:rPr>
                <w:sz w:val="19"/>
                <w:lang w:val="zh-Hans"/>
              </w:rPr>
              <w:t>。</w:t>
            </w:r>
          </w:p>
        </w:tc>
      </w:tr>
      <w:tr>
        <w:trPr>
          <w:trHeight w:val="349" w:hRule="atLeast"/>
        </w:trPr>
        <w:tc>
          <w:tcPr>
            <w:tcW w:w="93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1</w:t>
            </w:r>
          </w:p>
        </w:tc>
        <w:tc>
          <w:tcPr>
            <w:tcW w:w="141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85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w:t>
            </w:r>
          </w:p>
        </w:tc>
        <w:tc>
          <w:tcPr>
            <w:tcW w:w="83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608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写入此位不起作用，并且始终读取为 </w:t>
            </w:r>
            <w:r>
              <w:rPr>
                <w:sz w:val="19"/>
                <w:lang w:val="zh-Hans"/>
              </w:rPr>
              <w:t>1</w:t>
            </w:r>
            <w:r>
              <w:rPr>
                <w:sz w:val="19"/>
                <w:lang w:val="zh-Hans"/>
              </w:rPr>
              <w:t>。</w:t>
            </w:r>
          </w:p>
        </w:tc>
      </w:tr>
      <w:tr>
        <w:trPr>
          <w:trHeight w:val="2580"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重置</w:t>
            </w:r>
          </w:p>
        </w:tc>
        <w:tc>
          <w:tcPr>
            <w:tcW w:w="85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85"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0"/>
              <w:ind w:left="0" w:right="0" w:hanging="0"/>
              <w:jc w:val="left"/>
              <w:rPr/>
            </w:pPr>
            <w:r>
              <w:rPr>
                <w:sz w:val="19"/>
                <w:lang w:val="zh-Hans"/>
              </w:rPr>
              <w:t xml:space="preserve">用于重置 </w:t>
            </w:r>
            <w:r>
              <w:rPr>
                <w:sz w:val="19"/>
                <w:lang w:val="zh-Hans"/>
              </w:rPr>
              <w:t xml:space="preserve">AXI DMA </w:t>
            </w:r>
            <w:r>
              <w:rPr>
                <w:sz w:val="19"/>
                <w:lang w:val="zh-Hans"/>
              </w:rPr>
              <w:t xml:space="preserve">内核的软复位。将此位设置为 </w:t>
            </w:r>
            <w:r>
              <w:rPr>
                <w:sz w:val="19"/>
                <w:lang w:val="zh-Hans"/>
              </w:rPr>
              <w:t xml:space="preserve">1 </w:t>
            </w:r>
            <w:r>
              <w:rPr>
                <w:sz w:val="19"/>
                <w:lang w:val="zh-Hans"/>
              </w:rPr>
              <w:t xml:space="preserve">会导致重置 </w:t>
            </w:r>
            <w:r>
              <w:rPr>
                <w:sz w:val="19"/>
                <w:lang w:val="zh-Hans"/>
              </w:rPr>
              <w:t>AXI DMA</w:t>
            </w:r>
            <w:r>
              <w:rPr>
                <w:sz w:val="19"/>
                <w:lang w:val="zh-Hans"/>
              </w:rPr>
              <w:t xml:space="preserve">。重置将正常完成。 </w:t>
            </w:r>
          </w:p>
          <w:p>
            <w:pPr>
              <w:pStyle w:val="Normal"/>
              <w:spacing w:lineRule="auto" w:line="259" w:before="0" w:after="0"/>
              <w:ind w:left="0" w:right="0" w:hanging="0"/>
              <w:jc w:val="left"/>
              <w:rPr/>
            </w:pPr>
            <w:r>
              <w:rPr>
                <w:sz w:val="19"/>
                <w:lang w:val="zh-Hans"/>
              </w:rPr>
              <w:t>挂起的命令</w:t>
            </w:r>
            <w:r>
              <w:rPr>
                <w:sz w:val="19"/>
                <w:lang w:val="zh-Hans"/>
              </w:rPr>
              <w:t>/</w:t>
            </w:r>
            <w:r>
              <w:rPr>
                <w:sz w:val="19"/>
                <w:lang w:val="zh-Hans"/>
              </w:rPr>
              <w:t xml:space="preserve">传输将刷新或完成。 </w:t>
            </w:r>
          </w:p>
          <w:p>
            <w:pPr>
              <w:pStyle w:val="Normal"/>
              <w:spacing w:lineRule="auto" w:line="259" w:before="0" w:after="0"/>
              <w:ind w:left="0" w:right="0" w:hanging="0"/>
              <w:jc w:val="left"/>
              <w:rPr/>
            </w:pPr>
            <w:r>
              <w:rPr>
                <w:sz w:val="19"/>
                <w:lang w:val="zh-Hans"/>
              </w:rPr>
              <w:t xml:space="preserve">AXI4 </w:t>
            </w:r>
            <w:r>
              <w:rPr>
                <w:sz w:val="19"/>
                <w:lang w:val="zh-Hans"/>
              </w:rPr>
              <w:t xml:space="preserve">流输出提前终止，如有必要，与相关的 </w:t>
            </w:r>
          </w:p>
          <w:p>
            <w:pPr>
              <w:pStyle w:val="Normal"/>
              <w:spacing w:lineRule="auto" w:line="259" w:before="0" w:after="0"/>
              <w:ind w:left="0" w:right="0" w:hanging="0"/>
              <w:jc w:val="left"/>
              <w:rPr/>
            </w:pPr>
            <w:r>
              <w:rPr>
                <w:sz w:val="19"/>
                <w:lang w:val="zh-Hans"/>
              </w:rPr>
              <w:t>啧。设置任一</w:t>
            </w:r>
            <w:r>
              <w:rPr>
                <w:sz w:val="19"/>
                <w:lang w:val="zh-Hans"/>
              </w:rPr>
              <w:t>MM2S_DMACR</w:t>
            </w:r>
            <w:r>
              <w:rPr>
                <w:sz w:val="19"/>
                <w:lang w:val="zh-Hans"/>
              </w:rPr>
              <w:t xml:space="preserve">。重置 </w:t>
            </w:r>
            <w:r>
              <w:rPr>
                <w:sz w:val="19"/>
                <w:lang w:val="zh-Hans"/>
              </w:rPr>
              <w:t xml:space="preserve">= 1 </w:t>
            </w:r>
            <w:r>
              <w:rPr>
                <w:sz w:val="19"/>
                <w:lang w:val="zh-Hans"/>
              </w:rPr>
              <w:t xml:space="preserve">或 </w:t>
            </w:r>
          </w:p>
          <w:p>
            <w:pPr>
              <w:pStyle w:val="Normal"/>
              <w:spacing w:lineRule="auto" w:line="218" w:before="0" w:after="80"/>
              <w:ind w:left="0" w:right="0" w:hanging="0"/>
              <w:jc w:val="left"/>
              <w:rPr/>
            </w:pPr>
            <w:r>
              <w:rPr>
                <w:sz w:val="19"/>
                <w:lang w:val="zh-Hans"/>
              </w:rPr>
              <w:t>S2MM_DMACR</w:t>
            </w:r>
            <w:r>
              <w:rPr>
                <w:sz w:val="19"/>
                <w:lang w:val="zh-Hans"/>
              </w:rPr>
              <w:t xml:space="preserve">。重置 </w:t>
            </w:r>
            <w:r>
              <w:rPr>
                <w:sz w:val="19"/>
                <w:lang w:val="zh-Hans"/>
              </w:rPr>
              <w:t xml:space="preserve">= 1 </w:t>
            </w:r>
            <w:r>
              <w:rPr>
                <w:sz w:val="19"/>
                <w:lang w:val="zh-Hans"/>
              </w:rPr>
              <w:t xml:space="preserve">重置整个 </w:t>
            </w:r>
            <w:r>
              <w:rPr>
                <w:sz w:val="19"/>
                <w:lang w:val="zh-Hans"/>
              </w:rPr>
              <w:t xml:space="preserve">AXI DMA </w:t>
            </w:r>
            <w:r>
              <w:rPr>
                <w:sz w:val="19"/>
                <w:lang w:val="zh-Hans"/>
              </w:rPr>
              <w:t>引擎。软复位完成后，所有寄存器和位都处于复位状态。</w:t>
            </w:r>
          </w:p>
          <w:p>
            <w:pPr>
              <w:pStyle w:val="Normal"/>
              <w:numPr>
                <w:ilvl w:val="0"/>
                <w:numId w:val="45"/>
              </w:numPr>
              <w:spacing w:lineRule="auto" w:line="259" w:before="0" w:after="37"/>
              <w:ind w:left="200" w:right="0" w:hanging="200"/>
              <w:jc w:val="left"/>
              <w:rPr/>
            </w:pPr>
            <w:r>
              <w:rPr>
                <w:sz w:val="19"/>
                <w:lang w:val="zh-Hans"/>
              </w:rPr>
              <w:t xml:space="preserve">0 = </w:t>
            </w:r>
            <w:r>
              <w:rPr>
                <w:sz w:val="19"/>
                <w:lang w:val="zh-Hans"/>
              </w:rPr>
              <w:t>重置未进行中。正常操作。</w:t>
            </w:r>
          </w:p>
          <w:p>
            <w:pPr>
              <w:pStyle w:val="Normal"/>
              <w:numPr>
                <w:ilvl w:val="0"/>
                <w:numId w:val="45"/>
              </w:numPr>
              <w:spacing w:lineRule="auto" w:line="259" w:before="0" w:after="0"/>
              <w:ind w:left="200" w:right="0" w:hanging="200"/>
              <w:jc w:val="left"/>
              <w:rPr/>
            </w:pPr>
            <w:r>
              <w:rPr>
                <w:sz w:val="19"/>
                <w:lang w:val="zh-Hans"/>
              </w:rPr>
              <w:t xml:space="preserve">1 = </w:t>
            </w:r>
            <w:r>
              <w:rPr>
                <w:sz w:val="19"/>
                <w:lang w:val="zh-Hans"/>
              </w:rPr>
              <w:t>正在重置。</w:t>
            </w:r>
          </w:p>
        </w:tc>
      </w:tr>
    </w:tbl>
    <w:p>
      <w:pPr>
        <w:pStyle w:val="Normal"/>
        <w:tabs>
          <w:tab w:val="clear" w:pos="420"/>
          <w:tab w:val="center" w:pos="3193" w:leader="none"/>
        </w:tabs>
        <w:spacing w:lineRule="auto" w:line="264" w:before="0" w:after="3"/>
        <w:ind w:left="-15" w:right="0" w:hanging="0"/>
        <w:jc w:val="left"/>
        <w:rPr/>
      </w:pPr>
      <w:r>
        <w:rPr>
          <w:i/>
          <w:lang w:val="zh-Hans"/>
        </w:rPr>
        <w:t xml:space="preserve">表 </w:t>
      </w:r>
      <w:r>
        <w:rPr>
          <w:i/>
          <w:lang w:val="zh-Hans"/>
        </w:rPr>
        <w:t>2-16</w:t>
      </w:r>
      <w:r>
        <w:rPr>
          <w:i/>
          <w:lang w:val="zh-Hans"/>
        </w:rPr>
        <w:t>：</w:t>
      </w:r>
      <w:r>
        <w:rPr>
          <w:i/>
          <w:lang w:val="zh-Hans"/>
        </w:rPr>
        <w:tab/>
      </w:r>
      <w:r>
        <w:rPr>
          <w:b/>
          <w:lang w:val="zh-Hans"/>
        </w:rPr>
        <w:t xml:space="preserve">S2MM_DMACR </w:t>
      </w:r>
      <w:r>
        <w:rPr>
          <w:b/>
          <w:lang w:val="zh-Hans"/>
        </w:rPr>
        <w:t xml:space="preserve">寄存器详细信息 </w:t>
      </w:r>
      <w:r>
        <w:rPr>
          <w:b/>
          <w:i/>
          <w:lang w:val="zh-Hans"/>
        </w:rPr>
        <w:t>（续）</w:t>
      </w:r>
    </w:p>
    <w:tbl>
      <w:tblPr>
        <w:tblStyle w:val="TableGrid"/>
        <w:tblW w:w="10122" w:type="dxa"/>
        <w:jc w:val="left"/>
        <w:tblInd w:w="0" w:type="dxa"/>
        <w:tblCellMar>
          <w:top w:w="82" w:type="dxa"/>
          <w:left w:w="89" w:type="dxa"/>
          <w:bottom w:w="0" w:type="dxa"/>
          <w:right w:w="48" w:type="dxa"/>
        </w:tblCellMar>
        <w:tblLook w:val="04a0" w:noHBand="0" w:noVBand="1" w:firstColumn="1" w:lastRow="0" w:lastColumn="0" w:firstRow="1"/>
      </w:tblPr>
      <w:tblGrid>
        <w:gridCol w:w="935"/>
        <w:gridCol w:w="1410"/>
        <w:gridCol w:w="854"/>
        <w:gridCol w:w="838"/>
        <w:gridCol w:w="6085"/>
      </w:tblGrid>
      <w:tr>
        <w:trPr>
          <w:trHeight w:val="640" w:hRule="atLeast"/>
        </w:trPr>
        <w:tc>
          <w:tcPr>
            <w:tcW w:w="93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位</w:t>
            </w:r>
          </w:p>
        </w:tc>
        <w:tc>
          <w:tcPr>
            <w:tcW w:w="141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85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默认值</w:t>
            </w:r>
          </w:p>
        </w:tc>
        <w:tc>
          <w:tcPr>
            <w:tcW w:w="83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访问类型</w:t>
            </w:r>
          </w:p>
        </w:tc>
        <w:tc>
          <w:tcPr>
            <w:tcW w:w="608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1810" w:hRule="atLeast"/>
        </w:trPr>
        <w:tc>
          <w:tcPr>
            <w:tcW w:w="93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3</w:t>
            </w:r>
          </w:p>
        </w:tc>
        <w:tc>
          <w:tcPr>
            <w:tcW w:w="141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钥匙孔</w:t>
            </w:r>
          </w:p>
        </w:tc>
        <w:tc>
          <w:tcPr>
            <w:tcW w:w="854"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3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6085"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锁孔写入。将此位设置为 </w:t>
            </w:r>
            <w:r>
              <w:rPr>
                <w:sz w:val="19"/>
                <w:lang w:val="zh-Hans"/>
              </w:rPr>
              <w:t xml:space="preserve">1 </w:t>
            </w:r>
            <w:r>
              <w:rPr>
                <w:sz w:val="19"/>
                <w:lang w:val="zh-Hans"/>
              </w:rPr>
              <w:t xml:space="preserve">会导致 </w:t>
            </w:r>
            <w:r>
              <w:rPr>
                <w:sz w:val="19"/>
                <w:lang w:val="zh-Hans"/>
              </w:rPr>
              <w:t xml:space="preserve">AXI DMA </w:t>
            </w:r>
            <w:r>
              <w:rPr>
                <w:sz w:val="19"/>
                <w:lang w:val="zh-Hans"/>
              </w:rPr>
              <w:t xml:space="preserve">启动 </w:t>
            </w:r>
          </w:p>
          <w:p>
            <w:pPr>
              <w:pStyle w:val="Normal"/>
              <w:spacing w:lineRule="auto" w:line="218" w:before="0" w:after="79"/>
              <w:ind w:left="1" w:right="94" w:hanging="0"/>
              <w:rPr/>
            </w:pPr>
            <w:r>
              <w:rPr>
                <w:sz w:val="19"/>
                <w:lang w:val="zh-Hans"/>
              </w:rPr>
              <w:t xml:space="preserve">S2MM </w:t>
            </w:r>
            <w:r>
              <w:rPr>
                <w:sz w:val="19"/>
                <w:lang w:val="zh-Hans"/>
              </w:rPr>
              <w:t>写入（</w:t>
            </w:r>
            <w:r>
              <w:rPr>
                <w:sz w:val="19"/>
                <w:lang w:val="zh-Hans"/>
              </w:rPr>
              <w:t xml:space="preserve">AXI4 </w:t>
            </w:r>
            <w:r>
              <w:rPr>
                <w:sz w:val="19"/>
                <w:lang w:val="zh-Hans"/>
              </w:rPr>
              <w:t>写入）以非递增地址模式（</w:t>
            </w:r>
            <w:r>
              <w:rPr>
                <w:sz w:val="19"/>
                <w:lang w:val="zh-Hans"/>
              </w:rPr>
              <w:t xml:space="preserve">AXI4 </w:t>
            </w:r>
            <w:r>
              <w:rPr>
                <w:sz w:val="19"/>
                <w:lang w:val="zh-Hans"/>
              </w:rPr>
              <w:t xml:space="preserve">上的固定地址突发传输）。当 </w:t>
            </w:r>
            <w:r>
              <w:rPr>
                <w:sz w:val="19"/>
                <w:lang w:val="zh-Hans"/>
              </w:rPr>
              <w:t xml:space="preserve">AXI DMA </w:t>
            </w:r>
            <w:r>
              <w:rPr>
                <w:sz w:val="19"/>
                <w:lang w:val="zh-Hans"/>
              </w:rPr>
              <w:t xml:space="preserve">处于空闲状态时，可以修改此位。启用钥匙孔操作时，最大突发长度不能超过 </w:t>
            </w:r>
            <w:r>
              <w:rPr>
                <w:sz w:val="19"/>
                <w:lang w:val="zh-Hans"/>
              </w:rPr>
              <w:t>16</w:t>
            </w:r>
            <w:r>
              <w:rPr>
                <w:sz w:val="19"/>
                <w:lang w:val="zh-Hans"/>
              </w:rPr>
              <w:t xml:space="preserve">。启用 </w:t>
            </w:r>
            <w:r>
              <w:rPr>
                <w:sz w:val="19"/>
                <w:lang w:val="zh-Hans"/>
              </w:rPr>
              <w:t xml:space="preserve">DRE </w:t>
            </w:r>
            <w:r>
              <w:rPr>
                <w:sz w:val="19"/>
                <w:lang w:val="zh-Hans"/>
              </w:rPr>
              <w:t>时，</w:t>
            </w:r>
            <w:r>
              <w:rPr>
                <w:lang w:val="zh-Hans"/>
              </w:rPr>
              <w:t xml:space="preserve">此位不应为 </w:t>
            </w:r>
            <w:r>
              <w:rPr>
                <w:lang w:val="zh-Hans"/>
              </w:rPr>
              <w:t>se t</w:t>
            </w:r>
            <w:r>
              <w:rPr>
                <w:lang w:val="zh-Hans"/>
              </w:rPr>
              <w:t>。</w:t>
            </w:r>
          </w:p>
          <w:p>
            <w:pPr>
              <w:pStyle w:val="Normal"/>
              <w:spacing w:lineRule="auto" w:line="259" w:before="0" w:after="0"/>
              <w:ind w:left="1" w:right="0" w:hanging="0"/>
              <w:jc w:val="left"/>
              <w:rPr/>
            </w:pPr>
            <w:r>
              <w:rPr>
                <w:sz w:val="19"/>
                <w:lang w:val="zh-Hans"/>
              </w:rPr>
              <w:t xml:space="preserve">在多通道模式下使用 </w:t>
            </w:r>
            <w:r>
              <w:rPr>
                <w:sz w:val="19"/>
                <w:lang w:val="zh-Hans"/>
              </w:rPr>
              <w:t xml:space="preserve">DMA </w:t>
            </w:r>
            <w:r>
              <w:rPr>
                <w:sz w:val="19"/>
                <w:lang w:val="zh-Hans"/>
              </w:rPr>
              <w:t>时，此位不起作用。</w:t>
            </w:r>
          </w:p>
        </w:tc>
      </w:tr>
      <w:tr>
        <w:trPr>
          <w:trHeight w:val="1810"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4</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循环</w:t>
            </w:r>
            <w:r>
              <w:rPr>
                <w:sz w:val="19"/>
                <w:lang w:val="zh-Hans"/>
              </w:rPr>
              <w:t>BD</w:t>
            </w:r>
            <w:r>
              <w:rPr>
                <w:sz w:val="19"/>
                <w:lang w:val="zh-Hans"/>
              </w:rPr>
              <w:t>使能</w:t>
            </w:r>
          </w:p>
        </w:tc>
        <w:tc>
          <w:tcPr>
            <w:tcW w:w="85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6085"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1" w:right="90" w:hanging="0"/>
              <w:rPr/>
            </w:pPr>
            <w:r>
              <w:rPr>
                <w:sz w:val="19"/>
                <w:lang w:val="zh-Hans"/>
              </w:rPr>
              <w:t xml:space="preserve">设置为 </w:t>
            </w:r>
            <w:r>
              <w:rPr>
                <w:sz w:val="19"/>
                <w:lang w:val="zh-Hans"/>
              </w:rPr>
              <w:t xml:space="preserve">1 </w:t>
            </w:r>
            <w:r>
              <w:rPr>
                <w:sz w:val="19"/>
                <w:lang w:val="zh-Hans"/>
              </w:rPr>
              <w:t>时，可以在循环缓冲区描述符 （</w:t>
            </w:r>
            <w:r>
              <w:rPr>
                <w:sz w:val="19"/>
                <w:lang w:val="zh-Hans"/>
              </w:rPr>
              <w:t>BD</w:t>
            </w:r>
            <w:r>
              <w:rPr>
                <w:sz w:val="19"/>
                <w:lang w:val="zh-Hans"/>
              </w:rPr>
              <w:t xml:space="preserve">） 模式下使用 </w:t>
            </w:r>
            <w:r>
              <w:rPr>
                <w:sz w:val="19"/>
                <w:lang w:val="zh-Hans"/>
              </w:rPr>
              <w:t>DMA</w:t>
            </w:r>
            <w:r>
              <w:rPr>
                <w:sz w:val="19"/>
                <w:lang w:val="zh-Hans"/>
              </w:rPr>
              <w:t>，而无需任何用户干预。在此模式下，分散收集模块忽略</w:t>
            </w:r>
            <w:r>
              <w:rPr>
                <w:sz w:val="19"/>
                <w:lang w:val="zh-Hans"/>
              </w:rPr>
              <w:t>BD</w:t>
            </w:r>
            <w:r>
              <w:rPr>
                <w:sz w:val="19"/>
                <w:lang w:val="zh-Hans"/>
              </w:rPr>
              <w:t>的“已完成”位。使用此功能，您可以循环使用相同的</w:t>
            </w:r>
            <w:r>
              <w:rPr>
                <w:sz w:val="19"/>
                <w:lang w:val="zh-Hans"/>
              </w:rPr>
              <w:t>BD</w:t>
            </w:r>
            <w:r>
              <w:rPr>
                <w:sz w:val="19"/>
                <w:lang w:val="zh-Hans"/>
              </w:rPr>
              <w:t>，而不必担心任何过时的描述符错误。</w:t>
            </w:r>
          </w:p>
          <w:p>
            <w:pPr>
              <w:pStyle w:val="Normal"/>
              <w:spacing w:lineRule="auto" w:line="259" w:before="0" w:after="0"/>
              <w:ind w:left="1" w:right="0" w:hanging="0"/>
              <w:jc w:val="left"/>
              <w:rPr/>
            </w:pPr>
            <w:r>
              <w:rPr>
                <w:sz w:val="19"/>
                <w:lang w:val="zh-Hans"/>
              </w:rPr>
              <w:t xml:space="preserve">当 </w:t>
            </w:r>
            <w:r>
              <w:rPr>
                <w:sz w:val="19"/>
                <w:lang w:val="zh-Hans"/>
              </w:rPr>
              <w:t xml:space="preserve">DMA </w:t>
            </w:r>
            <w:r>
              <w:rPr>
                <w:sz w:val="19"/>
                <w:lang w:val="zh-Hans"/>
              </w:rPr>
              <w:t>在多通道模式或直接寄存器模式下运行时，此位不起作用。</w:t>
            </w:r>
          </w:p>
        </w:tc>
      </w:tr>
      <w:tr>
        <w:trPr>
          <w:trHeight w:val="581"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11 </w:t>
            </w:r>
            <w:r>
              <w:rPr>
                <w:sz w:val="19"/>
                <w:lang w:val="zh-Hans"/>
              </w:rPr>
              <w:t xml:space="preserve">到 </w:t>
            </w:r>
            <w:r>
              <w:rPr>
                <w:sz w:val="19"/>
                <w:lang w:val="zh-Hans"/>
              </w:rPr>
              <w:t>5</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保留</w:t>
            </w:r>
          </w:p>
        </w:tc>
        <w:tc>
          <w:tcPr>
            <w:tcW w:w="85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608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写入这些位不起作用，它们始终被读取为零。</w:t>
            </w:r>
          </w:p>
        </w:tc>
      </w:tr>
      <w:tr>
        <w:trPr>
          <w:trHeight w:val="1429"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12</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IOC_IRqEn</w:t>
            </w:r>
          </w:p>
        </w:tc>
        <w:tc>
          <w:tcPr>
            <w:tcW w:w="85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6085"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1" w:right="0" w:hanging="0"/>
              <w:jc w:val="left"/>
              <w:rPr/>
            </w:pPr>
            <w:r>
              <w:rPr>
                <w:sz w:val="19"/>
                <w:lang w:val="zh-Hans"/>
              </w:rPr>
              <w:t xml:space="preserve">完全中断时中断启用。设置为 </w:t>
            </w:r>
            <w:r>
              <w:rPr>
                <w:sz w:val="19"/>
                <w:lang w:val="zh-Hans"/>
              </w:rPr>
              <w:t xml:space="preserve">1 </w:t>
            </w:r>
            <w:r>
              <w:rPr>
                <w:sz w:val="19"/>
                <w:lang w:val="zh-Hans"/>
              </w:rPr>
              <w:t>时，允许“完成时中断”事件为设置了“完成位”位的描述符生成中断。</w:t>
            </w:r>
          </w:p>
          <w:p>
            <w:pPr>
              <w:pStyle w:val="Normal"/>
              <w:numPr>
                <w:ilvl w:val="0"/>
                <w:numId w:val="46"/>
              </w:numPr>
              <w:spacing w:lineRule="auto" w:line="259" w:before="0" w:after="37"/>
              <w:ind w:left="201" w:right="0" w:hanging="200"/>
              <w:jc w:val="left"/>
              <w:rPr/>
            </w:pPr>
            <w:r>
              <w:rPr>
                <w:sz w:val="19"/>
                <w:lang w:val="zh-Hans"/>
              </w:rPr>
              <w:t xml:space="preserve">0 = </w:t>
            </w:r>
            <w:r>
              <w:rPr>
                <w:sz w:val="19"/>
                <w:lang w:val="zh-Hans"/>
              </w:rPr>
              <w:t xml:space="preserve">禁用 </w:t>
            </w:r>
            <w:r>
              <w:rPr>
                <w:sz w:val="19"/>
                <w:lang w:val="zh-Hans"/>
              </w:rPr>
              <w:t xml:space="preserve">IOC </w:t>
            </w:r>
            <w:r>
              <w:rPr>
                <w:sz w:val="19"/>
                <w:lang w:val="zh-Hans"/>
              </w:rPr>
              <w:t>中断。</w:t>
            </w:r>
          </w:p>
          <w:p>
            <w:pPr>
              <w:pStyle w:val="Normal"/>
              <w:numPr>
                <w:ilvl w:val="0"/>
                <w:numId w:val="46"/>
              </w:numPr>
              <w:spacing w:lineRule="auto" w:line="259" w:before="0" w:after="0"/>
              <w:ind w:left="201" w:right="0" w:hanging="200"/>
              <w:jc w:val="left"/>
              <w:rPr/>
            </w:pPr>
            <w:r>
              <w:rPr>
                <w:sz w:val="19"/>
                <w:lang w:val="zh-Hans"/>
              </w:rPr>
              <w:t xml:space="preserve">1 = </w:t>
            </w:r>
            <w:r>
              <w:rPr>
                <w:sz w:val="19"/>
                <w:lang w:val="zh-Hans"/>
              </w:rPr>
              <w:t xml:space="preserve">已启用 </w:t>
            </w:r>
            <w:r>
              <w:rPr>
                <w:sz w:val="19"/>
                <w:lang w:val="zh-Hans"/>
              </w:rPr>
              <w:t xml:space="preserve">IOC </w:t>
            </w:r>
            <w:r>
              <w:rPr>
                <w:sz w:val="19"/>
                <w:lang w:val="zh-Hans"/>
              </w:rPr>
              <w:t>中断。</w:t>
            </w:r>
          </w:p>
        </w:tc>
      </w:tr>
      <w:tr>
        <w:trPr>
          <w:trHeight w:val="1490"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13</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Dly_IrqEn</w:t>
            </w:r>
          </w:p>
        </w:tc>
        <w:tc>
          <w:tcPr>
            <w:tcW w:w="85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6085"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1" w:right="0" w:hanging="0"/>
              <w:jc w:val="left"/>
              <w:rPr/>
            </w:pPr>
            <w:r>
              <w:rPr>
                <w:sz w:val="19"/>
                <w:lang w:val="zh-Hans"/>
              </w:rPr>
              <w:t xml:space="preserve">中断时延迟计时器中断启用。设置为 </w:t>
            </w:r>
            <w:r>
              <w:rPr>
                <w:sz w:val="19"/>
                <w:lang w:val="zh-Hans"/>
              </w:rPr>
              <w:t xml:space="preserve">1 </w:t>
            </w:r>
            <w:r>
              <w:rPr>
                <w:sz w:val="19"/>
                <w:lang w:val="zh-Hans"/>
              </w:rPr>
              <w:t>时，允许错误事件生成中断输出。</w:t>
            </w:r>
          </w:p>
          <w:p>
            <w:pPr>
              <w:pStyle w:val="Normal"/>
              <w:numPr>
                <w:ilvl w:val="0"/>
                <w:numId w:val="47"/>
              </w:numPr>
              <w:spacing w:lineRule="auto" w:line="259" w:before="0" w:after="37"/>
              <w:ind w:left="201" w:right="0" w:hanging="200"/>
              <w:jc w:val="left"/>
              <w:rPr/>
            </w:pPr>
            <w:r>
              <w:rPr>
                <w:sz w:val="19"/>
                <w:lang w:val="zh-Hans"/>
              </w:rPr>
              <w:t xml:space="preserve">0 = </w:t>
            </w:r>
            <w:r>
              <w:rPr>
                <w:sz w:val="19"/>
                <w:lang w:val="zh-Hans"/>
              </w:rPr>
              <w:t>禁用延迟中断。</w:t>
            </w:r>
          </w:p>
          <w:p>
            <w:pPr>
              <w:pStyle w:val="Normal"/>
              <w:numPr>
                <w:ilvl w:val="0"/>
                <w:numId w:val="47"/>
              </w:numPr>
              <w:spacing w:lineRule="auto" w:line="259" w:before="0" w:after="52"/>
              <w:ind w:left="201" w:right="0" w:hanging="200"/>
              <w:jc w:val="left"/>
              <w:rPr/>
            </w:pPr>
            <w:r>
              <w:rPr>
                <w:sz w:val="19"/>
                <w:lang w:val="zh-Hans"/>
              </w:rPr>
              <w:t xml:space="preserve">1 = </w:t>
            </w:r>
            <w:r>
              <w:rPr>
                <w:sz w:val="19"/>
                <w:lang w:val="zh-Hans"/>
              </w:rPr>
              <w:t>启用延迟中断。</w:t>
            </w:r>
          </w:p>
          <w:p>
            <w:pPr>
              <w:pStyle w:val="Normal"/>
              <w:spacing w:lineRule="auto" w:line="259" w:before="0" w:after="0"/>
              <w:ind w:left="1" w:right="0" w:hanging="0"/>
              <w:jc w:val="left"/>
              <w:rPr/>
            </w:pPr>
            <w:r>
              <w:rPr>
                <w:b/>
                <w:i/>
                <w:sz w:val="19"/>
                <w:lang w:val="zh-Hans"/>
              </w:rPr>
              <w:t xml:space="preserve">注意： </w:t>
            </w:r>
            <w:r>
              <w:rPr>
                <w:sz w:val="17"/>
                <w:lang w:val="zh-Hans"/>
              </w:rPr>
              <w:t xml:space="preserve">仅在启用分散聚集时适用。 </w:t>
            </w:r>
          </w:p>
        </w:tc>
      </w:tr>
      <w:tr>
        <w:trPr>
          <w:trHeight w:val="1200"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14</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Err_IrqEn</w:t>
            </w:r>
          </w:p>
        </w:tc>
        <w:tc>
          <w:tcPr>
            <w:tcW w:w="85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85"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1" w:right="0" w:hanging="0"/>
              <w:jc w:val="left"/>
              <w:rPr/>
            </w:pPr>
            <w:r>
              <w:rPr>
                <w:sz w:val="19"/>
                <w:lang w:val="zh-Hans"/>
              </w:rPr>
              <w:t xml:space="preserve">出错时中断启用中断。设置为 </w:t>
            </w:r>
            <w:r>
              <w:rPr>
                <w:sz w:val="19"/>
                <w:lang w:val="zh-Hans"/>
              </w:rPr>
              <w:t xml:space="preserve">1 </w:t>
            </w:r>
            <w:r>
              <w:rPr>
                <w:sz w:val="19"/>
                <w:lang w:val="zh-Hans"/>
              </w:rPr>
              <w:t>时，允许错误事件生成中断输出。</w:t>
            </w:r>
          </w:p>
          <w:p>
            <w:pPr>
              <w:pStyle w:val="Normal"/>
              <w:numPr>
                <w:ilvl w:val="0"/>
                <w:numId w:val="48"/>
              </w:numPr>
              <w:spacing w:lineRule="auto" w:line="259" w:before="0" w:after="36"/>
              <w:ind w:left="201" w:right="0" w:hanging="200"/>
              <w:jc w:val="left"/>
              <w:rPr/>
            </w:pPr>
            <w:r>
              <w:rPr>
                <w:sz w:val="19"/>
                <w:lang w:val="zh-Hans"/>
              </w:rPr>
              <w:t xml:space="preserve">0 = </w:t>
            </w:r>
            <w:r>
              <w:rPr>
                <w:sz w:val="19"/>
                <w:lang w:val="zh-Hans"/>
              </w:rPr>
              <w:t>错误中断已禁用。</w:t>
            </w:r>
          </w:p>
          <w:p>
            <w:pPr>
              <w:pStyle w:val="Normal"/>
              <w:numPr>
                <w:ilvl w:val="0"/>
                <w:numId w:val="48"/>
              </w:numPr>
              <w:spacing w:lineRule="auto" w:line="259" w:before="0" w:after="0"/>
              <w:ind w:left="201" w:right="0" w:hanging="200"/>
              <w:jc w:val="left"/>
              <w:rPr/>
            </w:pPr>
            <w:r>
              <w:rPr>
                <w:sz w:val="19"/>
                <w:lang w:val="zh-Hans"/>
              </w:rPr>
              <w:t xml:space="preserve">1 = </w:t>
            </w:r>
            <w:r>
              <w:rPr>
                <w:sz w:val="19"/>
                <w:lang w:val="zh-Hans"/>
              </w:rPr>
              <w:t>启用错误中断。</w:t>
            </w:r>
          </w:p>
        </w:tc>
      </w:tr>
      <w:tr>
        <w:trPr>
          <w:trHeight w:val="350" w:hRule="atLeast"/>
        </w:trPr>
        <w:tc>
          <w:tcPr>
            <w:tcW w:w="93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15</w:t>
            </w:r>
          </w:p>
        </w:tc>
        <w:tc>
          <w:tcPr>
            <w:tcW w:w="141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85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w:t>
            </w:r>
          </w:p>
        </w:tc>
        <w:tc>
          <w:tcPr>
            <w:tcW w:w="83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608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写入此位不起作用，并且始终读取为零。</w:t>
            </w:r>
          </w:p>
        </w:tc>
      </w:tr>
    </w:tbl>
    <w:p>
      <w:pPr>
        <w:pStyle w:val="Normal"/>
        <w:tabs>
          <w:tab w:val="clear" w:pos="420"/>
          <w:tab w:val="center" w:pos="3193" w:leader="none"/>
        </w:tabs>
        <w:spacing w:lineRule="auto" w:line="264" w:before="0" w:after="3"/>
        <w:ind w:left="-15" w:right="0" w:hanging="0"/>
        <w:jc w:val="left"/>
        <w:rPr/>
      </w:pPr>
      <w:r>
        <w:rPr>
          <w:i/>
          <w:lang w:val="zh-Hans"/>
        </w:rPr>
        <w:t xml:space="preserve">表 </w:t>
      </w:r>
      <w:r>
        <w:rPr>
          <w:i/>
          <w:lang w:val="zh-Hans"/>
        </w:rPr>
        <w:t>2-16</w:t>
      </w:r>
      <w:r>
        <w:rPr>
          <w:i/>
          <w:lang w:val="zh-Hans"/>
        </w:rPr>
        <w:t>：</w:t>
      </w:r>
      <w:r>
        <w:rPr>
          <w:i/>
          <w:lang w:val="zh-Hans"/>
        </w:rPr>
        <w:tab/>
      </w:r>
      <w:r>
        <w:rPr>
          <w:b/>
          <w:lang w:val="zh-Hans"/>
        </w:rPr>
        <w:t xml:space="preserve">S2MM_DMACR </w:t>
      </w:r>
      <w:r>
        <w:rPr>
          <w:b/>
          <w:lang w:val="zh-Hans"/>
        </w:rPr>
        <w:t xml:space="preserve">寄存器详细信息 </w:t>
      </w:r>
      <w:r>
        <w:rPr>
          <w:b/>
          <w:i/>
          <w:lang w:val="zh-Hans"/>
        </w:rPr>
        <w:t>（续）</w:t>
      </w:r>
    </w:p>
    <w:tbl>
      <w:tblPr>
        <w:tblStyle w:val="TableGrid"/>
        <w:tblW w:w="10122" w:type="dxa"/>
        <w:jc w:val="left"/>
        <w:tblInd w:w="0" w:type="dxa"/>
        <w:tblCellMar>
          <w:top w:w="82" w:type="dxa"/>
          <w:left w:w="90" w:type="dxa"/>
          <w:bottom w:w="0" w:type="dxa"/>
          <w:right w:w="48" w:type="dxa"/>
        </w:tblCellMar>
        <w:tblLook w:val="04a0" w:noHBand="0" w:noVBand="1" w:firstColumn="1" w:lastRow="0" w:lastColumn="0" w:firstRow="1"/>
      </w:tblPr>
      <w:tblGrid>
        <w:gridCol w:w="935"/>
        <w:gridCol w:w="1410"/>
        <w:gridCol w:w="854"/>
        <w:gridCol w:w="838"/>
        <w:gridCol w:w="6085"/>
      </w:tblGrid>
      <w:tr>
        <w:trPr>
          <w:trHeight w:val="640" w:hRule="atLeast"/>
        </w:trPr>
        <w:tc>
          <w:tcPr>
            <w:tcW w:w="93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41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5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83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608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870" w:hRule="atLeast"/>
        </w:trPr>
        <w:tc>
          <w:tcPr>
            <w:tcW w:w="93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23 </w:t>
            </w:r>
            <w:r>
              <w:rPr>
                <w:sz w:val="19"/>
                <w:lang w:val="zh-Hans"/>
              </w:rPr>
              <w:t xml:space="preserve">到 </w:t>
            </w:r>
            <w:r>
              <w:rPr>
                <w:sz w:val="19"/>
                <w:lang w:val="zh-Hans"/>
              </w:rPr>
              <w:t>16</w:t>
            </w:r>
          </w:p>
        </w:tc>
        <w:tc>
          <w:tcPr>
            <w:tcW w:w="141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IRQThreshold</w:t>
            </w:r>
          </w:p>
        </w:tc>
        <w:tc>
          <w:tcPr>
            <w:tcW w:w="854"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01</w:t>
            </w:r>
            <w:del w:id="49" w:author="未知作者" w:date="2023-05-06T11:11:56Z">
              <w:r>
                <w:rPr>
                  <w:sz w:val="19"/>
                  <w:lang w:val="zh-Hans"/>
                </w:rPr>
                <w:delText>小时</w:delText>
              </w:r>
            </w:del>
            <w:ins w:id="50" w:author="未知作者" w:date="2023-05-06T11:11:56Z">
              <w:r>
                <w:rPr>
                  <w:rFonts w:eastAsia="Segoe UI" w:cs="Segoe UI"/>
                  <w:color w:val="000000"/>
                  <w:kern w:val="2"/>
                  <w:sz w:val="19"/>
                  <w:szCs w:val="22"/>
                  <w:lang w:val="zh-Hans" w:eastAsia="zh-CN" w:bidi="ar-SA"/>
                </w:rPr>
                <w:t>h</w:t>
              </w:r>
            </w:ins>
          </w:p>
        </w:tc>
        <w:tc>
          <w:tcPr>
            <w:tcW w:w="83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85"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98"/>
              <w:ind w:left="0" w:right="95" w:hanging="0"/>
              <w:rPr/>
            </w:pPr>
            <w:r>
              <w:rPr>
                <w:sz w:val="19"/>
                <w:lang w:val="zh-Hans"/>
              </w:rPr>
              <w:t xml:space="preserve">中断阈值。此值用于设置中断阈值。发生 </w:t>
            </w:r>
            <w:r>
              <w:rPr>
                <w:sz w:val="19"/>
                <w:lang w:val="zh-Hans"/>
              </w:rPr>
              <w:t xml:space="preserve">IOC </w:t>
            </w:r>
            <w:r>
              <w:rPr>
                <w:sz w:val="19"/>
                <w:lang w:val="zh-Hans"/>
              </w:rPr>
              <w:t>中断事件时，内部计数器将从中断阈值设置开始倒计时。当计数达到零时，</w:t>
            </w:r>
            <w:r>
              <w:rPr>
                <w:sz w:val="19"/>
                <w:lang w:val="zh-Hans"/>
              </w:rPr>
              <w:t xml:space="preserve">DMA </w:t>
            </w:r>
            <w:r>
              <w:rPr>
                <w:sz w:val="19"/>
                <w:lang w:val="zh-Hans"/>
              </w:rPr>
              <w:t>引擎会生成中断输出。</w:t>
            </w:r>
          </w:p>
          <w:p>
            <w:pPr>
              <w:pStyle w:val="Normal"/>
              <w:spacing w:lineRule="auto" w:line="247" w:before="0" w:after="103"/>
              <w:ind w:left="0" w:right="0" w:hanging="0"/>
              <w:jc w:val="left"/>
              <w:rPr/>
            </w:pPr>
            <w:r>
              <w:rPr>
                <w:b/>
                <w:i/>
                <w:sz w:val="19"/>
                <w:lang w:val="zh-Hans"/>
              </w:rPr>
              <w:t xml:space="preserve">注意： </w:t>
            </w:r>
            <w:r>
              <w:rPr>
                <w:sz w:val="17"/>
                <w:lang w:val="zh-Hans"/>
              </w:rPr>
              <w:t xml:space="preserve">阈值的最小设置为 </w:t>
            </w:r>
            <w:r>
              <w:rPr>
                <w:sz w:val="17"/>
                <w:lang w:val="zh-Hans"/>
              </w:rPr>
              <w:t>0x01</w:t>
            </w:r>
            <w:r>
              <w:rPr>
                <w:sz w:val="17"/>
                <w:lang w:val="zh-Hans"/>
              </w:rPr>
              <w:t>。写入此寄存器</w:t>
            </w:r>
            <w:r>
              <w:rPr>
                <w:sz w:val="17"/>
                <w:lang w:val="zh-Hans"/>
              </w:rPr>
              <w:t>0x00</w:t>
            </w:r>
            <w:r>
              <w:rPr>
                <w:sz w:val="17"/>
                <w:lang w:val="zh-Hans"/>
              </w:rPr>
              <w:t>无效。</w:t>
            </w:r>
          </w:p>
          <w:p>
            <w:pPr>
              <w:pStyle w:val="Normal"/>
              <w:spacing w:lineRule="auto" w:line="259" w:before="0" w:after="0"/>
              <w:ind w:left="0" w:right="0" w:hanging="0"/>
              <w:jc w:val="left"/>
              <w:rPr/>
            </w:pPr>
            <w:r>
              <w:rPr>
                <w:b/>
                <w:i/>
                <w:sz w:val="19"/>
                <w:lang w:val="zh-Hans"/>
              </w:rPr>
              <w:t xml:space="preserve">注意： </w:t>
            </w:r>
            <w:r>
              <w:rPr>
                <w:sz w:val="17"/>
                <w:lang w:val="zh-Hans"/>
              </w:rPr>
              <w:t>仅在启用分散聚集时适用。</w:t>
            </w:r>
          </w:p>
        </w:tc>
      </w:tr>
      <w:tr>
        <w:trPr>
          <w:trHeight w:val="2950" w:hRule="atLeast"/>
        </w:trPr>
        <w:tc>
          <w:tcPr>
            <w:tcW w:w="93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24</w:t>
            </w:r>
          </w:p>
        </w:tc>
        <w:tc>
          <w:tcPr>
            <w:tcW w:w="141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IRQDelay</w:t>
            </w:r>
          </w:p>
        </w:tc>
        <w:tc>
          <w:tcPr>
            <w:tcW w:w="854"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00h</w:t>
            </w:r>
          </w:p>
        </w:tc>
        <w:tc>
          <w:tcPr>
            <w:tcW w:w="83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6085"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133"/>
              <w:ind w:left="0" w:right="0" w:hanging="0"/>
              <w:jc w:val="left"/>
              <w:rPr/>
            </w:pPr>
            <w:r>
              <w:rPr>
                <w:sz w:val="19"/>
                <w:lang w:val="zh-Hans"/>
              </w:rPr>
              <w:t xml:space="preserve">中断延迟超时。此值用于设置中断超时值。中断超时是一种机制，用于在延迟时间段到期后使 </w:t>
            </w:r>
            <w:r>
              <w:rPr>
                <w:sz w:val="19"/>
                <w:lang w:val="zh-Hans"/>
              </w:rPr>
              <w:t xml:space="preserve">DMA </w:t>
            </w:r>
            <w:r>
              <w:rPr>
                <w:sz w:val="19"/>
                <w:lang w:val="zh-Hans"/>
              </w:rPr>
              <w:t>引擎生成中断。计时器在数据包末尾开始计数 ，并在收到新数据包或发生超时事件时重置。</w:t>
            </w:r>
          </w:p>
          <w:p>
            <w:pPr>
              <w:pStyle w:val="Normal"/>
              <w:spacing w:lineRule="auto" w:line="259" w:before="0" w:after="31"/>
              <w:ind w:left="20" w:right="0" w:hanging="0"/>
              <w:jc w:val="left"/>
              <w:rPr/>
            </w:pPr>
            <w:r>
              <w:rPr>
                <w:sz w:val="20"/>
                <w:lang w:val="zh-Hans"/>
              </w:rPr>
              <w:t xml:space="preserve">1 </w:t>
            </w:r>
            <w:r>
              <w:rPr>
                <w:sz w:val="20"/>
                <w:lang w:val="zh-Hans"/>
              </w:rPr>
              <w:t xml:space="preserve">超时间隔 </w:t>
            </w:r>
            <w:r>
              <w:rPr>
                <w:sz w:val="20"/>
                <w:lang w:val="zh-Hans"/>
              </w:rPr>
              <w:t>= 125 ×</w:t>
            </w:r>
            <w:r>
              <w:rPr>
                <w:sz w:val="20"/>
                <w:lang w:val="zh-Hans"/>
              </w:rPr>
              <w:t>（</w:t>
            </w:r>
            <w:r>
              <w:rPr>
                <w:sz w:val="20"/>
                <w:lang w:val="zh-Hans"/>
              </w:rPr>
              <w:t xml:space="preserve">SG </w:t>
            </w:r>
            <w:r>
              <w:rPr>
                <w:sz w:val="20"/>
                <w:lang w:val="zh-Hans"/>
              </w:rPr>
              <w:t>时钟的时钟周期）</w:t>
            </w:r>
          </w:p>
          <w:p>
            <w:pPr>
              <w:pStyle w:val="Normal"/>
              <w:spacing w:lineRule="auto" w:line="216" w:before="0" w:after="98"/>
              <w:ind w:left="0" w:right="0" w:hanging="0"/>
              <w:jc w:val="left"/>
              <w:rPr/>
            </w:pPr>
            <w:r>
              <w:rPr>
                <w:sz w:val="19"/>
                <w:lang w:val="zh-Hans"/>
              </w:rPr>
              <w:t xml:space="preserve">在此处设置值 </w:t>
            </w:r>
            <w:r>
              <w:rPr>
                <w:sz w:val="19"/>
                <w:lang w:val="zh-Hans"/>
              </w:rPr>
              <w:t xml:space="preserve">3 </w:t>
            </w:r>
            <w:r>
              <w:rPr>
                <w:sz w:val="19"/>
                <w:lang w:val="zh-Hans"/>
              </w:rPr>
              <w:t xml:space="preserve">会导致延迟超时为 </w:t>
            </w:r>
            <w:r>
              <w:rPr>
                <w:sz w:val="19"/>
                <w:lang w:val="zh-Hans"/>
              </w:rPr>
              <w:t>125 x 3 x</w:t>
            </w:r>
            <w:r>
              <w:rPr>
                <w:sz w:val="19"/>
                <w:lang w:val="zh-Hans"/>
              </w:rPr>
              <w:t>（</w:t>
            </w:r>
            <w:r>
              <w:rPr>
                <w:sz w:val="19"/>
                <w:lang w:val="zh-Hans"/>
              </w:rPr>
              <w:t xml:space="preserve">SG </w:t>
            </w:r>
            <w:r>
              <w:rPr>
                <w:sz w:val="19"/>
                <w:lang w:val="zh-Hans"/>
              </w:rPr>
              <w:t>时钟的时钟周期）。</w:t>
            </w:r>
          </w:p>
          <w:p>
            <w:pPr>
              <w:pStyle w:val="Normal"/>
              <w:spacing w:lineRule="auto" w:line="259" w:before="0" w:after="97"/>
              <w:ind w:left="0" w:right="0" w:hanging="0"/>
              <w:jc w:val="left"/>
              <w:rPr/>
            </w:pPr>
            <w:r>
              <w:rPr>
                <w:b/>
                <w:i/>
                <w:sz w:val="19"/>
                <w:lang w:val="zh-Hans"/>
              </w:rPr>
              <w:t xml:space="preserve">注： </w:t>
            </w:r>
            <w:r>
              <w:rPr>
                <w:sz w:val="17"/>
                <w:lang w:val="zh-Hans"/>
              </w:rPr>
              <w:t>将此值设置为零将禁用延迟计时器中断。</w:t>
            </w:r>
          </w:p>
          <w:p>
            <w:pPr>
              <w:pStyle w:val="Normal"/>
              <w:spacing w:lineRule="auto" w:line="259" w:before="0" w:after="0"/>
              <w:ind w:left="0" w:right="0" w:hanging="0"/>
              <w:jc w:val="left"/>
              <w:rPr/>
            </w:pPr>
            <w:r>
              <w:rPr>
                <w:b/>
                <w:i/>
                <w:sz w:val="19"/>
                <w:lang w:val="zh-Hans"/>
              </w:rPr>
              <w:t xml:space="preserve">注意： </w:t>
            </w:r>
            <w:r>
              <w:rPr>
                <w:sz w:val="17"/>
                <w:lang w:val="zh-Hans"/>
              </w:rPr>
              <w:t>仅在启用分散聚集时适用。</w:t>
            </w:r>
          </w:p>
        </w:tc>
      </w:tr>
    </w:tbl>
    <w:p>
      <w:pPr>
        <w:pStyle w:val="4"/>
        <w:ind w:left="755" w:right="67" w:hanging="10"/>
        <w:rPr/>
      </w:pPr>
      <w:r>
        <w:rPr>
          <w:lang w:val="zh-Hans"/>
        </w:rPr>
        <w:t>S2MM_DMASR</w:t>
      </w:r>
      <w:r>
        <w:rPr>
          <w:lang w:val="zh-Hans"/>
        </w:rPr>
        <w:t>（</w:t>
      </w:r>
      <w:r>
        <w:rPr>
          <w:lang w:val="zh-Hans"/>
        </w:rPr>
        <w:t xml:space="preserve">S2MM DMA </w:t>
      </w:r>
      <w:r>
        <w:rPr>
          <w:lang w:val="zh-Hans"/>
        </w:rPr>
        <w:t xml:space="preserve">状态寄存器 – 偏移 </w:t>
      </w:r>
      <w:r>
        <w:rPr>
          <w:lang w:val="zh-Hans"/>
        </w:rPr>
        <w:t>34h</w:t>
      </w:r>
      <w:r>
        <w:rPr>
          <w:lang w:val="zh-Hans"/>
        </w:rPr>
        <w:t xml:space="preserve">） </w:t>
      </w:r>
    </w:p>
    <w:p>
      <w:pPr>
        <w:pStyle w:val="Normal"/>
        <w:spacing w:lineRule="auto" w:line="259" w:before="0" w:after="63"/>
        <w:ind w:left="10" w:right="1193" w:hanging="10"/>
        <w:jc w:val="right"/>
        <w:rPr/>
      </w:pPr>
      <w:r>
        <w:rPr>
          <w:lang w:val="zh-Hans"/>
        </w:rPr>
        <w:t xml:space="preserve">此寄存器提供流到内存映射 </w:t>
      </w:r>
      <w:r>
        <w:rPr>
          <w:lang w:val="zh-Hans"/>
        </w:rPr>
        <w:t xml:space="preserve">DMA </w:t>
      </w:r>
      <w:r>
        <w:rPr>
          <w:lang w:val="zh-Hans"/>
        </w:rPr>
        <w:t>通道的状态。</w:t>
      </w:r>
    </w:p>
    <w:p>
      <w:pPr>
        <w:pStyle w:val="Normal"/>
        <w:spacing w:lineRule="auto" w:line="264" w:before="0" w:after="31"/>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2-13</w:t>
      </w:r>
    </w:p>
    <w:p>
      <w:pPr>
        <w:pStyle w:val="Normal"/>
        <w:spacing w:lineRule="auto" w:line="259" w:before="0" w:after="149"/>
        <w:ind w:left="770" w:right="0" w:hanging="0"/>
        <w:jc w:val="left"/>
        <w:rPr/>
      </w:pPr>
      <w:r>
        <w:rPr/>
        <mc:AlternateContent>
          <mc:Choice Requires="wpg">
            <w:drawing>
              <wp:inline distT="0" distB="0" distL="0" distR="0" wp14:anchorId="01C068D6">
                <wp:extent cx="4582160" cy="874395"/>
                <wp:effectExtent l="0" t="0" r="0" b="0"/>
                <wp:docPr id="49" name="形状34"/>
                <a:graphic xmlns:a="http://schemas.openxmlformats.org/drawingml/2006/main">
                  <a:graphicData uri="http://schemas.microsoft.com/office/word/2010/wordprocessingGroup">
                    <wpg:wgp>
                      <wpg:cNvGrpSpPr/>
                      <wpg:grpSpPr>
                        <a:xfrm>
                          <a:off x="0" y="0"/>
                          <a:ext cx="4581360" cy="873720"/>
                        </a:xfrm>
                      </wpg:grpSpPr>
                      <wps:wsp>
                        <wps:cNvSpPr/>
                        <wps:spPr>
                          <a:xfrm>
                            <a:off x="4369320" y="816480"/>
                            <a:ext cx="212040" cy="57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8"/>
                                  <w:spacing w:val="0"/>
                                  <w:vertAlign w:val="baseline"/>
                                  <w:position w:val="0"/>
                                  <w:sz w:val="8"/>
                                  <w:i w:val="false"/>
                                  <w:dstrike w:val="false"/>
                                  <w:strike w:val="false"/>
                                  <w:u w:val="none"/>
                                  <w:b w:val="false"/>
                                  <w:sz w:val="8"/>
                                  <w:rFonts w:eastAsia="等线" w:cs="等线" w:ascii="等线" w:hAnsi="等线"/>
                                  <w:color w:val="00000A"/>
                                  <w14:ligatures w14:val="standardContextual"/>
                                </w:rPr>
                                <w:t>x14595</w:t>
                              </w:r>
                            </w:p>
                          </w:txbxContent>
                        </wps:txbx>
                        <wps:bodyPr lIns="0" rIns="0" tIns="0" bIns="0">
                          <a:noAutofit/>
                        </wps:bodyPr>
                      </wps:wsp>
                      <wps:wsp>
                        <wps:cNvSpPr/>
                        <wps:spPr>
                          <a:xfrm>
                            <a:off x="2184480" y="321840"/>
                            <a:ext cx="133920" cy="103680"/>
                          </a:xfrm>
                          <a:custGeom>
                            <a:avLst/>
                            <a:gdLst/>
                            <a:ahLst/>
                            <a:rect l="l" t="t" r="r" b="b"/>
                            <a:pathLst>
                              <a:path w="139230" h="108666">
                                <a:moveTo>
                                  <a:pt x="0" y="0"/>
                                </a:moveTo>
                                <a:lnTo>
                                  <a:pt x="139230" y="0"/>
                                </a:lnTo>
                                <a:lnTo>
                                  <a:pt x="139230"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2455560" y="321840"/>
                            <a:ext cx="130680" cy="103680"/>
                          </a:xfrm>
                          <a:custGeom>
                            <a:avLst/>
                            <a:gdLst/>
                            <a:ahLst/>
                            <a:rect l="l" t="t" r="r" b="b"/>
                            <a:pathLst>
                              <a:path w="135534" h="108666">
                                <a:moveTo>
                                  <a:pt x="0" y="0"/>
                                </a:moveTo>
                                <a:lnTo>
                                  <a:pt x="135534" y="0"/>
                                </a:lnTo>
                                <a:lnTo>
                                  <a:pt x="135534"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2589480" y="321840"/>
                            <a:ext cx="136440" cy="103680"/>
                          </a:xfrm>
                          <a:custGeom>
                            <a:avLst/>
                            <a:gdLst/>
                            <a:ahLst/>
                            <a:rect l="l" t="t" r="r" b="b"/>
                            <a:pathLst>
                              <a:path w="141732" h="108666">
                                <a:moveTo>
                                  <a:pt x="0" y="0"/>
                                </a:moveTo>
                                <a:lnTo>
                                  <a:pt x="141732" y="0"/>
                                </a:lnTo>
                                <a:lnTo>
                                  <a:pt x="141732"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2322360" y="321840"/>
                            <a:ext cx="131400" cy="103680"/>
                          </a:xfrm>
                          <a:custGeom>
                            <a:avLst/>
                            <a:gdLst/>
                            <a:ahLst/>
                            <a:rect l="l" t="t" r="r" b="b"/>
                            <a:pathLst>
                              <a:path w="136398" h="108666">
                                <a:moveTo>
                                  <a:pt x="0" y="0"/>
                                </a:moveTo>
                                <a:lnTo>
                                  <a:pt x="136398" y="0"/>
                                </a:lnTo>
                                <a:lnTo>
                                  <a:pt x="136398"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0" y="321840"/>
                            <a:ext cx="1094040" cy="103680"/>
                          </a:xfrm>
                          <a:custGeom>
                            <a:avLst/>
                            <a:gdLst/>
                            <a:ahLst/>
                            <a:rect l="l" t="t" r="r" b="b"/>
                            <a:pathLst>
                              <a:path w="1109675" h="108676">
                                <a:moveTo>
                                  <a:pt x="0" y="0"/>
                                </a:moveTo>
                                <a:lnTo>
                                  <a:pt x="1109675" y="0"/>
                                </a:lnTo>
                                <a:lnTo>
                                  <a:pt x="1109675" y="108676"/>
                                </a:lnTo>
                                <a:lnTo>
                                  <a:pt x="0" y="108676"/>
                                </a:lnTo>
                                <a:close/>
                              </a:path>
                            </a:pathLst>
                          </a:custGeom>
                          <a:noFill/>
                          <a:ln cap="rnd" w="7560">
                            <a:solidFill>
                              <a:srgbClr val="ffffff"/>
                            </a:solidFill>
                            <a:round/>
                          </a:ln>
                        </wps:spPr>
                        <wps:style>
                          <a:lnRef idx="1"/>
                          <a:fillRef idx="0"/>
                          <a:effectRef idx="0"/>
                          <a:fontRef idx="minor"/>
                        </wps:style>
                        <wps:bodyPr/>
                      </wps:wsp>
                      <wps:wsp>
                        <wps:cNvSpPr/>
                        <wps:spPr>
                          <a:xfrm>
                            <a:off x="1095840" y="321840"/>
                            <a:ext cx="1083960" cy="102960"/>
                          </a:xfrm>
                          <a:custGeom>
                            <a:avLst/>
                            <a:gdLst/>
                            <a:ahLst/>
                            <a:rect l="l" t="t" r="r" b="b"/>
                            <a:pathLst>
                              <a:path w="1097471" h="108118">
                                <a:moveTo>
                                  <a:pt x="0" y="0"/>
                                </a:moveTo>
                                <a:lnTo>
                                  <a:pt x="1097471" y="0"/>
                                </a:lnTo>
                                <a:lnTo>
                                  <a:pt x="1097471" y="108118"/>
                                </a:lnTo>
                                <a:lnTo>
                                  <a:pt x="0" y="108118"/>
                                </a:lnTo>
                                <a:close/>
                              </a:path>
                            </a:pathLst>
                          </a:custGeom>
                          <a:noFill/>
                          <a:ln cap="rnd" w="7560">
                            <a:solidFill>
                              <a:srgbClr val="ffffff"/>
                            </a:solidFill>
                            <a:round/>
                          </a:ln>
                        </wps:spPr>
                        <wps:style>
                          <a:lnRef idx="1"/>
                          <a:fillRef idx="0"/>
                          <a:effectRef idx="0"/>
                          <a:fontRef idx="minor"/>
                        </wps:style>
                        <wps:bodyPr/>
                      </wps:wsp>
                      <wps:wsp>
                        <wps:cNvSpPr/>
                        <wps:spPr>
                          <a:xfrm>
                            <a:off x="4320" y="450720"/>
                            <a:ext cx="1089720" cy="50760"/>
                          </a:xfrm>
                          <a:custGeom>
                            <a:avLst/>
                            <a:gdLst/>
                            <a:ahLst/>
                            <a:rect l="l" t="t" r="r" b="b"/>
                            <a:pathLst>
                              <a:path w="1105218" h="54369">
                                <a:moveTo>
                                  <a:pt x="0" y="0"/>
                                </a:moveTo>
                                <a:cubicBezTo>
                                  <a:pt x="0" y="14986"/>
                                  <a:pt x="24752" y="27178"/>
                                  <a:pt x="55207" y="27178"/>
                                </a:cubicBezTo>
                                <a:lnTo>
                                  <a:pt x="497294" y="27178"/>
                                </a:lnTo>
                                <a:cubicBezTo>
                                  <a:pt x="527850" y="27178"/>
                                  <a:pt x="552602" y="39370"/>
                                  <a:pt x="552602" y="54369"/>
                                </a:cubicBezTo>
                                <a:cubicBezTo>
                                  <a:pt x="552602" y="39370"/>
                                  <a:pt x="577367" y="27178"/>
                                  <a:pt x="607809" y="27178"/>
                                </a:cubicBezTo>
                                <a:lnTo>
                                  <a:pt x="1049896" y="27178"/>
                                </a:lnTo>
                                <a:cubicBezTo>
                                  <a:pt x="1080453" y="27178"/>
                                  <a:pt x="1105218" y="14986"/>
                                  <a:pt x="1105218" y="0"/>
                                </a:cubicBezTo>
                              </a:path>
                            </a:pathLst>
                          </a:custGeom>
                          <a:noFill/>
                          <a:ln cap="rnd" w="7560">
                            <a:solidFill>
                              <a:srgbClr val="ffffff"/>
                            </a:solidFill>
                            <a:round/>
                          </a:ln>
                        </wps:spPr>
                        <wps:style>
                          <a:lnRef idx="1"/>
                          <a:fillRef idx="0"/>
                          <a:effectRef idx="0"/>
                          <a:fontRef idx="minor"/>
                        </wps:style>
                        <wps:bodyPr/>
                      </wps:wsp>
                      <wps:wsp>
                        <wps:cNvSpPr/>
                        <wps:spPr>
                          <a:xfrm>
                            <a:off x="1097280" y="450360"/>
                            <a:ext cx="1084680" cy="50760"/>
                          </a:xfrm>
                          <a:custGeom>
                            <a:avLst/>
                            <a:gdLst/>
                            <a:ahLst/>
                            <a:rect l="l" t="t" r="r" b="b"/>
                            <a:pathLst>
                              <a:path w="1097826" h="54369">
                                <a:moveTo>
                                  <a:pt x="0" y="0"/>
                                </a:moveTo>
                                <a:cubicBezTo>
                                  <a:pt x="0" y="14986"/>
                                  <a:pt x="24765" y="27178"/>
                                  <a:pt x="55219" y="27178"/>
                                </a:cubicBezTo>
                                <a:lnTo>
                                  <a:pt x="493700" y="27178"/>
                                </a:lnTo>
                                <a:cubicBezTo>
                                  <a:pt x="524154" y="27178"/>
                                  <a:pt x="548919" y="39370"/>
                                  <a:pt x="548919" y="54369"/>
                                </a:cubicBezTo>
                                <a:cubicBezTo>
                                  <a:pt x="548919" y="39370"/>
                                  <a:pt x="573672" y="27178"/>
                                  <a:pt x="604126" y="27178"/>
                                </a:cubicBezTo>
                                <a:lnTo>
                                  <a:pt x="1042619" y="27178"/>
                                </a:lnTo>
                                <a:cubicBezTo>
                                  <a:pt x="1073074" y="27178"/>
                                  <a:pt x="1097826" y="14986"/>
                                  <a:pt x="1097826" y="0"/>
                                </a:cubicBezTo>
                              </a:path>
                            </a:pathLst>
                          </a:custGeom>
                          <a:noFill/>
                          <a:ln cap="rnd" w="7560">
                            <a:solidFill>
                              <a:srgbClr val="ffffff"/>
                            </a:solidFill>
                            <a:round/>
                          </a:ln>
                        </wps:spPr>
                        <wps:style>
                          <a:lnRef idx="1"/>
                          <a:fillRef idx="0"/>
                          <a:effectRef idx="0"/>
                          <a:fontRef idx="minor"/>
                        </wps:style>
                        <wps:bodyPr/>
                      </wps:wsp>
                      <wps:wsp>
                        <wps:cNvSpPr/>
                        <wps:spPr>
                          <a:xfrm>
                            <a:off x="1096560" y="294480"/>
                            <a:ext cx="720" cy="157320"/>
                          </a:xfrm>
                          <a:custGeom>
                            <a:avLst/>
                            <a:gdLst/>
                            <a:ahLst/>
                            <a:rect l="l" t="t" r="r" b="b"/>
                            <a:pathLst>
                              <a:path w="0" h="162992">
                                <a:moveTo>
                                  <a:pt x="0" y="0"/>
                                </a:moveTo>
                                <a:lnTo>
                                  <a:pt x="0" y="162992"/>
                                </a:lnTo>
                              </a:path>
                            </a:pathLst>
                          </a:custGeom>
                          <a:noFill/>
                          <a:ln cap="rnd" w="7560">
                            <a:solidFill>
                              <a:srgbClr val="ffffff"/>
                            </a:solidFill>
                            <a:round/>
                          </a:ln>
                        </wps:spPr>
                        <wps:style>
                          <a:lnRef idx="1"/>
                          <a:fillRef idx="0"/>
                          <a:effectRef idx="0"/>
                          <a:fontRef idx="minor"/>
                        </wps:style>
                        <wps:bodyPr/>
                      </wps:wsp>
                      <wps:wsp>
                        <wps:cNvSpPr/>
                        <wps:spPr>
                          <a:xfrm>
                            <a:off x="2184480" y="294480"/>
                            <a:ext cx="720" cy="157320"/>
                          </a:xfrm>
                          <a:custGeom>
                            <a:avLst/>
                            <a:gdLst/>
                            <a:ahLst/>
                            <a:rect l="l" t="t" r="r" b="b"/>
                            <a:pathLst>
                              <a:path w="0" h="162979">
                                <a:moveTo>
                                  <a:pt x="0" y="0"/>
                                </a:moveTo>
                                <a:lnTo>
                                  <a:pt x="0" y="162979"/>
                                </a:lnTo>
                              </a:path>
                            </a:pathLst>
                          </a:custGeom>
                          <a:noFill/>
                          <a:ln cap="rnd" w="7560">
                            <a:solidFill>
                              <a:srgbClr val="ffffff"/>
                            </a:solidFill>
                            <a:round/>
                          </a:ln>
                        </wps:spPr>
                        <wps:style>
                          <a:lnRef idx="1"/>
                          <a:fillRef idx="0"/>
                          <a:effectRef idx="0"/>
                          <a:fontRef idx="minor"/>
                        </wps:style>
                        <wps:bodyPr/>
                      </wps:wsp>
                      <wps:wsp>
                        <wps:cNvSpPr/>
                        <wps:spPr>
                          <a:xfrm>
                            <a:off x="2729880" y="321480"/>
                            <a:ext cx="1229400" cy="104040"/>
                          </a:xfrm>
                          <a:custGeom>
                            <a:avLst/>
                            <a:gdLst/>
                            <a:ahLst/>
                            <a:rect l="l" t="t" r="r" b="b"/>
                            <a:pathLst>
                              <a:path w="1243825" h="109066">
                                <a:moveTo>
                                  <a:pt x="0" y="0"/>
                                </a:moveTo>
                                <a:lnTo>
                                  <a:pt x="1243825" y="0"/>
                                </a:lnTo>
                                <a:lnTo>
                                  <a:pt x="1243825" y="109066"/>
                                </a:lnTo>
                                <a:lnTo>
                                  <a:pt x="0" y="109066"/>
                                </a:lnTo>
                                <a:close/>
                              </a:path>
                            </a:pathLst>
                          </a:custGeom>
                          <a:noFill/>
                          <a:ln cap="rnd" w="7560">
                            <a:solidFill>
                              <a:srgbClr val="ffffff"/>
                            </a:solidFill>
                            <a:round/>
                          </a:ln>
                        </wps:spPr>
                        <wps:style>
                          <a:lnRef idx="1"/>
                          <a:fillRef idx="0"/>
                          <a:effectRef idx="0"/>
                          <a:fontRef idx="minor"/>
                        </wps:style>
                        <wps:bodyPr/>
                      </wps:wsp>
                      <wps:wsp>
                        <wps:cNvSpPr/>
                        <wps:spPr>
                          <a:xfrm>
                            <a:off x="4100760" y="321840"/>
                            <a:ext cx="135720" cy="103680"/>
                          </a:xfrm>
                          <a:custGeom>
                            <a:avLst/>
                            <a:gdLst/>
                            <a:ahLst/>
                            <a:rect l="l" t="t" r="r" b="b"/>
                            <a:pathLst>
                              <a:path w="140818" h="108666">
                                <a:moveTo>
                                  <a:pt x="0" y="108666"/>
                                </a:moveTo>
                                <a:lnTo>
                                  <a:pt x="140818" y="108666"/>
                                </a:lnTo>
                                <a:lnTo>
                                  <a:pt x="140818" y="0"/>
                                </a:lnTo>
                                <a:lnTo>
                                  <a:pt x="0" y="0"/>
                                </a:lnTo>
                                <a:close/>
                              </a:path>
                            </a:pathLst>
                          </a:custGeom>
                          <a:noFill/>
                          <a:ln w="7560">
                            <a:solidFill>
                              <a:srgbClr val="ffffff"/>
                            </a:solidFill>
                          </a:ln>
                        </wps:spPr>
                        <wps:style>
                          <a:lnRef idx="1"/>
                          <a:fillRef idx="0"/>
                          <a:effectRef idx="0"/>
                          <a:fontRef idx="minor"/>
                        </wps:style>
                        <wps:bodyPr/>
                      </wps:wsp>
                      <wps:wsp>
                        <wps:cNvSpPr/>
                        <wps:spPr>
                          <a:xfrm>
                            <a:off x="4239720" y="321840"/>
                            <a:ext cx="135360" cy="103680"/>
                          </a:xfrm>
                          <a:custGeom>
                            <a:avLst/>
                            <a:gdLst/>
                            <a:ahLst/>
                            <a:rect l="l" t="t" r="r" b="b"/>
                            <a:pathLst>
                              <a:path w="139497" h="108666">
                                <a:moveTo>
                                  <a:pt x="0" y="0"/>
                                </a:moveTo>
                                <a:lnTo>
                                  <a:pt x="139497" y="0"/>
                                </a:lnTo>
                                <a:lnTo>
                                  <a:pt x="139497"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3961800" y="321840"/>
                            <a:ext cx="135720" cy="103680"/>
                          </a:xfrm>
                          <a:custGeom>
                            <a:avLst/>
                            <a:gdLst/>
                            <a:ahLst/>
                            <a:rect l="l" t="t" r="r" b="b"/>
                            <a:pathLst>
                              <a:path w="140830" h="108666">
                                <a:moveTo>
                                  <a:pt x="0" y="0"/>
                                </a:moveTo>
                                <a:lnTo>
                                  <a:pt x="140830" y="0"/>
                                </a:lnTo>
                                <a:lnTo>
                                  <a:pt x="140830" y="108666"/>
                                </a:lnTo>
                                <a:lnTo>
                                  <a:pt x="0" y="108666"/>
                                </a:lnTo>
                                <a:close/>
                              </a:path>
                            </a:pathLst>
                          </a:custGeom>
                          <a:noFill/>
                          <a:ln cap="rnd" w="7560">
                            <a:solidFill>
                              <a:srgbClr val="ffffff"/>
                            </a:solidFill>
                            <a:round/>
                          </a:ln>
                        </wps:spPr>
                        <wps:style>
                          <a:lnRef idx="1"/>
                          <a:fillRef idx="0"/>
                          <a:effectRef idx="0"/>
                          <a:fontRef idx="minor"/>
                        </wps:style>
                        <wps:bodyPr/>
                      </wps:wsp>
                      <wps:wsp>
                        <wps:cNvSpPr/>
                        <wps:spPr>
                          <a:xfrm>
                            <a:off x="3827880" y="294480"/>
                            <a:ext cx="720" cy="157320"/>
                          </a:xfrm>
                          <a:custGeom>
                            <a:avLst/>
                            <a:gdLst/>
                            <a:ahLst/>
                            <a:rect l="l" t="t" r="r" b="b"/>
                            <a:pathLst>
                              <a:path w="0" h="162979">
                                <a:moveTo>
                                  <a:pt x="0" y="0"/>
                                </a:moveTo>
                                <a:lnTo>
                                  <a:pt x="0" y="162979"/>
                                </a:lnTo>
                              </a:path>
                            </a:pathLst>
                          </a:custGeom>
                          <a:noFill/>
                          <a:ln cap="rnd" w="7560">
                            <a:solidFill>
                              <a:srgbClr val="ffffff"/>
                            </a:solidFill>
                            <a:round/>
                          </a:ln>
                        </wps:spPr>
                        <wps:style>
                          <a:lnRef idx="1"/>
                          <a:fillRef idx="0"/>
                          <a:effectRef idx="0"/>
                          <a:fontRef idx="minor"/>
                        </wps:style>
                        <wps:bodyPr/>
                      </wps:wsp>
                      <wps:wsp>
                        <wps:cNvSpPr/>
                        <wps:spPr>
                          <a:xfrm>
                            <a:off x="3250080" y="294480"/>
                            <a:ext cx="720" cy="157320"/>
                          </a:xfrm>
                          <a:custGeom>
                            <a:avLst/>
                            <a:gdLst/>
                            <a:ahLst/>
                            <a:rect l="l" t="t" r="r" b="b"/>
                            <a:pathLst>
                              <a:path w="0" h="163093">
                                <a:moveTo>
                                  <a:pt x="0" y="0"/>
                                </a:moveTo>
                                <a:lnTo>
                                  <a:pt x="0" y="163093"/>
                                </a:lnTo>
                              </a:path>
                            </a:pathLst>
                          </a:custGeom>
                          <a:noFill/>
                          <a:ln cap="rnd" w="7560">
                            <a:solidFill>
                              <a:srgbClr val="ffffff"/>
                            </a:solidFill>
                            <a:round/>
                          </a:ln>
                        </wps:spPr>
                        <wps:style>
                          <a:lnRef idx="1"/>
                          <a:fillRef idx="0"/>
                          <a:effectRef idx="0"/>
                          <a:fontRef idx="minor"/>
                        </wps:style>
                        <wps:bodyPr/>
                      </wps:wsp>
                      <wps:wsp>
                        <wps:cNvSpPr/>
                        <wps:spPr>
                          <a:xfrm>
                            <a:off x="2729880" y="294480"/>
                            <a:ext cx="720" cy="157320"/>
                          </a:xfrm>
                          <a:custGeom>
                            <a:avLst/>
                            <a:gdLst/>
                            <a:ahLst/>
                            <a:rect l="l" t="t" r="r" b="b"/>
                            <a:pathLst>
                              <a:path w="0" h="162979">
                                <a:moveTo>
                                  <a:pt x="0" y="0"/>
                                </a:moveTo>
                                <a:lnTo>
                                  <a:pt x="0" y="162979"/>
                                </a:lnTo>
                              </a:path>
                            </a:pathLst>
                          </a:custGeom>
                          <a:noFill/>
                          <a:ln cap="rnd" w="7560">
                            <a:solidFill>
                              <a:srgbClr val="ffffff"/>
                            </a:solidFill>
                            <a:round/>
                          </a:ln>
                        </wps:spPr>
                        <wps:style>
                          <a:lnRef idx="1"/>
                          <a:fillRef idx="0"/>
                          <a:effectRef idx="0"/>
                          <a:fontRef idx="minor"/>
                        </wps:style>
                        <wps:bodyPr/>
                      </wps:wsp>
                      <wps:wsp>
                        <wps:cNvSpPr/>
                        <wps:spPr>
                          <a:xfrm>
                            <a:off x="3684960" y="321480"/>
                            <a:ext cx="720" cy="104040"/>
                          </a:xfrm>
                          <a:custGeom>
                            <a:avLst/>
                            <a:gdLst/>
                            <a:ahLst/>
                            <a:rect l="l" t="t" r="r" b="b"/>
                            <a:pathLst>
                              <a:path w="0" h="108928">
                                <a:moveTo>
                                  <a:pt x="0" y="0"/>
                                </a:moveTo>
                                <a:lnTo>
                                  <a:pt x="0" y="108928"/>
                                </a:lnTo>
                              </a:path>
                            </a:pathLst>
                          </a:custGeom>
                          <a:noFill/>
                          <a:ln cap="rnd" w="7560">
                            <a:solidFill>
                              <a:srgbClr val="ffffff"/>
                            </a:solidFill>
                            <a:round/>
                          </a:ln>
                        </wps:spPr>
                        <wps:style>
                          <a:lnRef idx="1"/>
                          <a:fillRef idx="0"/>
                          <a:effectRef idx="0"/>
                          <a:fontRef idx="minor"/>
                        </wps:style>
                        <wps:bodyPr/>
                      </wps:wsp>
                      <wps:wsp>
                        <wps:cNvSpPr/>
                        <wps:spPr>
                          <a:xfrm>
                            <a:off x="1144440" y="342360"/>
                            <a:ext cx="11628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23</w:t>
                              </w:r>
                            </w:p>
                          </w:txbxContent>
                        </wps:txbx>
                        <wps:bodyPr lIns="0" rIns="0" tIns="0" bIns="0">
                          <a:noAutofit/>
                        </wps:bodyPr>
                      </wps:wsp>
                      <wps:wsp>
                        <wps:cNvSpPr/>
                        <wps:spPr>
                          <a:xfrm>
                            <a:off x="961920" y="342360"/>
                            <a:ext cx="11376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24</w:t>
                              </w:r>
                            </w:p>
                          </w:txbxContent>
                        </wps:txbx>
                        <wps:bodyPr lIns="0" rIns="0" tIns="0" bIns="0">
                          <a:noAutofit/>
                        </wps:bodyPr>
                      </wps:wsp>
                      <wps:wsp>
                        <wps:cNvSpPr/>
                        <wps:spPr>
                          <a:xfrm>
                            <a:off x="50760" y="342360"/>
                            <a:ext cx="11376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31</w:t>
                              </w:r>
                            </w:p>
                          </w:txbxContent>
                        </wps:txbx>
                        <wps:bodyPr lIns="0" rIns="0" tIns="0" bIns="0">
                          <a:noAutofit/>
                        </wps:bodyPr>
                      </wps:wsp>
                      <wps:wsp>
                        <wps:cNvSpPr/>
                        <wps:spPr>
                          <a:xfrm>
                            <a:off x="1321920" y="527760"/>
                            <a:ext cx="802800" cy="93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IRQThresholdSts</w:t>
                              </w:r>
                            </w:p>
                          </w:txbxContent>
                        </wps:txbx>
                        <wps:bodyPr lIns="0" rIns="0" tIns="0" bIns="0">
                          <a:noAutofit/>
                        </wps:bodyPr>
                      </wps:wsp>
                      <wps:wsp>
                        <wps:cNvSpPr/>
                        <wps:spPr>
                          <a:xfrm>
                            <a:off x="2282760" y="572760"/>
                            <a:ext cx="317520" cy="95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Err_Irq</w:t>
                              </w:r>
                            </w:p>
                          </w:txbxContent>
                        </wps:txbx>
                        <wps:bodyPr lIns="0" rIns="0" tIns="0" bIns="0">
                          <a:noAutofit/>
                        </wps:bodyPr>
                      </wps:wsp>
                      <wps:wsp>
                        <wps:cNvSpPr/>
                        <wps:spPr>
                          <a:xfrm>
                            <a:off x="2521080" y="685080"/>
                            <a:ext cx="364320" cy="93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IOC_Irq</w:t>
                              </w:r>
                            </w:p>
                          </w:txbxContent>
                        </wps:txbx>
                        <wps:bodyPr lIns="0" rIns="0" tIns="0" bIns="0">
                          <a:noAutofit/>
                        </wps:bodyPr>
                      </wps:wsp>
                      <wps:wsp>
                        <wps:cNvSpPr/>
                        <wps:spPr>
                          <a:xfrm>
                            <a:off x="2266920" y="208440"/>
                            <a:ext cx="720" cy="32400"/>
                          </a:xfrm>
                          <a:custGeom>
                            <a:avLst/>
                            <a:gdLst/>
                            <a:ahLst/>
                            <a:rect l="l" t="t" r="r" b="b"/>
                            <a:pathLst>
                              <a:path w="0" h="33172">
                                <a:moveTo>
                                  <a:pt x="0" y="0"/>
                                </a:moveTo>
                                <a:lnTo>
                                  <a:pt x="0" y="33172"/>
                                </a:lnTo>
                              </a:path>
                            </a:pathLst>
                          </a:custGeom>
                          <a:noFill/>
                          <a:ln cap="rnd" w="5040">
                            <a:solidFill>
                              <a:srgbClr val="ffffff"/>
                            </a:solidFill>
                            <a:round/>
                          </a:ln>
                        </wps:spPr>
                        <wps:style>
                          <a:lnRef idx="1"/>
                          <a:fillRef idx="0"/>
                          <a:effectRef idx="0"/>
                          <a:fontRef idx="minor"/>
                        </wps:style>
                        <wps:bodyPr/>
                      </wps:wsp>
                      <wps:wsp>
                        <wps:cNvSpPr/>
                        <wps:spPr>
                          <a:xfrm>
                            <a:off x="2244240" y="243720"/>
                            <a:ext cx="42480" cy="6480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2405520" y="504360"/>
                            <a:ext cx="720" cy="48240"/>
                          </a:xfrm>
                          <a:custGeom>
                            <a:avLst/>
                            <a:gdLst/>
                            <a:ahLst/>
                            <a:rect l="l" t="t" r="r" b="b"/>
                            <a:pathLst>
                              <a:path w="0" h="52959">
                                <a:moveTo>
                                  <a:pt x="0" y="52959"/>
                                </a:moveTo>
                                <a:lnTo>
                                  <a:pt x="0" y="0"/>
                                </a:lnTo>
                              </a:path>
                            </a:pathLst>
                          </a:custGeom>
                          <a:noFill/>
                          <a:ln cap="rnd" w="5040">
                            <a:solidFill>
                              <a:srgbClr val="ffffff"/>
                            </a:solidFill>
                            <a:round/>
                          </a:ln>
                        </wps:spPr>
                        <wps:style>
                          <a:lnRef idx="1"/>
                          <a:fillRef idx="0"/>
                          <a:effectRef idx="0"/>
                          <a:fontRef idx="minor"/>
                        </wps:style>
                        <wps:bodyPr/>
                      </wps:wsp>
                      <wps:wsp>
                        <wps:cNvSpPr/>
                        <wps:spPr>
                          <a:xfrm>
                            <a:off x="2383200" y="437040"/>
                            <a:ext cx="41760" cy="6480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2656080" y="504360"/>
                            <a:ext cx="720" cy="158760"/>
                          </a:xfrm>
                          <a:custGeom>
                            <a:avLst/>
                            <a:gdLst/>
                            <a:ahLst/>
                            <a:rect l="l" t="t" r="r" b="b"/>
                            <a:pathLst>
                              <a:path w="0" h="161696">
                                <a:moveTo>
                                  <a:pt x="0" y="161696"/>
                                </a:moveTo>
                                <a:lnTo>
                                  <a:pt x="0" y="0"/>
                                </a:lnTo>
                              </a:path>
                            </a:pathLst>
                          </a:custGeom>
                          <a:noFill/>
                          <a:ln cap="rnd" w="5040">
                            <a:solidFill>
                              <a:srgbClr val="ffffff"/>
                            </a:solidFill>
                            <a:round/>
                          </a:ln>
                        </wps:spPr>
                        <wps:style>
                          <a:lnRef idx="1"/>
                          <a:fillRef idx="0"/>
                          <a:effectRef idx="0"/>
                          <a:fontRef idx="minor"/>
                        </wps:style>
                        <wps:bodyPr/>
                      </wps:wsp>
                      <wps:wsp>
                        <wps:cNvSpPr/>
                        <wps:spPr>
                          <a:xfrm>
                            <a:off x="2633400" y="437040"/>
                            <a:ext cx="41760" cy="6480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2394000" y="0"/>
                            <a:ext cx="32904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Dly_Irq</w:t>
                              </w:r>
                            </w:p>
                          </w:txbxContent>
                        </wps:txbx>
                        <wps:bodyPr lIns="0" rIns="0" tIns="0" bIns="0">
                          <a:noAutofit/>
                        </wps:bodyPr>
                      </wps:wsp>
                      <wps:wsp>
                        <wps:cNvSpPr/>
                        <wps:spPr>
                          <a:xfrm>
                            <a:off x="2518920" y="111240"/>
                            <a:ext cx="720" cy="130320"/>
                          </a:xfrm>
                          <a:custGeom>
                            <a:avLst/>
                            <a:gdLst/>
                            <a:ahLst/>
                            <a:rect l="l" t="t" r="r" b="b"/>
                            <a:pathLst>
                              <a:path w="0" h="132715">
                                <a:moveTo>
                                  <a:pt x="0" y="0"/>
                                </a:moveTo>
                                <a:lnTo>
                                  <a:pt x="0" y="132715"/>
                                </a:lnTo>
                              </a:path>
                            </a:pathLst>
                          </a:custGeom>
                          <a:noFill/>
                          <a:ln cap="rnd" w="5040">
                            <a:solidFill>
                              <a:srgbClr val="ffffff"/>
                            </a:solidFill>
                            <a:round/>
                          </a:ln>
                        </wps:spPr>
                        <wps:style>
                          <a:lnRef idx="1"/>
                          <a:fillRef idx="0"/>
                          <a:effectRef idx="0"/>
                          <a:fontRef idx="minor"/>
                        </wps:style>
                        <wps:bodyPr/>
                      </wps:wsp>
                      <wps:wsp>
                        <wps:cNvSpPr/>
                        <wps:spPr>
                          <a:xfrm>
                            <a:off x="2496960" y="244440"/>
                            <a:ext cx="41760" cy="6480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3763080" y="572760"/>
                            <a:ext cx="370080" cy="95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SGIncld</w:t>
                              </w:r>
                            </w:p>
                          </w:txbxContent>
                        </wps:txbx>
                        <wps:bodyPr lIns="0" rIns="0" tIns="0" bIns="0">
                          <a:noAutofit/>
                        </wps:bodyPr>
                      </wps:wsp>
                      <wps:wsp>
                        <wps:cNvSpPr/>
                        <wps:spPr>
                          <a:xfrm>
                            <a:off x="3566160" y="0"/>
                            <a:ext cx="48708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DMAIntErr</w:t>
                              </w:r>
                            </w:p>
                          </w:txbxContent>
                        </wps:txbx>
                        <wps:bodyPr lIns="0" rIns="0" tIns="0" bIns="0">
                          <a:noAutofit/>
                        </wps:bodyPr>
                      </wps:wsp>
                      <wps:wsp>
                        <wps:cNvSpPr/>
                        <wps:spPr>
                          <a:xfrm>
                            <a:off x="3759120" y="87120"/>
                            <a:ext cx="720" cy="153720"/>
                          </a:xfrm>
                          <a:custGeom>
                            <a:avLst/>
                            <a:gdLst/>
                            <a:ahLst/>
                            <a:rect l="l" t="t" r="r" b="b"/>
                            <a:pathLst>
                              <a:path w="0" h="156997">
                                <a:moveTo>
                                  <a:pt x="0" y="0"/>
                                </a:moveTo>
                                <a:lnTo>
                                  <a:pt x="0" y="156997"/>
                                </a:lnTo>
                              </a:path>
                            </a:pathLst>
                          </a:custGeom>
                          <a:noFill/>
                          <a:ln cap="rnd" w="5040">
                            <a:solidFill>
                              <a:srgbClr val="ffffff"/>
                            </a:solidFill>
                            <a:round/>
                          </a:ln>
                        </wps:spPr>
                        <wps:style>
                          <a:lnRef idx="1"/>
                          <a:fillRef idx="0"/>
                          <a:effectRef idx="0"/>
                          <a:fontRef idx="minor"/>
                        </wps:style>
                        <wps:bodyPr/>
                      </wps:wsp>
                      <wps:wsp>
                        <wps:cNvSpPr/>
                        <wps:spPr>
                          <a:xfrm>
                            <a:off x="3736800" y="243720"/>
                            <a:ext cx="41760" cy="6480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4028400" y="208440"/>
                            <a:ext cx="720" cy="32400"/>
                          </a:xfrm>
                          <a:custGeom>
                            <a:avLst/>
                            <a:gdLst/>
                            <a:ahLst/>
                            <a:rect l="l" t="t" r="r" b="b"/>
                            <a:pathLst>
                              <a:path w="0" h="33172">
                                <a:moveTo>
                                  <a:pt x="0" y="0"/>
                                </a:moveTo>
                                <a:lnTo>
                                  <a:pt x="0" y="33172"/>
                                </a:lnTo>
                              </a:path>
                            </a:pathLst>
                          </a:custGeom>
                          <a:noFill/>
                          <a:ln cap="rnd" w="5040">
                            <a:solidFill>
                              <a:srgbClr val="ffffff"/>
                            </a:solidFill>
                            <a:round/>
                          </a:ln>
                        </wps:spPr>
                        <wps:style>
                          <a:lnRef idx="1"/>
                          <a:fillRef idx="0"/>
                          <a:effectRef idx="0"/>
                          <a:fontRef idx="minor"/>
                        </wps:style>
                        <wps:bodyPr/>
                      </wps:wsp>
                      <wps:wsp>
                        <wps:cNvSpPr/>
                        <wps:spPr>
                          <a:xfrm>
                            <a:off x="4006080" y="243720"/>
                            <a:ext cx="41760" cy="6480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2157840" y="135360"/>
                            <a:ext cx="28908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4281120" y="342360"/>
                            <a:ext cx="5508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0</w:t>
                              </w:r>
                            </w:p>
                          </w:txbxContent>
                        </wps:txbx>
                        <wps:bodyPr lIns="0" rIns="0" tIns="0" bIns="0">
                          <a:noAutofit/>
                        </wps:bodyPr>
                      </wps:wsp>
                      <wps:wsp>
                        <wps:cNvSpPr/>
                        <wps:spPr>
                          <a:xfrm>
                            <a:off x="3593520" y="342360"/>
                            <a:ext cx="5508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5</w:t>
                              </w:r>
                            </w:p>
                          </w:txbxContent>
                        </wps:txbx>
                        <wps:bodyPr lIns="0" rIns="0" tIns="0" bIns="0">
                          <a:noAutofit/>
                        </wps:bodyPr>
                      </wps:wsp>
                      <wps:wsp>
                        <wps:cNvSpPr/>
                        <wps:spPr>
                          <a:xfrm>
                            <a:off x="2058120" y="342360"/>
                            <a:ext cx="120456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161514131211  10</w:t>
                              </w:r>
                            </w:p>
                          </w:txbxContent>
                        </wps:txbx>
                        <wps:bodyPr lIns="0" rIns="0" tIns="0" bIns="0">
                          <a:noAutofit/>
                        </wps:bodyPr>
                      </wps:wsp>
                      <wps:wsp>
                        <wps:cNvSpPr/>
                        <wps:spPr>
                          <a:xfrm>
                            <a:off x="2966040" y="342360"/>
                            <a:ext cx="83052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9    8  7    6</w:t>
                              </w:r>
                            </w:p>
                          </w:txbxContent>
                        </wps:txbx>
                        <wps:bodyPr lIns="0" rIns="0" tIns="0" bIns="0">
                          <a:noAutofit/>
                        </wps:bodyPr>
                      </wps:wsp>
                      <wps:wsp>
                        <wps:cNvSpPr/>
                        <wps:spPr>
                          <a:xfrm>
                            <a:off x="3734280" y="342360"/>
                            <a:ext cx="5508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4</w:t>
                              </w:r>
                            </w:p>
                          </w:txbxContent>
                        </wps:txbx>
                        <wps:bodyPr lIns="0" rIns="0" tIns="0" bIns="0">
                          <a:noAutofit/>
                        </wps:bodyPr>
                      </wps:wsp>
                      <wps:wsp>
                        <wps:cNvSpPr/>
                        <wps:spPr>
                          <a:xfrm>
                            <a:off x="3871080" y="342360"/>
                            <a:ext cx="5508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3</w:t>
                              </w:r>
                            </w:p>
                          </w:txbxContent>
                        </wps:txbx>
                        <wps:bodyPr lIns="0" rIns="0" tIns="0" bIns="0">
                          <a:noAutofit/>
                        </wps:bodyPr>
                      </wps:wsp>
                      <wps:wsp>
                        <wps:cNvSpPr/>
                        <wps:spPr>
                          <a:xfrm>
                            <a:off x="4008240" y="342360"/>
                            <a:ext cx="5508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w:t>
                              </w:r>
                            </w:p>
                          </w:txbxContent>
                        </wps:txbx>
                        <wps:bodyPr lIns="0" rIns="0" tIns="0" bIns="0">
                          <a:noAutofit/>
                        </wps:bodyPr>
                      </wps:wsp>
                      <wps:wsp>
                        <wps:cNvSpPr/>
                        <wps:spPr>
                          <a:xfrm>
                            <a:off x="4155480" y="342360"/>
                            <a:ext cx="5508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1</w:t>
                              </w:r>
                            </w:p>
                          </w:txbxContent>
                        </wps:txbx>
                        <wps:bodyPr lIns="0" rIns="0" tIns="0" bIns="0">
                          <a:noAutofit/>
                        </wps:bodyPr>
                      </wps:wsp>
                      <wps:wsp>
                        <wps:cNvSpPr/>
                        <wps:spPr>
                          <a:xfrm>
                            <a:off x="3930480" y="135360"/>
                            <a:ext cx="28908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2799000" y="208440"/>
                            <a:ext cx="720" cy="32400"/>
                          </a:xfrm>
                          <a:custGeom>
                            <a:avLst/>
                            <a:gdLst/>
                            <a:ahLst/>
                            <a:rect l="l" t="t" r="r" b="b"/>
                            <a:pathLst>
                              <a:path w="0" h="33172">
                                <a:moveTo>
                                  <a:pt x="0" y="0"/>
                                </a:moveTo>
                                <a:lnTo>
                                  <a:pt x="0" y="33172"/>
                                </a:lnTo>
                              </a:path>
                            </a:pathLst>
                          </a:custGeom>
                          <a:noFill/>
                          <a:ln cap="rnd" w="5040">
                            <a:solidFill>
                              <a:srgbClr val="ffffff"/>
                            </a:solidFill>
                            <a:round/>
                          </a:ln>
                        </wps:spPr>
                        <wps:style>
                          <a:lnRef idx="1"/>
                          <a:fillRef idx="0"/>
                          <a:effectRef idx="0"/>
                          <a:fontRef idx="minor"/>
                        </wps:style>
                        <wps:bodyPr/>
                      </wps:wsp>
                      <wps:wsp>
                        <wps:cNvSpPr/>
                        <wps:spPr>
                          <a:xfrm>
                            <a:off x="2776320" y="243720"/>
                            <a:ext cx="41760" cy="6480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2668320" y="135360"/>
                            <a:ext cx="28836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3056760" y="90720"/>
                            <a:ext cx="720" cy="149760"/>
                          </a:xfrm>
                          <a:custGeom>
                            <a:avLst/>
                            <a:gdLst/>
                            <a:ahLst/>
                            <a:rect l="l" t="t" r="r" b="b"/>
                            <a:pathLst>
                              <a:path w="0" h="153302">
                                <a:moveTo>
                                  <a:pt x="0" y="0"/>
                                </a:moveTo>
                                <a:lnTo>
                                  <a:pt x="0" y="153302"/>
                                </a:lnTo>
                              </a:path>
                            </a:pathLst>
                          </a:custGeom>
                          <a:noFill/>
                          <a:ln cap="rnd" w="5040">
                            <a:solidFill>
                              <a:srgbClr val="ffffff"/>
                            </a:solidFill>
                            <a:round/>
                          </a:ln>
                        </wps:spPr>
                        <wps:style>
                          <a:lnRef idx="1"/>
                          <a:fillRef idx="0"/>
                          <a:effectRef idx="0"/>
                          <a:fontRef idx="minor"/>
                        </wps:style>
                        <wps:bodyPr/>
                      </wps:wsp>
                      <wps:wsp>
                        <wps:cNvSpPr/>
                        <wps:spPr>
                          <a:xfrm>
                            <a:off x="3034800" y="243720"/>
                            <a:ext cx="41760" cy="6480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2911320" y="0"/>
                            <a:ext cx="43452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SGSlvErr</w:t>
                              </w:r>
                            </w:p>
                          </w:txbxContent>
                        </wps:txbx>
                        <wps:bodyPr lIns="0" rIns="0" tIns="0" bIns="0">
                          <a:noAutofit/>
                        </wps:bodyPr>
                      </wps:wsp>
                      <wps:wsp>
                        <wps:cNvSpPr/>
                        <wps:spPr>
                          <a:xfrm>
                            <a:off x="2752560" y="572760"/>
                            <a:ext cx="474840" cy="95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SGDecErr</w:t>
                              </w:r>
                            </w:p>
                          </w:txbxContent>
                        </wps:txbx>
                        <wps:bodyPr lIns="0" rIns="0" tIns="0" bIns="0">
                          <a:noAutofit/>
                        </wps:bodyPr>
                      </wps:wsp>
                      <wps:wsp>
                        <wps:cNvSpPr/>
                        <wps:spPr>
                          <a:xfrm>
                            <a:off x="2925360" y="504360"/>
                            <a:ext cx="720" cy="48240"/>
                          </a:xfrm>
                          <a:custGeom>
                            <a:avLst/>
                            <a:gdLst/>
                            <a:ahLst/>
                            <a:rect l="l" t="t" r="r" b="b"/>
                            <a:pathLst>
                              <a:path w="0" h="52959">
                                <a:moveTo>
                                  <a:pt x="0" y="52959"/>
                                </a:moveTo>
                                <a:lnTo>
                                  <a:pt x="0" y="0"/>
                                </a:lnTo>
                              </a:path>
                            </a:pathLst>
                          </a:custGeom>
                          <a:noFill/>
                          <a:ln cap="rnd" w="5040">
                            <a:solidFill>
                              <a:srgbClr val="ffffff"/>
                            </a:solidFill>
                            <a:round/>
                          </a:ln>
                        </wps:spPr>
                        <wps:style>
                          <a:lnRef idx="1"/>
                          <a:fillRef idx="0"/>
                          <a:effectRef idx="0"/>
                          <a:fontRef idx="minor"/>
                        </wps:style>
                        <wps:bodyPr/>
                      </wps:wsp>
                      <wps:wsp>
                        <wps:cNvSpPr/>
                        <wps:spPr>
                          <a:xfrm>
                            <a:off x="2902680" y="437040"/>
                            <a:ext cx="41760" cy="6480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3026880" y="685080"/>
                            <a:ext cx="405000" cy="93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SGIntErr</w:t>
                              </w:r>
                            </w:p>
                          </w:txbxContent>
                        </wps:txbx>
                        <wps:bodyPr lIns="0" rIns="0" tIns="0" bIns="0">
                          <a:noAutofit/>
                        </wps:bodyPr>
                      </wps:wsp>
                      <wps:wsp>
                        <wps:cNvSpPr/>
                        <wps:spPr>
                          <a:xfrm>
                            <a:off x="3177000" y="504360"/>
                            <a:ext cx="720" cy="158760"/>
                          </a:xfrm>
                          <a:custGeom>
                            <a:avLst/>
                            <a:gdLst/>
                            <a:ahLst/>
                            <a:rect l="l" t="t" r="r" b="b"/>
                            <a:pathLst>
                              <a:path w="0" h="161696">
                                <a:moveTo>
                                  <a:pt x="0" y="161696"/>
                                </a:moveTo>
                                <a:lnTo>
                                  <a:pt x="0" y="0"/>
                                </a:lnTo>
                              </a:path>
                            </a:pathLst>
                          </a:custGeom>
                          <a:noFill/>
                          <a:ln cap="rnd" w="5040">
                            <a:solidFill>
                              <a:srgbClr val="ffffff"/>
                            </a:solidFill>
                            <a:round/>
                          </a:ln>
                        </wps:spPr>
                        <wps:style>
                          <a:lnRef idx="1"/>
                          <a:fillRef idx="0"/>
                          <a:effectRef idx="0"/>
                          <a:fontRef idx="minor"/>
                        </wps:style>
                        <wps:bodyPr/>
                      </wps:wsp>
                      <wps:wsp>
                        <wps:cNvSpPr/>
                        <wps:spPr>
                          <a:xfrm>
                            <a:off x="3153960" y="437040"/>
                            <a:ext cx="42480" cy="6480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3221280" y="572760"/>
                            <a:ext cx="291600" cy="95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3323520" y="504360"/>
                            <a:ext cx="720" cy="48240"/>
                          </a:xfrm>
                          <a:custGeom>
                            <a:avLst/>
                            <a:gdLst/>
                            <a:ahLst/>
                            <a:rect l="l" t="t" r="r" b="b"/>
                            <a:pathLst>
                              <a:path w="0" h="52959">
                                <a:moveTo>
                                  <a:pt x="0" y="52959"/>
                                </a:moveTo>
                                <a:lnTo>
                                  <a:pt x="0" y="0"/>
                                </a:lnTo>
                              </a:path>
                            </a:pathLst>
                          </a:custGeom>
                          <a:noFill/>
                          <a:ln cap="rnd" w="5040">
                            <a:solidFill>
                              <a:srgbClr val="ffffff"/>
                            </a:solidFill>
                            <a:round/>
                          </a:ln>
                        </wps:spPr>
                        <wps:style>
                          <a:lnRef idx="1"/>
                          <a:fillRef idx="0"/>
                          <a:effectRef idx="0"/>
                          <a:fontRef idx="minor"/>
                        </wps:style>
                        <wps:bodyPr/>
                      </wps:wsp>
                      <wps:wsp>
                        <wps:cNvSpPr/>
                        <wps:spPr>
                          <a:xfrm>
                            <a:off x="3301200" y="437040"/>
                            <a:ext cx="41760" cy="6480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3431520" y="685080"/>
                            <a:ext cx="518760" cy="93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DMASlvErr</w:t>
                              </w:r>
                            </w:p>
                          </w:txbxContent>
                        </wps:txbx>
                        <wps:bodyPr lIns="0" rIns="0" tIns="0" bIns="0">
                          <a:noAutofit/>
                        </wps:bodyPr>
                      </wps:wsp>
                      <wps:wsp>
                        <wps:cNvSpPr/>
                        <wps:spPr>
                          <a:xfrm>
                            <a:off x="3626640" y="504360"/>
                            <a:ext cx="720" cy="158760"/>
                          </a:xfrm>
                          <a:custGeom>
                            <a:avLst/>
                            <a:gdLst/>
                            <a:ahLst/>
                            <a:rect l="l" t="t" r="r" b="b"/>
                            <a:pathLst>
                              <a:path w="0" h="161696">
                                <a:moveTo>
                                  <a:pt x="0" y="161696"/>
                                </a:moveTo>
                                <a:lnTo>
                                  <a:pt x="0" y="0"/>
                                </a:lnTo>
                              </a:path>
                            </a:pathLst>
                          </a:custGeom>
                          <a:noFill/>
                          <a:ln cap="rnd" w="5040">
                            <a:solidFill>
                              <a:srgbClr val="ffffff"/>
                            </a:solidFill>
                            <a:round/>
                          </a:ln>
                        </wps:spPr>
                        <wps:style>
                          <a:lnRef idx="1"/>
                          <a:fillRef idx="0"/>
                          <a:effectRef idx="0"/>
                          <a:fontRef idx="minor"/>
                        </wps:style>
                        <wps:bodyPr/>
                      </wps:wsp>
                      <wps:wsp>
                        <wps:cNvSpPr/>
                        <wps:spPr>
                          <a:xfrm>
                            <a:off x="3603600" y="437040"/>
                            <a:ext cx="41760" cy="6480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4113000" y="685080"/>
                            <a:ext cx="166320" cy="93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怠</w:t>
                              </w:r>
                            </w:p>
                          </w:txbxContent>
                        </wps:txbx>
                        <wps:bodyPr lIns="0" rIns="0" tIns="0" bIns="0">
                          <a:noAutofit/>
                        </wps:bodyPr>
                      </wps:wsp>
                      <wps:wsp>
                        <wps:cNvSpPr/>
                        <wps:spPr>
                          <a:xfrm>
                            <a:off x="4173120" y="504360"/>
                            <a:ext cx="720" cy="158760"/>
                          </a:xfrm>
                          <a:custGeom>
                            <a:avLst/>
                            <a:gdLst/>
                            <a:ahLst/>
                            <a:rect l="l" t="t" r="r" b="b"/>
                            <a:pathLst>
                              <a:path w="0" h="161696">
                                <a:moveTo>
                                  <a:pt x="0" y="161696"/>
                                </a:moveTo>
                                <a:lnTo>
                                  <a:pt x="0" y="0"/>
                                </a:lnTo>
                              </a:path>
                            </a:pathLst>
                          </a:custGeom>
                          <a:noFill/>
                          <a:ln cap="rnd" w="5040">
                            <a:solidFill>
                              <a:srgbClr val="ffffff"/>
                            </a:solidFill>
                            <a:round/>
                          </a:ln>
                        </wps:spPr>
                        <wps:style>
                          <a:lnRef idx="1"/>
                          <a:fillRef idx="0"/>
                          <a:effectRef idx="0"/>
                          <a:fontRef idx="minor"/>
                        </wps:style>
                        <wps:bodyPr/>
                      </wps:wsp>
                      <wps:wsp>
                        <wps:cNvSpPr/>
                        <wps:spPr>
                          <a:xfrm>
                            <a:off x="4150440" y="437040"/>
                            <a:ext cx="41760" cy="6480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s:wsp>
                        <wps:cNvSpPr/>
                        <wps:spPr>
                          <a:xfrm>
                            <a:off x="2862720" y="322560"/>
                            <a:ext cx="720" cy="101520"/>
                          </a:xfrm>
                          <a:custGeom>
                            <a:avLst/>
                            <a:gdLst/>
                            <a:ahLst/>
                            <a:rect l="l" t="t" r="r" b="b"/>
                            <a:pathLst>
                              <a:path w="0" h="106731">
                                <a:moveTo>
                                  <a:pt x="0" y="0"/>
                                </a:moveTo>
                                <a:lnTo>
                                  <a:pt x="0" y="106731"/>
                                </a:lnTo>
                              </a:path>
                            </a:pathLst>
                          </a:custGeom>
                          <a:noFill/>
                          <a:ln cap="rnd" w="7560">
                            <a:solidFill>
                              <a:srgbClr val="ffffff"/>
                            </a:solidFill>
                            <a:round/>
                          </a:ln>
                        </wps:spPr>
                        <wps:style>
                          <a:lnRef idx="1"/>
                          <a:fillRef idx="0"/>
                          <a:effectRef idx="0"/>
                          <a:fontRef idx="minor"/>
                        </wps:style>
                        <wps:bodyPr/>
                      </wps:wsp>
                      <wps:wsp>
                        <wps:cNvSpPr/>
                        <wps:spPr>
                          <a:xfrm>
                            <a:off x="2993400" y="322560"/>
                            <a:ext cx="720" cy="101520"/>
                          </a:xfrm>
                          <a:custGeom>
                            <a:avLst/>
                            <a:gdLst/>
                            <a:ahLst/>
                            <a:rect l="l" t="t" r="r" b="b"/>
                            <a:pathLst>
                              <a:path w="0" h="106731">
                                <a:moveTo>
                                  <a:pt x="0" y="0"/>
                                </a:moveTo>
                                <a:lnTo>
                                  <a:pt x="0" y="106731"/>
                                </a:lnTo>
                              </a:path>
                            </a:pathLst>
                          </a:custGeom>
                          <a:noFill/>
                          <a:ln cap="rnd" w="7560">
                            <a:solidFill>
                              <a:srgbClr val="ffffff"/>
                            </a:solidFill>
                            <a:round/>
                          </a:ln>
                        </wps:spPr>
                        <wps:style>
                          <a:lnRef idx="1"/>
                          <a:fillRef idx="0"/>
                          <a:effectRef idx="0"/>
                          <a:fontRef idx="minor"/>
                        </wps:style>
                        <wps:bodyPr/>
                      </wps:wsp>
                      <wps:wsp>
                        <wps:cNvSpPr/>
                        <wps:spPr>
                          <a:xfrm>
                            <a:off x="3119040" y="322560"/>
                            <a:ext cx="720" cy="101520"/>
                          </a:xfrm>
                          <a:custGeom>
                            <a:avLst/>
                            <a:gdLst/>
                            <a:ahLst/>
                            <a:rect l="l" t="t" r="r" b="b"/>
                            <a:pathLst>
                              <a:path w="0" h="106731">
                                <a:moveTo>
                                  <a:pt x="0" y="0"/>
                                </a:moveTo>
                                <a:lnTo>
                                  <a:pt x="0" y="106731"/>
                                </a:lnTo>
                              </a:path>
                            </a:pathLst>
                          </a:custGeom>
                          <a:noFill/>
                          <a:ln cap="rnd" w="7560">
                            <a:solidFill>
                              <a:srgbClr val="ffffff"/>
                            </a:solidFill>
                            <a:round/>
                          </a:ln>
                        </wps:spPr>
                        <wps:style>
                          <a:lnRef idx="1"/>
                          <a:fillRef idx="0"/>
                          <a:effectRef idx="0"/>
                          <a:fontRef idx="minor"/>
                        </wps:style>
                        <wps:bodyPr/>
                      </wps:wsp>
                      <wps:wsp>
                        <wps:cNvSpPr/>
                        <wps:spPr>
                          <a:xfrm>
                            <a:off x="3392280" y="322560"/>
                            <a:ext cx="720" cy="101520"/>
                          </a:xfrm>
                          <a:custGeom>
                            <a:avLst/>
                            <a:gdLst/>
                            <a:ahLst/>
                            <a:rect l="l" t="t" r="r" b="b"/>
                            <a:pathLst>
                              <a:path w="0" h="106731">
                                <a:moveTo>
                                  <a:pt x="0" y="0"/>
                                </a:moveTo>
                                <a:lnTo>
                                  <a:pt x="0" y="106731"/>
                                </a:lnTo>
                              </a:path>
                            </a:pathLst>
                          </a:custGeom>
                          <a:noFill/>
                          <a:ln cap="rnd" w="7560">
                            <a:solidFill>
                              <a:srgbClr val="ffffff"/>
                            </a:solidFill>
                            <a:round/>
                          </a:ln>
                        </wps:spPr>
                        <wps:style>
                          <a:lnRef idx="1"/>
                          <a:fillRef idx="0"/>
                          <a:effectRef idx="0"/>
                          <a:fontRef idx="minor"/>
                        </wps:style>
                        <wps:bodyPr/>
                      </wps:wsp>
                      <wps:wsp>
                        <wps:cNvSpPr/>
                        <wps:spPr>
                          <a:xfrm>
                            <a:off x="3542760" y="322560"/>
                            <a:ext cx="720" cy="101520"/>
                          </a:xfrm>
                          <a:custGeom>
                            <a:avLst/>
                            <a:gdLst/>
                            <a:ahLst/>
                            <a:rect l="l" t="t" r="r" b="b"/>
                            <a:pathLst>
                              <a:path w="0" h="106731">
                                <a:moveTo>
                                  <a:pt x="0" y="0"/>
                                </a:moveTo>
                                <a:lnTo>
                                  <a:pt x="0" y="106731"/>
                                </a:lnTo>
                              </a:path>
                            </a:pathLst>
                          </a:custGeom>
                          <a:noFill/>
                          <a:ln cap="rnd" w="7560">
                            <a:solidFill>
                              <a:srgbClr val="ffffff"/>
                            </a:solidFill>
                            <a:round/>
                          </a:ln>
                        </wps:spPr>
                        <wps:style>
                          <a:lnRef idx="1"/>
                          <a:fillRef idx="0"/>
                          <a:effectRef idx="0"/>
                          <a:fontRef idx="minor"/>
                        </wps:style>
                        <wps:bodyPr/>
                      </wps:wsp>
                      <wps:wsp>
                        <wps:cNvSpPr/>
                        <wps:spPr>
                          <a:xfrm>
                            <a:off x="3470400" y="208440"/>
                            <a:ext cx="720" cy="32400"/>
                          </a:xfrm>
                          <a:custGeom>
                            <a:avLst/>
                            <a:gdLst/>
                            <a:ahLst/>
                            <a:rect l="l" t="t" r="r" b="b"/>
                            <a:pathLst>
                              <a:path w="0" h="33172">
                                <a:moveTo>
                                  <a:pt x="0" y="0"/>
                                </a:moveTo>
                                <a:lnTo>
                                  <a:pt x="0" y="33172"/>
                                </a:lnTo>
                              </a:path>
                            </a:pathLst>
                          </a:custGeom>
                          <a:noFill/>
                          <a:ln cap="rnd" w="5040">
                            <a:solidFill>
                              <a:srgbClr val="ffffff"/>
                            </a:solidFill>
                            <a:round/>
                          </a:ln>
                        </wps:spPr>
                        <wps:style>
                          <a:lnRef idx="1"/>
                          <a:fillRef idx="0"/>
                          <a:effectRef idx="0"/>
                          <a:fontRef idx="minor"/>
                        </wps:style>
                        <wps:bodyPr/>
                      </wps:wsp>
                      <wps:wsp>
                        <wps:cNvSpPr/>
                        <wps:spPr>
                          <a:xfrm>
                            <a:off x="3446640" y="243720"/>
                            <a:ext cx="41760" cy="64800"/>
                          </a:xfrm>
                          <a:custGeom>
                            <a:avLst/>
                            <a:gdLst/>
                            <a:ahLst/>
                            <a:rect l="l" t="t" r="r" b="b"/>
                            <a:pathLst>
                              <a:path w="45923" h="68948">
                                <a:moveTo>
                                  <a:pt x="0" y="0"/>
                                </a:moveTo>
                                <a:lnTo>
                                  <a:pt x="45923" y="0"/>
                                </a:lnTo>
                                <a:lnTo>
                                  <a:pt x="22949" y="68948"/>
                                </a:lnTo>
                                <a:lnTo>
                                  <a:pt x="0" y="0"/>
                                </a:lnTo>
                                <a:close/>
                              </a:path>
                            </a:pathLst>
                          </a:custGeom>
                          <a:solidFill>
                            <a:srgbClr val="000000"/>
                          </a:solidFill>
                          <a:ln>
                            <a:noFill/>
                          </a:ln>
                        </wps:spPr>
                        <wps:style>
                          <a:lnRef idx="0"/>
                          <a:fillRef idx="0"/>
                          <a:effectRef idx="0"/>
                          <a:fontRef idx="minor"/>
                        </wps:style>
                        <wps:bodyPr/>
                      </wps:wsp>
                      <wps:wsp>
                        <wps:cNvSpPr/>
                        <wps:spPr>
                          <a:xfrm>
                            <a:off x="3196080" y="135360"/>
                            <a:ext cx="558720" cy="96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DMADecErr</w:t>
                              </w:r>
                            </w:p>
                          </w:txbxContent>
                        </wps:txbx>
                        <wps:bodyPr lIns="0" rIns="0" tIns="0" bIns="0">
                          <a:noAutofit/>
                        </wps:bodyPr>
                      </wps:wsp>
                      <wps:wsp>
                        <wps:cNvSpPr/>
                        <wps:spPr>
                          <a:xfrm>
                            <a:off x="4211280" y="0"/>
                            <a:ext cx="299880" cy="93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停止</w:t>
                              </w:r>
                            </w:p>
                          </w:txbxContent>
                        </wps:txbx>
                        <wps:bodyPr lIns="0" rIns="0" tIns="0" bIns="0">
                          <a:noAutofit/>
                        </wps:bodyPr>
                      </wps:wsp>
                      <wps:wsp>
                        <wps:cNvSpPr/>
                        <wps:spPr>
                          <a:xfrm>
                            <a:off x="4302000" y="90720"/>
                            <a:ext cx="720" cy="149760"/>
                          </a:xfrm>
                          <a:custGeom>
                            <a:avLst/>
                            <a:gdLst/>
                            <a:ahLst/>
                            <a:rect l="l" t="t" r="r" b="b"/>
                            <a:pathLst>
                              <a:path w="0" h="153302">
                                <a:moveTo>
                                  <a:pt x="0" y="0"/>
                                </a:moveTo>
                                <a:lnTo>
                                  <a:pt x="0" y="153302"/>
                                </a:lnTo>
                              </a:path>
                            </a:pathLst>
                          </a:custGeom>
                          <a:noFill/>
                          <a:ln cap="rnd" w="5040">
                            <a:solidFill>
                              <a:srgbClr val="ffffff"/>
                            </a:solidFill>
                            <a:round/>
                          </a:ln>
                        </wps:spPr>
                        <wps:style>
                          <a:lnRef idx="1"/>
                          <a:fillRef idx="0"/>
                          <a:effectRef idx="0"/>
                          <a:fontRef idx="minor"/>
                        </wps:style>
                        <wps:bodyPr/>
                      </wps:wsp>
                      <wps:wsp>
                        <wps:cNvSpPr/>
                        <wps:spPr>
                          <a:xfrm>
                            <a:off x="4280040" y="243720"/>
                            <a:ext cx="41760" cy="64800"/>
                          </a:xfrm>
                          <a:custGeom>
                            <a:avLst/>
                            <a:gdLst/>
                            <a:ahLst/>
                            <a:rect l="l" t="t" r="r" b="b"/>
                            <a:pathLst>
                              <a:path w="45923" h="68948">
                                <a:moveTo>
                                  <a:pt x="0" y="0"/>
                                </a:moveTo>
                                <a:lnTo>
                                  <a:pt x="45923" y="0"/>
                                </a:lnTo>
                                <a:lnTo>
                                  <a:pt x="22961" y="68948"/>
                                </a:lnTo>
                                <a:lnTo>
                                  <a:pt x="0" y="0"/>
                                </a:lnTo>
                                <a:close/>
                              </a:path>
                            </a:pathLst>
                          </a:custGeom>
                          <a:solidFill>
                            <a:srgbClr val="000000"/>
                          </a:solidFill>
                          <a:ln>
                            <a:noFill/>
                          </a:ln>
                        </wps:spPr>
                        <wps:style>
                          <a:lnRef idx="0"/>
                          <a:fillRef idx="0"/>
                          <a:effectRef idx="0"/>
                          <a:fontRef idx="minor"/>
                        </wps:style>
                        <wps:bodyPr/>
                      </wps:wsp>
                      <wps:wsp>
                        <wps:cNvSpPr/>
                        <wps:spPr>
                          <a:xfrm>
                            <a:off x="358200" y="527760"/>
                            <a:ext cx="487080" cy="939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IRQDlySts</w:t>
                              </w:r>
                            </w:p>
                          </w:txbxContent>
                        </wps:txbx>
                        <wps:bodyPr lIns="0" rIns="0" tIns="0" bIns="0">
                          <a:noAutofit/>
                        </wps:bodyPr>
                      </wps:wsp>
                      <wps:wsp>
                        <wps:cNvSpPr/>
                        <wps:spPr>
                          <a:xfrm>
                            <a:off x="3891960" y="504360"/>
                            <a:ext cx="720" cy="48240"/>
                          </a:xfrm>
                          <a:custGeom>
                            <a:avLst/>
                            <a:gdLst/>
                            <a:ahLst/>
                            <a:rect l="l" t="t" r="r" b="b"/>
                            <a:pathLst>
                              <a:path w="0" h="52959">
                                <a:moveTo>
                                  <a:pt x="0" y="52959"/>
                                </a:moveTo>
                                <a:lnTo>
                                  <a:pt x="0" y="0"/>
                                </a:lnTo>
                              </a:path>
                            </a:pathLst>
                          </a:custGeom>
                          <a:noFill/>
                          <a:ln cap="rnd" w="5040">
                            <a:solidFill>
                              <a:srgbClr val="ffffff"/>
                            </a:solidFill>
                            <a:round/>
                          </a:ln>
                        </wps:spPr>
                        <wps:style>
                          <a:lnRef idx="1"/>
                          <a:fillRef idx="0"/>
                          <a:effectRef idx="0"/>
                          <a:fontRef idx="minor"/>
                        </wps:style>
                        <wps:bodyPr/>
                      </wps:wsp>
                      <wps:wsp>
                        <wps:cNvSpPr/>
                        <wps:spPr>
                          <a:xfrm>
                            <a:off x="3868920" y="437040"/>
                            <a:ext cx="41760" cy="64800"/>
                          </a:xfrm>
                          <a:custGeom>
                            <a:avLst/>
                            <a:gdLst/>
                            <a:ahLst/>
                            <a:rect l="l" t="t" r="r" b="b"/>
                            <a:pathLst>
                              <a:path w="45923" h="68948">
                                <a:moveTo>
                                  <a:pt x="22962" y="0"/>
                                </a:moveTo>
                                <a:lnTo>
                                  <a:pt x="45923" y="68948"/>
                                </a:lnTo>
                                <a:lnTo>
                                  <a:pt x="0" y="68948"/>
                                </a:lnTo>
                                <a:lnTo>
                                  <a:pt x="22962"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34" style="position:absolute;margin-left:0pt;margin-top:-68.85pt;width:360.75pt;height:68.8pt" coordorigin="0,-1377" coordsize="7215,1376">
                <v:rect id="shape_0" stroked="f" style="position:absolute;left:6881;top:-91;width:333;height:89;mso-position-vertical:top">
                  <v:textbox>
                    <w:txbxContent>
                      <w:p>
                        <w:pPr>
                          <w:overflowPunct w:val="false"/>
                          <w:spacing w:before="0" w:after="160" w:lineRule="auto" w:line="252"/>
                          <w:ind w:hanging="0"/>
                          <w:jc w:val="left"/>
                          <w:rPr/>
                        </w:pPr>
                        <w:r>
                          <w:rPr>
                            <w:smallCaps w:val="false"/>
                            <w:caps w:val="false"/>
                            <w:iCs w:val="false"/>
                            <w:bCs w:val="false"/>
                            <w:szCs w:val="8"/>
                            <w:spacing w:val="0"/>
                            <w:vertAlign w:val="baseline"/>
                            <w:position w:val="0"/>
                            <w:sz w:val="8"/>
                            <w:i w:val="false"/>
                            <w:dstrike w:val="false"/>
                            <w:strike w:val="false"/>
                            <w:u w:val="none"/>
                            <w:b w:val="false"/>
                            <w:sz w:val="8"/>
                            <w:rFonts w:eastAsia="等线" w:cs="等线" w:ascii="等线" w:hAnsi="等线"/>
                            <w:color w:val="00000A"/>
                            <w14:ligatures w14:val="standardContextual"/>
                          </w:rPr>
                          <w:t>x14595</w:t>
                        </w:r>
                      </w:p>
                    </w:txbxContent>
                  </v:textbox>
                  <w10:wrap type="square"/>
                  <v:fill o:detectmouseclick="t" on="false"/>
                  <v:stroke color="#3465a4" joinstyle="round" endcap="flat"/>
                </v:rect>
                <v:rect id="shape_0" stroked="f" style="position:absolute;left:1802;top:-838;width:182;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23</w:t>
                        </w:r>
                      </w:p>
                    </w:txbxContent>
                  </v:textbox>
                  <w10:wrap type="square"/>
                  <v:fill o:detectmouseclick="t" on="false"/>
                  <v:stroke color="#3465a4" joinstyle="round" endcap="flat"/>
                </v:rect>
                <v:rect id="shape_0" stroked="f" style="position:absolute;left:1515;top:-838;width:178;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24</w:t>
                        </w:r>
                      </w:p>
                    </w:txbxContent>
                  </v:textbox>
                  <w10:wrap type="square"/>
                  <v:fill o:detectmouseclick="t" on="false"/>
                  <v:stroke color="#3465a4" joinstyle="round" endcap="flat"/>
                </v:rect>
                <v:rect id="shape_0" stroked="f" style="position:absolute;left:80;top:-838;width:178;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2082;top:-546;width:1263;height:147;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IRQThresholdSts</w:t>
                        </w:r>
                      </w:p>
                    </w:txbxContent>
                  </v:textbox>
                  <w10:wrap type="square"/>
                  <v:fill o:detectmouseclick="t" on="false"/>
                  <v:stroke color="#3465a4" joinstyle="round" endcap="flat"/>
                </v:rect>
                <v:rect id="shape_0" stroked="f" style="position:absolute;left:3595;top:-475;width:499;height:150;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Err_Irq</w:t>
                        </w:r>
                      </w:p>
                    </w:txbxContent>
                  </v:textbox>
                  <w10:wrap type="square"/>
                  <v:fill o:detectmouseclick="t" on="false"/>
                  <v:stroke color="#3465a4" joinstyle="round" endcap="flat"/>
                </v:rect>
                <v:rect id="shape_0" stroked="f" style="position:absolute;left:3970;top:-298;width:573;height:147;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IOC_Irq</w:t>
                        </w:r>
                      </w:p>
                    </w:txbxContent>
                  </v:textbox>
                  <w10:wrap type="square"/>
                  <v:fill o:detectmouseclick="t" on="false"/>
                  <v:stroke color="#3465a4" joinstyle="round" endcap="flat"/>
                </v:rect>
                <v:rect id="shape_0" stroked="f" style="position:absolute;left:3770;top:-1377;width:517;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Dly_Irq</w:t>
                        </w:r>
                      </w:p>
                    </w:txbxContent>
                  </v:textbox>
                  <w10:wrap type="square"/>
                  <v:fill o:detectmouseclick="t" on="false"/>
                  <v:stroke color="#3465a4" joinstyle="round" endcap="flat"/>
                </v:rect>
                <v:rect id="shape_0" stroked="f" style="position:absolute;left:5926;top:-475;width:582;height:150;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SGIncld</w:t>
                        </w:r>
                      </w:p>
                    </w:txbxContent>
                  </v:textbox>
                  <w10:wrap type="square"/>
                  <v:fill o:detectmouseclick="t" on="false"/>
                  <v:stroke color="#3465a4" joinstyle="round" endcap="flat"/>
                </v:rect>
                <v:rect id="shape_0" stroked="f" style="position:absolute;left:5616;top:-1377;width:766;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DMAIntErr</w:t>
                        </w:r>
                      </w:p>
                    </w:txbxContent>
                  </v:textbox>
                  <w10:wrap type="square"/>
                  <v:fill o:detectmouseclick="t" on="false"/>
                  <v:stroke color="#3465a4" joinstyle="round" endcap="flat"/>
                </v:rect>
                <v:rect id="shape_0" stroked="f" style="position:absolute;left:3398;top:-1164;width:454;height:15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6742;top:-838;width:86;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5659;top:-838;width:86;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3241;top:-838;width:1896;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161514131211  10</w:t>
                        </w:r>
                      </w:p>
                    </w:txbxContent>
                  </v:textbox>
                  <w10:wrap type="square"/>
                  <v:fill o:detectmouseclick="t" on="false"/>
                  <v:stroke color="#3465a4" joinstyle="round" endcap="flat"/>
                </v:rect>
                <v:rect id="shape_0" stroked="f" style="position:absolute;left:4671;top:-838;width:1307;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9    8  7    6</w:t>
                        </w:r>
                      </w:p>
                    </w:txbxContent>
                  </v:textbox>
                  <w10:wrap type="square"/>
                  <v:fill o:detectmouseclick="t" on="false"/>
                  <v:stroke color="#3465a4" joinstyle="round" endcap="flat"/>
                </v:rect>
                <v:rect id="shape_0" stroked="f" style="position:absolute;left:5881;top:-838;width:86;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6096;top:-838;width:86;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6312;top:-838;width:86;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6544;top:-838;width:86;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6190;top:-1164;width:454;height:15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4202;top:-1164;width:453;height:15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4585;top:-1377;width:683;height:146;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SGSlvErr</w:t>
                        </w:r>
                      </w:p>
                    </w:txbxContent>
                  </v:textbox>
                  <w10:wrap type="square"/>
                  <v:fill o:detectmouseclick="t" on="false"/>
                  <v:stroke color="#3465a4" joinstyle="round" endcap="flat"/>
                </v:rect>
                <v:rect id="shape_0" stroked="f" style="position:absolute;left:4335;top:-475;width:747;height:150;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SGDecErr</w:t>
                        </w:r>
                      </w:p>
                    </w:txbxContent>
                  </v:textbox>
                  <w10:wrap type="square"/>
                  <v:fill o:detectmouseclick="t" on="false"/>
                  <v:stroke color="#3465a4" joinstyle="round" endcap="flat"/>
                </v:rect>
                <v:rect id="shape_0" stroked="f" style="position:absolute;left:4767;top:-298;width:637;height:147;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SGIntErr</w:t>
                        </w:r>
                      </w:p>
                    </w:txbxContent>
                  </v:textbox>
                  <w10:wrap type="square"/>
                  <v:fill o:detectmouseclick="t" on="false"/>
                  <v:stroke color="#3465a4" joinstyle="round" endcap="flat"/>
                </v:rect>
                <v:rect id="shape_0" stroked="f" style="position:absolute;left:5073;top:-475;width:458;height:15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5404;top:-298;width:816;height:147;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DMASlvErr</w:t>
                        </w:r>
                      </w:p>
                    </w:txbxContent>
                  </v:textbox>
                  <w10:wrap type="square"/>
                  <v:fill o:detectmouseclick="t" on="false"/>
                  <v:stroke color="#3465a4" joinstyle="round" endcap="flat"/>
                </v:rect>
                <v:rect id="shape_0" stroked="f" style="position:absolute;left:6477;top:-298;width:261;height:14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怠</w:t>
                        </w:r>
                      </w:p>
                    </w:txbxContent>
                  </v:textbox>
                  <w10:wrap type="square"/>
                  <v:fill o:detectmouseclick="t" on="false"/>
                  <v:stroke color="#3465a4" joinstyle="round" endcap="flat"/>
                </v:rect>
                <v:rect id="shape_0" stroked="f" style="position:absolute;left:5033;top:-1164;width:879;height:151;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DMADecErr</w:t>
                        </w:r>
                      </w:p>
                    </w:txbxContent>
                  </v:textbox>
                  <w10:wrap type="square"/>
                  <v:fill o:detectmouseclick="t" on="false"/>
                  <v:stroke color="#3465a4" joinstyle="round" endcap="flat"/>
                </v:rect>
                <v:rect id="shape_0" stroked="f" style="position:absolute;left:6632;top:-1377;width:471;height:14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停止</w:t>
                        </w:r>
                      </w:p>
                    </w:txbxContent>
                  </v:textbox>
                  <w10:wrap type="square"/>
                  <v:fill o:detectmouseclick="t" on="false"/>
                  <v:stroke color="#3465a4" joinstyle="round" endcap="flat"/>
                </v:rect>
                <v:rect id="shape_0" stroked="f" style="position:absolute;left:564;top:-546;width:766;height:147;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IRQDlySts</w:t>
                        </w:r>
                      </w:p>
                    </w:txbxContent>
                  </v:textbox>
                  <w10:wrap type="square"/>
                  <v:fill o:detectmouseclick="t" on="false"/>
                  <v:stroke color="#3465a4" joinstyle="round" endcap="flat"/>
                </v:rect>
              </v:group>
            </w:pict>
          </mc:Fallback>
        </mc:AlternateContent>
      </w:r>
    </w:p>
    <w:p>
      <w:pPr>
        <w:sectPr>
          <w:headerReference w:type="even" r:id="rId57"/>
          <w:headerReference w:type="default" r:id="rId58"/>
          <w:footerReference w:type="even" r:id="rId59"/>
          <w:footerReference w:type="default" r:id="rId60"/>
          <w:type w:val="nextPage"/>
          <w:pgSz w:w="12240" w:h="15840"/>
          <w:pgMar w:left="1080" w:right="1113" w:header="517" w:top="1412" w:footer="254" w:bottom="2198" w:gutter="0"/>
          <w:pgNumType w:fmt="decimal"/>
          <w:formProt w:val="false"/>
          <w:textDirection w:val="lrTb"/>
          <w:docGrid w:type="default" w:linePitch="100" w:charSpace="0"/>
        </w:sectPr>
        <w:pStyle w:val="Normal"/>
        <w:tabs>
          <w:tab w:val="clear" w:pos="420"/>
          <w:tab w:val="center" w:pos="3799"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2-13</w:t>
      </w:r>
      <w:r>
        <w:rPr>
          <w:i/>
          <w:lang w:val="zh-Hans"/>
        </w:rPr>
        <w:t>：</w:t>
      </w:r>
      <w:r>
        <w:rPr>
          <w:i/>
          <w:lang w:val="zh-Hans"/>
        </w:rPr>
        <w:tab/>
      </w:r>
      <w:r>
        <w:rPr>
          <w:b/>
          <w:lang w:val="zh-Hans"/>
        </w:rPr>
        <w:t xml:space="preserve">S2MM DMASR </w:t>
      </w:r>
      <w:r>
        <w:rPr>
          <w:b/>
          <w:lang w:val="zh-Hans"/>
        </w:rPr>
        <w:t>寄存器</w:t>
      </w:r>
    </w:p>
    <w:p>
      <w:pPr>
        <w:pStyle w:val="Normal"/>
        <w:spacing w:lineRule="auto" w:line="264" w:before="0" w:after="3"/>
        <w:ind w:left="902" w:right="0" w:hanging="10"/>
        <w:rPr/>
      </w:pPr>
      <w:r>
        <w:rPr>
          <w:b/>
          <w:lang w:val="zh-Hans"/>
        </w:rPr>
        <w:t xml:space="preserve">S2MM_DMASR </w:t>
      </w:r>
      <w:r>
        <w:rPr>
          <w:b/>
          <w:lang w:val="zh-Hans"/>
        </w:rPr>
        <w:t>注册详细信息</w:t>
      </w:r>
    </w:p>
    <w:tbl>
      <w:tblPr>
        <w:tblStyle w:val="TableGrid"/>
        <w:tblW w:w="10128" w:type="dxa"/>
        <w:jc w:val="left"/>
        <w:tblInd w:w="-360" w:type="dxa"/>
        <w:tblCellMar>
          <w:top w:w="82" w:type="dxa"/>
          <w:left w:w="90" w:type="dxa"/>
          <w:bottom w:w="0" w:type="dxa"/>
          <w:right w:w="57" w:type="dxa"/>
        </w:tblCellMar>
        <w:tblLook w:val="04a0" w:noHBand="0" w:noVBand="1" w:firstColumn="1" w:lastRow="0" w:lastColumn="0" w:firstRow="1"/>
      </w:tblPr>
      <w:tblGrid>
        <w:gridCol w:w="916"/>
        <w:gridCol w:w="1646"/>
        <w:gridCol w:w="1127"/>
        <w:gridCol w:w="799"/>
        <w:gridCol w:w="5640"/>
      </w:tblGrid>
      <w:tr>
        <w:trPr>
          <w:trHeight w:val="640" w:hRule="atLeast"/>
        </w:trPr>
        <w:tc>
          <w:tcPr>
            <w:tcW w:w="91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4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2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64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Description</w:t>
            </w:r>
          </w:p>
        </w:tc>
      </w:tr>
      <w:tr>
        <w:trPr>
          <w:trHeight w:val="3331" w:hRule="atLeast"/>
        </w:trPr>
        <w:tc>
          <w:tcPr>
            <w:tcW w:w="91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164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停止</w:t>
            </w:r>
          </w:p>
        </w:tc>
        <w:tc>
          <w:tcPr>
            <w:tcW w:w="112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w:t>
            </w:r>
          </w:p>
        </w:tc>
        <w:tc>
          <w:tcPr>
            <w:tcW w:w="79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40"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79"/>
              <w:ind w:left="0" w:right="0" w:hanging="0"/>
              <w:jc w:val="left"/>
              <w:rPr/>
            </w:pPr>
            <w:r>
              <w:rPr>
                <w:sz w:val="19"/>
                <w:lang w:val="zh-Hans"/>
              </w:rPr>
              <w:t xml:space="preserve">DMA </w:t>
            </w:r>
            <w:r>
              <w:rPr>
                <w:sz w:val="19"/>
                <w:lang w:val="zh-Hans"/>
              </w:rPr>
              <w:t xml:space="preserve">通道已停止。指示 </w:t>
            </w:r>
            <w:r>
              <w:rPr>
                <w:sz w:val="19"/>
                <w:lang w:val="zh-Hans"/>
              </w:rPr>
              <w:t xml:space="preserve">DMA </w:t>
            </w:r>
            <w:r>
              <w:rPr>
                <w:sz w:val="19"/>
                <w:lang w:val="zh-Hans"/>
              </w:rPr>
              <w:t>通道的运行</w:t>
            </w:r>
            <w:r>
              <w:rPr>
                <w:sz w:val="19"/>
                <w:lang w:val="zh-Hans"/>
              </w:rPr>
              <w:t>/</w:t>
            </w:r>
            <w:r>
              <w:rPr>
                <w:sz w:val="19"/>
                <w:lang w:val="zh-Hans"/>
              </w:rPr>
              <w:t>停止状态。</w:t>
            </w:r>
          </w:p>
          <w:p>
            <w:pPr>
              <w:pStyle w:val="Normal"/>
              <w:numPr>
                <w:ilvl w:val="0"/>
                <w:numId w:val="49"/>
              </w:numPr>
              <w:spacing w:lineRule="auto" w:line="259" w:before="0" w:after="37"/>
              <w:ind w:left="200" w:right="42" w:hanging="200"/>
              <w:jc w:val="left"/>
              <w:rPr/>
            </w:pPr>
            <w:r>
              <w:rPr>
                <w:sz w:val="19"/>
                <w:lang w:val="zh-Hans"/>
              </w:rPr>
              <w:t xml:space="preserve">0 = DMA </w:t>
            </w:r>
            <w:r>
              <w:rPr>
                <w:sz w:val="19"/>
                <w:lang w:val="zh-Hans"/>
              </w:rPr>
              <w:t>通道正在运行。</w:t>
            </w:r>
          </w:p>
          <w:p>
            <w:pPr>
              <w:pStyle w:val="Normal"/>
              <w:numPr>
                <w:ilvl w:val="0"/>
                <w:numId w:val="49"/>
              </w:numPr>
              <w:spacing w:lineRule="auto" w:line="218" w:before="0" w:after="96"/>
              <w:ind w:left="200" w:right="42" w:hanging="200"/>
              <w:jc w:val="left"/>
              <w:rPr/>
            </w:pPr>
            <w:r>
              <w:rPr>
                <w:sz w:val="19"/>
                <w:lang w:val="zh-Hans"/>
              </w:rPr>
              <w:t xml:space="preserve">1 = DMA </w:t>
            </w:r>
            <w:r>
              <w:rPr>
                <w:sz w:val="19"/>
                <w:lang w:val="zh-Hans"/>
              </w:rPr>
              <w:t>通道已停止。对于分散</w:t>
            </w:r>
            <w:r>
              <w:rPr>
                <w:sz w:val="19"/>
                <w:lang w:val="zh-Hans"/>
              </w:rPr>
              <w:t>/</w:t>
            </w:r>
            <w:r>
              <w:rPr>
                <w:sz w:val="19"/>
                <w:lang w:val="zh-Hans"/>
              </w:rPr>
              <w:t xml:space="preserve">聚集模式，此位在 </w:t>
            </w:r>
            <w:r>
              <w:rPr>
                <w:sz w:val="19"/>
                <w:lang w:val="zh-Hans"/>
              </w:rPr>
              <w:t xml:space="preserve">DMACR </w:t>
            </w:r>
            <w:r>
              <w:rPr>
                <w:sz w:val="19"/>
                <w:lang w:val="zh-Hans"/>
              </w:rPr>
              <w:t>时设置。</w:t>
            </w:r>
            <w:r>
              <w:rPr>
                <w:sz w:val="19"/>
                <w:lang w:val="zh-Hans"/>
              </w:rPr>
              <w:t>RS = 0</w:t>
            </w:r>
            <w:r>
              <w:rPr>
                <w:sz w:val="19"/>
                <w:lang w:val="zh-Hans"/>
              </w:rPr>
              <w:t>，</w:t>
            </w:r>
            <w:r>
              <w:rPr>
                <w:sz w:val="19"/>
                <w:lang w:val="zh-Hans"/>
              </w:rPr>
              <w:t xml:space="preserve">DMA </w:t>
            </w:r>
            <w:r>
              <w:rPr>
                <w:sz w:val="19"/>
                <w:lang w:val="zh-Hans"/>
              </w:rPr>
              <w:t xml:space="preserve">和 </w:t>
            </w:r>
            <w:r>
              <w:rPr>
                <w:sz w:val="19"/>
                <w:lang w:val="zh-Hans"/>
              </w:rPr>
              <w:t xml:space="preserve">SG </w:t>
            </w:r>
            <w:r>
              <w:rPr>
                <w:sz w:val="19"/>
                <w:lang w:val="zh-Hans"/>
              </w:rPr>
              <w:t xml:space="preserve">操作已停止。对于直接寄存器模式，此位在 </w:t>
            </w:r>
            <w:r>
              <w:rPr>
                <w:sz w:val="19"/>
                <w:lang w:val="zh-Hans"/>
              </w:rPr>
              <w:t xml:space="preserve">DMACR </w:t>
            </w:r>
            <w:r>
              <w:rPr>
                <w:sz w:val="19"/>
                <w:lang w:val="zh-Hans"/>
              </w:rPr>
              <w:t>时设置。</w:t>
            </w:r>
            <w:r>
              <w:rPr>
                <w:sz w:val="19"/>
                <w:lang w:val="zh-Hans"/>
              </w:rPr>
              <w:t xml:space="preserve">RS = 0 </w:t>
            </w:r>
            <w:r>
              <w:rPr>
                <w:sz w:val="19"/>
                <w:lang w:val="zh-Hans"/>
              </w:rPr>
              <w:t xml:space="preserve">且 </w:t>
            </w:r>
            <w:r>
              <w:rPr>
                <w:sz w:val="19"/>
                <w:lang w:val="zh-Hans"/>
              </w:rPr>
              <w:t xml:space="preserve">DMA </w:t>
            </w:r>
            <w:r>
              <w:rPr>
                <w:sz w:val="19"/>
                <w:lang w:val="zh-Hans"/>
              </w:rPr>
              <w:t>操作已停止。</w:t>
            </w:r>
            <w:r>
              <w:rPr>
                <w:sz w:val="19"/>
                <w:lang w:val="zh-Hans"/>
              </w:rPr>
              <w:t>DMACR</w:t>
            </w:r>
            <w:r>
              <w:rPr>
                <w:sz w:val="19"/>
                <w:lang w:val="zh-Hans"/>
              </w:rPr>
              <w:t>之间可能存在时间滞后 。</w:t>
            </w:r>
            <w:r>
              <w:rPr>
                <w:sz w:val="19"/>
                <w:lang w:val="zh-Hans"/>
              </w:rPr>
              <w:t xml:space="preserve">RS = 0 </w:t>
            </w:r>
            <w:r>
              <w:rPr>
                <w:sz w:val="19"/>
                <w:lang w:val="zh-Hans"/>
              </w:rPr>
              <w:t xml:space="preserve">和当 </w:t>
            </w:r>
            <w:r>
              <w:rPr>
                <w:sz w:val="19"/>
                <w:lang w:val="zh-Hans"/>
              </w:rPr>
              <w:t xml:space="preserve">DMASR </w:t>
            </w:r>
            <w:r>
              <w:rPr>
                <w:sz w:val="19"/>
                <w:lang w:val="zh-Hans"/>
              </w:rPr>
              <w:t xml:space="preserve">时。已停止 </w:t>
            </w:r>
            <w:r>
              <w:rPr>
                <w:sz w:val="19"/>
                <w:lang w:val="zh-Hans"/>
              </w:rPr>
              <w:t>= 1</w:t>
            </w:r>
            <w:r>
              <w:rPr>
                <w:sz w:val="19"/>
                <w:lang w:val="zh-Hans"/>
              </w:rPr>
              <w:t>。</w:t>
            </w:r>
          </w:p>
          <w:p>
            <w:pPr>
              <w:pStyle w:val="Normal"/>
              <w:spacing w:lineRule="auto" w:line="259" w:before="0" w:after="0"/>
              <w:ind w:left="0" w:right="80" w:hanging="0"/>
              <w:rPr/>
            </w:pPr>
            <w:r>
              <w:rPr>
                <w:b/>
                <w:i/>
                <w:sz w:val="19"/>
                <w:lang w:val="zh-Hans"/>
              </w:rPr>
              <w:t>注意：</w:t>
            </w:r>
            <w:r>
              <w:rPr>
                <w:sz w:val="17"/>
                <w:lang w:val="zh-Hans"/>
              </w:rPr>
              <w:t>当停止（</w:t>
            </w:r>
            <w:r>
              <w:rPr>
                <w:sz w:val="17"/>
                <w:lang w:val="zh-Hans"/>
              </w:rPr>
              <w:t xml:space="preserve">RS= 0 </w:t>
            </w:r>
            <w:r>
              <w:rPr>
                <w:sz w:val="17"/>
                <w:lang w:val="zh-Hans"/>
              </w:rPr>
              <w:t xml:space="preserve">和停止 </w:t>
            </w:r>
            <w:r>
              <w:rPr>
                <w:sz w:val="17"/>
                <w:lang w:val="zh-Hans"/>
              </w:rPr>
              <w:t>= 1</w:t>
            </w:r>
            <w:r>
              <w:rPr>
                <w:sz w:val="17"/>
                <w:lang w:val="zh-Hans"/>
              </w:rPr>
              <w:t>）时，在分散收集模式下写入</w:t>
            </w:r>
            <w:r>
              <w:rPr>
                <w:sz w:val="17"/>
                <w:lang w:val="zh-Hans"/>
              </w:rPr>
              <w:t>TAILDESC_PTR</w:t>
            </w:r>
            <w:r>
              <w:rPr>
                <w:sz w:val="17"/>
                <w:lang w:val="zh-Hans"/>
              </w:rPr>
              <w:t xml:space="preserve">指针寄存器对 </w:t>
            </w:r>
            <w:r>
              <w:rPr>
                <w:sz w:val="17"/>
                <w:lang w:val="zh-Hans"/>
              </w:rPr>
              <w:t xml:space="preserve">DMA </w:t>
            </w:r>
            <w:r>
              <w:rPr>
                <w:sz w:val="17"/>
                <w:lang w:val="zh-Hans"/>
              </w:rPr>
              <w:t xml:space="preserve">操作没有影响。对于直接寄存器模式，写入 </w:t>
            </w:r>
            <w:r>
              <w:rPr>
                <w:sz w:val="17"/>
                <w:lang w:val="zh-Hans"/>
              </w:rPr>
              <w:t xml:space="preserve">LENGTH </w:t>
            </w:r>
            <w:r>
              <w:rPr>
                <w:sz w:val="17"/>
                <w:lang w:val="zh-Hans"/>
              </w:rPr>
              <w:t xml:space="preserve">寄存器对 </w:t>
            </w:r>
            <w:r>
              <w:rPr>
                <w:sz w:val="17"/>
                <w:lang w:val="zh-Hans"/>
              </w:rPr>
              <w:t xml:space="preserve">DMA </w:t>
            </w:r>
            <w:r>
              <w:rPr>
                <w:sz w:val="17"/>
                <w:lang w:val="zh-Hans"/>
              </w:rPr>
              <w:t>操作</w:t>
            </w:r>
            <w:r>
              <w:rPr>
                <w:lang w:val="zh-Hans"/>
              </w:rPr>
              <w:t>没有影响。</w:t>
            </w:r>
          </w:p>
        </w:tc>
      </w:tr>
      <w:tr>
        <w:trPr>
          <w:trHeight w:val="318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怠</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40"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0" w:right="85" w:hanging="0"/>
              <w:rPr/>
            </w:pPr>
            <w:r>
              <w:rPr>
                <w:sz w:val="19"/>
                <w:lang w:val="zh-Hans"/>
              </w:rPr>
              <w:t xml:space="preserve">DMA </w:t>
            </w:r>
            <w:r>
              <w:rPr>
                <w:sz w:val="19"/>
                <w:lang w:val="zh-Hans"/>
              </w:rPr>
              <w:t xml:space="preserve">通道空闲。指示 </w:t>
            </w:r>
            <w:r>
              <w:rPr>
                <w:sz w:val="19"/>
                <w:lang w:val="zh-Hans"/>
              </w:rPr>
              <w:t xml:space="preserve">AXI DMA </w:t>
            </w:r>
            <w:r>
              <w:rPr>
                <w:sz w:val="19"/>
                <w:lang w:val="zh-Hans"/>
              </w:rPr>
              <w:t>操作的状态。对于散点</w:t>
            </w:r>
            <w:r>
              <w:rPr>
                <w:sz w:val="19"/>
                <w:lang w:val="zh-Hans"/>
              </w:rPr>
              <w:t>/</w:t>
            </w:r>
            <w:r>
              <w:rPr>
                <w:sz w:val="19"/>
                <w:lang w:val="zh-Hans"/>
              </w:rPr>
              <w:t xml:space="preserve">聚集模式，当 </w:t>
            </w:r>
            <w:r>
              <w:rPr>
                <w:sz w:val="19"/>
                <w:lang w:val="zh-Hans"/>
              </w:rPr>
              <w:t xml:space="preserve">IDLE </w:t>
            </w:r>
            <w:r>
              <w:rPr>
                <w:sz w:val="19"/>
                <w:lang w:val="zh-Hans"/>
              </w:rPr>
              <w:t xml:space="preserve">指示 </w:t>
            </w:r>
            <w:r>
              <w:rPr>
                <w:sz w:val="19"/>
                <w:lang w:val="zh-Hans"/>
              </w:rPr>
              <w:t xml:space="preserve">SG </w:t>
            </w:r>
            <w:r>
              <w:rPr>
                <w:sz w:val="19"/>
                <w:lang w:val="zh-Hans"/>
              </w:rPr>
              <w:t xml:space="preserve">引擎已到达关联通道的尾指针并且所有排队的描述符都已处理时。写入尾部指针 </w:t>
            </w:r>
            <w:r>
              <w:rPr>
                <w:sz w:val="19"/>
                <w:lang w:val="zh-Hans"/>
              </w:rPr>
              <w:t xml:space="preserve">register </w:t>
            </w:r>
            <w:r>
              <w:rPr>
                <w:sz w:val="19"/>
                <w:lang w:val="zh-Hans"/>
              </w:rPr>
              <w:t xml:space="preserve">会自动重新启动 </w:t>
            </w:r>
            <w:r>
              <w:rPr>
                <w:sz w:val="19"/>
                <w:lang w:val="zh-Hans"/>
              </w:rPr>
              <w:t xml:space="preserve">DMA </w:t>
            </w:r>
            <w:r>
              <w:rPr>
                <w:sz w:val="19"/>
                <w:lang w:val="zh-Hans"/>
              </w:rPr>
              <w:t>操作。</w:t>
            </w:r>
          </w:p>
          <w:p>
            <w:pPr>
              <w:pStyle w:val="Normal"/>
              <w:spacing w:lineRule="auto" w:line="216" w:before="0" w:after="82"/>
              <w:ind w:left="0" w:right="0" w:hanging="0"/>
              <w:jc w:val="left"/>
              <w:rPr/>
            </w:pPr>
            <w:r>
              <w:rPr>
                <w:sz w:val="19"/>
                <w:lang w:val="zh-Hans"/>
              </w:rPr>
              <w:t xml:space="preserve">对于直接寄存器模式，当 </w:t>
            </w:r>
            <w:r>
              <w:rPr>
                <w:sz w:val="19"/>
                <w:lang w:val="zh-Hans"/>
              </w:rPr>
              <w:t xml:space="preserve">IDLE </w:t>
            </w:r>
            <w:r>
              <w:rPr>
                <w:sz w:val="19"/>
                <w:lang w:val="zh-Hans"/>
              </w:rPr>
              <w:t>表示当前传输已完成时。</w:t>
            </w:r>
          </w:p>
          <w:p>
            <w:pPr>
              <w:pStyle w:val="Normal"/>
              <w:numPr>
                <w:ilvl w:val="0"/>
                <w:numId w:val="50"/>
              </w:numPr>
              <w:spacing w:lineRule="auto" w:line="259" w:before="0" w:after="36"/>
              <w:ind w:left="200" w:right="0" w:hanging="200"/>
              <w:jc w:val="left"/>
              <w:rPr/>
            </w:pPr>
            <w:r>
              <w:rPr>
                <w:sz w:val="19"/>
                <w:lang w:val="zh-Hans"/>
              </w:rPr>
              <w:t xml:space="preserve">0 = </w:t>
            </w:r>
            <w:r>
              <w:rPr>
                <w:sz w:val="19"/>
                <w:lang w:val="zh-Hans"/>
              </w:rPr>
              <w:t xml:space="preserve">不空闲。 </w:t>
            </w:r>
          </w:p>
          <w:p>
            <w:pPr>
              <w:pStyle w:val="Normal"/>
              <w:numPr>
                <w:ilvl w:val="0"/>
                <w:numId w:val="50"/>
              </w:numPr>
              <w:spacing w:lineRule="auto" w:line="259" w:before="0" w:after="52"/>
              <w:ind w:left="200" w:right="0" w:hanging="200"/>
              <w:jc w:val="left"/>
              <w:rPr/>
            </w:pPr>
            <w:r>
              <w:rPr>
                <w:sz w:val="19"/>
                <w:lang w:val="zh-Hans"/>
              </w:rPr>
              <w:t xml:space="preserve">1 = </w:t>
            </w:r>
            <w:r>
              <w:rPr>
                <w:sz w:val="19"/>
                <w:lang w:val="zh-Hans"/>
              </w:rPr>
              <w:t>空闲。</w:t>
            </w:r>
          </w:p>
          <w:p>
            <w:pPr>
              <w:pStyle w:val="Normal"/>
              <w:spacing w:lineRule="auto" w:line="259" w:before="0" w:after="0"/>
              <w:ind w:left="0" w:right="74" w:hanging="0"/>
              <w:rPr/>
            </w:pPr>
            <w:r>
              <w:rPr>
                <w:b/>
                <w:i/>
                <w:sz w:val="19"/>
                <w:lang w:val="zh-Hans"/>
              </w:rPr>
              <w:t xml:space="preserve">注意： </w:t>
            </w:r>
            <w:r>
              <w:rPr>
                <w:sz w:val="17"/>
                <w:lang w:val="zh-Hans"/>
              </w:rPr>
              <w:t xml:space="preserve">当通道停止时，此位为 </w:t>
            </w:r>
            <w:r>
              <w:rPr>
                <w:sz w:val="17"/>
                <w:lang w:val="zh-Hans"/>
              </w:rPr>
              <w:t>0</w:t>
            </w:r>
            <w:r>
              <w:rPr>
                <w:sz w:val="17"/>
                <w:lang w:val="zh-Hans"/>
              </w:rPr>
              <w:t>（</w:t>
            </w:r>
            <w:r>
              <w:rPr>
                <w:sz w:val="17"/>
                <w:lang w:val="zh-Hans"/>
              </w:rPr>
              <w:t>DMASR.</w:t>
            </w:r>
            <w:r>
              <w:rPr>
                <w:sz w:val="17"/>
                <w:lang w:val="zh-Hans"/>
              </w:rPr>
              <w:t>停止</w:t>
            </w:r>
            <w:r>
              <w:rPr>
                <w:sz w:val="17"/>
                <w:lang w:val="zh-Hans"/>
              </w:rPr>
              <w:t>=1</w:t>
            </w:r>
            <w:r>
              <w:rPr>
                <w:sz w:val="17"/>
                <w:lang w:val="zh-Hans"/>
              </w:rPr>
              <w:t xml:space="preserve">）。当 </w:t>
            </w:r>
            <w:r>
              <w:rPr>
                <w:sz w:val="17"/>
                <w:lang w:val="zh-Hans"/>
              </w:rPr>
              <w:t xml:space="preserve">AXI DMA </w:t>
            </w:r>
            <w:r>
              <w:rPr>
                <w:sz w:val="17"/>
                <w:lang w:val="zh-Hans"/>
              </w:rPr>
              <w:t xml:space="preserve">配置为直接寄存器模式时，在初始传输之前，此位也是 </w:t>
            </w:r>
            <w:r>
              <w:rPr>
                <w:sz w:val="17"/>
                <w:lang w:val="zh-Hans"/>
              </w:rPr>
              <w:t>0</w:t>
            </w:r>
            <w:r>
              <w:rPr>
                <w:sz w:val="17"/>
                <w:lang w:val="zh-Hans"/>
              </w:rPr>
              <w:t>。</w:t>
            </w:r>
          </w:p>
        </w:tc>
      </w:tr>
      <w:tr>
        <w:trPr>
          <w:trHeight w:val="349" w:hRule="atLeast"/>
        </w:trPr>
        <w:tc>
          <w:tcPr>
            <w:tcW w:w="9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2</w:t>
            </w:r>
          </w:p>
        </w:tc>
        <w:tc>
          <w:tcPr>
            <w:tcW w:w="164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112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64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写入此位不起作用，它始终读取为零。</w:t>
            </w:r>
          </w:p>
        </w:tc>
      </w:tr>
      <w:tr>
        <w:trPr>
          <w:trHeight w:val="1271"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SGIncld</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del w:id="52" w:author="未知作者" w:date="2023-05-06T14:54:01Z"/>
              </w:rPr>
            </w:pPr>
            <w:del w:id="51" w:author="未知作者" w:date="2023-05-06T14:54:01Z">
              <w:r>
                <w:rPr>
                  <w:sz w:val="19"/>
                  <w:lang w:val="zh-Hans"/>
                </w:rPr>
                <w:delText>C_</w:delText>
              </w:r>
            </w:del>
          </w:p>
          <w:p>
            <w:pPr>
              <w:pStyle w:val="Normal"/>
              <w:spacing w:lineRule="auto" w:line="259" w:before="0" w:after="0"/>
              <w:ind w:left="0" w:right="0" w:hanging="0"/>
              <w:jc w:val="left"/>
              <w:rPr>
                <w:del w:id="55" w:author="未知作者" w:date="2023-05-06T14:54:01Z"/>
              </w:rPr>
            </w:pPr>
            <w:del w:id="53" w:author="未知作者" w:date="2023-05-06T14:54:01Z">
              <w:r>
                <w:rPr>
                  <w:sz w:val="19"/>
                  <w:lang w:val="zh-Hans"/>
                </w:rPr>
                <w:delText>包括</w:delText>
              </w:r>
            </w:del>
            <w:del w:id="54" w:author="未知作者" w:date="2023-05-06T14:54:01Z">
              <w:r>
                <w:rPr>
                  <w:sz w:val="19"/>
                  <w:lang w:val="zh-Hans"/>
                </w:rPr>
                <w:delText>_</w:delText>
              </w:r>
            </w:del>
          </w:p>
          <w:p>
            <w:pPr>
              <w:pStyle w:val="Normal"/>
              <w:spacing w:lineRule="auto" w:line="259" w:before="0" w:after="0"/>
              <w:ind w:left="0" w:right="0" w:hanging="0"/>
              <w:jc w:val="left"/>
              <w:rPr/>
            </w:pPr>
            <w:del w:id="56" w:author="未知作者" w:date="2023-05-06T14:54:01Z">
              <w:r>
                <w:rPr>
                  <w:sz w:val="19"/>
                  <w:lang w:val="zh-Hans"/>
                </w:rPr>
                <w:delText>新加坡</w:delText>
              </w:r>
            </w:del>
            <w:ins w:id="57" w:author="未知作者" w:date="2023-05-06T14:54:01Z">
              <w:r>
                <w:rPr>
                  <w:sz w:val="19"/>
                  <w:lang w:val="zh-Hans"/>
                </w:rPr>
                <w:t>C_</w:t>
              </w:r>
            </w:ins>
          </w:p>
          <w:p>
            <w:pPr>
              <w:pStyle w:val="Normal"/>
              <w:spacing w:lineRule="auto" w:line="259" w:before="0" w:after="0"/>
              <w:ind w:left="0" w:right="0" w:hanging="0"/>
              <w:jc w:val="left"/>
              <w:rPr/>
            </w:pPr>
            <w:ins w:id="59" w:author="未知作者" w:date="2023-05-06T14:54:01Z">
              <w:r>
                <w:rPr>
                  <w:sz w:val="19"/>
                  <w:lang w:val="zh-Hans"/>
                </w:rPr>
                <w:t>INCLUDE_</w:t>
              </w:r>
            </w:ins>
          </w:p>
          <w:p>
            <w:pPr>
              <w:pStyle w:val="Normal"/>
              <w:spacing w:lineRule="auto" w:line="259" w:before="0" w:after="0"/>
              <w:ind w:left="0" w:right="0" w:hanging="0"/>
              <w:jc w:val="left"/>
              <w:rPr/>
            </w:pPr>
            <w:ins w:id="61" w:author="未知作者" w:date="2023-05-06T14:54:01Z">
              <w:r>
                <w:rPr>
                  <w:sz w:val="19"/>
                  <w:lang w:val="zh-Hans"/>
                </w:rPr>
                <w:t>SG</w:t>
              </w:r>
            </w:ins>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4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87" w:hanging="0"/>
              <w:rPr/>
            </w:pPr>
            <w:r>
              <w:rPr>
                <w:sz w:val="19"/>
                <w:lang w:val="zh-Hans"/>
              </w:rPr>
              <w:t>包括分散收集引擎。</w:t>
            </w:r>
            <w:r>
              <w:rPr>
                <w:sz w:val="19"/>
                <w:lang w:val="zh-Hans"/>
              </w:rPr>
              <w:t>DMASR</w:t>
            </w:r>
            <w:r>
              <w:rPr>
                <w:sz w:val="19"/>
                <w:lang w:val="zh-Hans"/>
              </w:rPr>
              <w:t>。</w:t>
            </w:r>
            <w:r>
              <w:rPr>
                <w:sz w:val="19"/>
                <w:lang w:val="zh-Hans"/>
              </w:rPr>
              <w:t xml:space="preserve">SGIncld = 1 </w:t>
            </w:r>
            <w:r>
              <w:rPr>
                <w:sz w:val="19"/>
                <w:lang w:val="zh-Hans"/>
              </w:rPr>
              <w:t xml:space="preserve">表示包含分散收集引擎，并且 </w:t>
            </w:r>
            <w:r>
              <w:rPr>
                <w:sz w:val="19"/>
                <w:lang w:val="zh-Hans"/>
              </w:rPr>
              <w:t xml:space="preserve">AXI DMA </w:t>
            </w:r>
            <w:r>
              <w:rPr>
                <w:sz w:val="19"/>
                <w:lang w:val="zh-Hans"/>
              </w:rPr>
              <w:t>配置为分散收集模式。</w:t>
            </w:r>
            <w:r>
              <w:rPr>
                <w:sz w:val="19"/>
                <w:lang w:val="zh-Hans"/>
              </w:rPr>
              <w:t>DMASR</w:t>
            </w:r>
            <w:r>
              <w:rPr>
                <w:sz w:val="19"/>
                <w:lang w:val="zh-Hans"/>
              </w:rPr>
              <w:t>。</w:t>
            </w:r>
            <w:r>
              <w:rPr>
                <w:sz w:val="19"/>
                <w:lang w:val="zh-Hans"/>
              </w:rPr>
              <w:t xml:space="preserve">SGIncld = 0 </w:t>
            </w:r>
            <w:r>
              <w:rPr>
                <w:sz w:val="19"/>
                <w:lang w:val="zh-Hans"/>
              </w:rPr>
              <w:t xml:space="preserve">表示已排除分散收集引擎，并且 </w:t>
            </w:r>
            <w:r>
              <w:rPr>
                <w:sz w:val="19"/>
                <w:lang w:val="zh-Hans"/>
              </w:rPr>
              <w:t xml:space="preserve">AXI DMA </w:t>
            </w:r>
            <w:r>
              <w:rPr>
                <w:sz w:val="19"/>
                <w:lang w:val="zh-Hans"/>
              </w:rPr>
              <w:t>已配置为直接寄存器模式。</w:t>
            </w:r>
          </w:p>
        </w:tc>
      </w:tr>
      <w:tr>
        <w:trPr>
          <w:trHeight w:val="358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4</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DMAIntErr</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40"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DMA </w:t>
            </w:r>
            <w:r>
              <w:rPr>
                <w:sz w:val="19"/>
                <w:lang w:val="zh-Hans"/>
              </w:rPr>
              <w:t xml:space="preserve">内部错误。如果在提取的描述符中指定的缓冲区长度设置为 </w:t>
            </w:r>
            <w:r>
              <w:rPr>
                <w:sz w:val="19"/>
                <w:lang w:val="zh-Hans"/>
              </w:rPr>
              <w:t>0</w:t>
            </w:r>
            <w:r>
              <w:rPr>
                <w:sz w:val="19"/>
                <w:lang w:val="zh-Hans"/>
              </w:rPr>
              <w:t xml:space="preserve">，则会发生此错误。此外，在分散收集模式下并使用状态应用程序长度字段时，当状态 </w:t>
            </w:r>
            <w:r>
              <w:rPr>
                <w:sz w:val="19"/>
                <w:lang w:val="zh-Hans"/>
              </w:rPr>
              <w:t xml:space="preserve">AXI4 </w:t>
            </w:r>
            <w:r>
              <w:rPr>
                <w:sz w:val="19"/>
                <w:lang w:val="zh-Hans"/>
              </w:rPr>
              <w:t xml:space="preserve">流数据包 </w:t>
            </w:r>
            <w:r>
              <w:rPr>
                <w:sz w:val="19"/>
                <w:lang w:val="zh-Hans"/>
              </w:rPr>
              <w:t xml:space="preserve">RxLength </w:t>
            </w:r>
            <w:r>
              <w:rPr>
                <w:sz w:val="19"/>
                <w:lang w:val="zh-Hans"/>
              </w:rPr>
              <w:t>字段与</w:t>
            </w:r>
            <w:r>
              <w:rPr>
                <w:sz w:val="19"/>
                <w:lang w:val="zh-Hans"/>
              </w:rPr>
              <w:t>S_AXIS_S2MM</w:t>
            </w:r>
            <w:r>
              <w:rPr>
                <w:sz w:val="19"/>
                <w:lang w:val="zh-Hans"/>
              </w:rPr>
              <w:t xml:space="preserve">接口接收的 </w:t>
            </w:r>
            <w:r>
              <w:rPr>
                <w:sz w:val="19"/>
                <w:lang w:val="zh-Hans"/>
              </w:rPr>
              <w:t xml:space="preserve">S2MM </w:t>
            </w:r>
            <w:r>
              <w:rPr>
                <w:sz w:val="19"/>
                <w:lang w:val="zh-Hans"/>
              </w:rPr>
              <w:t xml:space="preserve">数据包不匹配时，会发生此错误。禁用分散收集后，如果在内存写入期间发生任何错误，或者传入数据包大于 </w:t>
            </w:r>
            <w:r>
              <w:rPr>
                <w:sz w:val="19"/>
                <w:lang w:val="zh-Hans"/>
              </w:rPr>
              <w:t xml:space="preserve">DMA </w:t>
            </w:r>
            <w:r>
              <w:rPr>
                <w:sz w:val="19"/>
                <w:lang w:val="zh-Hans"/>
              </w:rPr>
              <w:t>长度寄存器中指定的数据包，则会标记此错误。</w:t>
            </w:r>
          </w:p>
          <w:p>
            <w:pPr>
              <w:pStyle w:val="Normal"/>
              <w:spacing w:lineRule="auto" w:line="218" w:before="0" w:after="79"/>
              <w:ind w:left="0" w:right="77" w:hanging="0"/>
              <w:rPr/>
            </w:pPr>
            <w:r>
              <w:rPr>
                <w:sz w:val="19"/>
                <w:lang w:val="zh-Hans"/>
              </w:rPr>
              <w:t xml:space="preserve">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51"/>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内部错误。</w:t>
            </w:r>
          </w:p>
          <w:p>
            <w:pPr>
              <w:pStyle w:val="Normal"/>
              <w:numPr>
                <w:ilvl w:val="0"/>
                <w:numId w:val="51"/>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 xml:space="preserve">内部错误。 </w:t>
            </w:r>
          </w:p>
        </w:tc>
      </w:tr>
    </w:tbl>
    <w:p>
      <w:pPr>
        <w:pStyle w:val="Normal"/>
        <w:spacing w:lineRule="auto" w:line="264" w:before="0" w:after="3"/>
        <w:ind w:left="902" w:right="0" w:hanging="10"/>
        <w:rPr/>
      </w:pPr>
      <w:r>
        <w:rPr>
          <w:b/>
          <w:lang w:val="zh-Hans"/>
        </w:rPr>
        <w:t xml:space="preserve">S2MM_DMASR </w:t>
      </w:r>
      <w:r>
        <w:rPr>
          <w:b/>
          <w:lang w:val="zh-Hans"/>
        </w:rPr>
        <w:t xml:space="preserve">注册 </w:t>
      </w:r>
      <w:r>
        <w:rPr>
          <w:b/>
          <w:lang w:val="zh-Hans"/>
        </w:rPr>
        <w:t xml:space="preserve">Detaills </w:t>
      </w:r>
      <w:r>
        <w:rPr>
          <w:b/>
          <w:i/>
          <w:lang w:val="zh-Hans"/>
        </w:rPr>
        <w:t>（续）</w:t>
      </w:r>
    </w:p>
    <w:tbl>
      <w:tblPr>
        <w:tblStyle w:val="TableGrid"/>
        <w:tblW w:w="10128" w:type="dxa"/>
        <w:jc w:val="left"/>
        <w:tblInd w:w="-360" w:type="dxa"/>
        <w:tblCellMar>
          <w:top w:w="82" w:type="dxa"/>
          <w:left w:w="90" w:type="dxa"/>
          <w:bottom w:w="0" w:type="dxa"/>
          <w:right w:w="57" w:type="dxa"/>
        </w:tblCellMar>
        <w:tblLook w:val="04a0" w:noHBand="0" w:noVBand="1" w:firstColumn="1" w:lastRow="0" w:lastColumn="0" w:firstRow="1"/>
      </w:tblPr>
      <w:tblGrid>
        <w:gridCol w:w="916"/>
        <w:gridCol w:w="1646"/>
        <w:gridCol w:w="1127"/>
        <w:gridCol w:w="799"/>
        <w:gridCol w:w="5640"/>
      </w:tblGrid>
      <w:tr>
        <w:trPr>
          <w:trHeight w:val="640" w:hRule="atLeast"/>
        </w:trPr>
        <w:tc>
          <w:tcPr>
            <w:tcW w:w="91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4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2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64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891" w:hRule="atLeast"/>
        </w:trPr>
        <w:tc>
          <w:tcPr>
            <w:tcW w:w="91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5</w:t>
            </w:r>
          </w:p>
        </w:tc>
        <w:tc>
          <w:tcPr>
            <w:tcW w:w="164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DMASlvErr</w:t>
            </w:r>
          </w:p>
        </w:tc>
        <w:tc>
          <w:tcPr>
            <w:tcW w:w="112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40"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0"/>
              <w:ind w:left="0" w:right="0" w:hanging="0"/>
              <w:jc w:val="left"/>
              <w:rPr/>
            </w:pPr>
            <w:r>
              <w:rPr>
                <w:sz w:val="19"/>
                <w:lang w:val="zh-Hans"/>
              </w:rPr>
              <w:t xml:space="preserve">DMA </w:t>
            </w:r>
            <w:r>
              <w:rPr>
                <w:sz w:val="19"/>
                <w:lang w:val="zh-Hans"/>
              </w:rPr>
              <w:t xml:space="preserve">从站错误。如果从属从存储器映射接口读取发出从属错误，则会发生此错误。此错误情况会导致 </w:t>
            </w:r>
            <w:r>
              <w:rPr>
                <w:sz w:val="19"/>
                <w:lang w:val="zh-Hans"/>
              </w:rPr>
              <w:t xml:space="preserve">AXI DMA </w:t>
            </w:r>
            <w:r>
              <w:rPr>
                <w:sz w:val="19"/>
                <w:lang w:val="zh-Hans"/>
              </w:rPr>
              <w:t xml:space="preserve">正常停止。这 </w:t>
            </w:r>
          </w:p>
          <w:p>
            <w:pPr>
              <w:pStyle w:val="Normal"/>
              <w:spacing w:lineRule="auto" w:line="218" w:before="0" w:after="79"/>
              <w:ind w:left="0" w:right="0" w:hanging="0"/>
              <w:rPr/>
            </w:pP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0</w:t>
            </w:r>
            <w:r>
              <w:rPr>
                <w:sz w:val="19"/>
                <w:lang w:val="zh-Hans"/>
              </w:rPr>
              <w:t xml:space="preserve">，当引擎完全关闭 </w:t>
            </w:r>
            <w:r>
              <w:rPr>
                <w:sz w:val="19"/>
                <w:lang w:val="zh-Hans"/>
              </w:rPr>
              <w:t xml:space="preserve">DMASR </w:t>
            </w:r>
            <w:r>
              <w:rPr>
                <w:sz w:val="19"/>
                <w:lang w:val="zh-Hans"/>
              </w:rPr>
              <w:t xml:space="preserve">时。停止 位设置为 </w:t>
            </w:r>
            <w:r>
              <w:rPr>
                <w:sz w:val="19"/>
                <w:lang w:val="zh-Hans"/>
              </w:rPr>
              <w:t>1</w:t>
            </w:r>
            <w:r>
              <w:rPr>
                <w:sz w:val="19"/>
                <w:lang w:val="zh-Hans"/>
              </w:rPr>
              <w:t>。</w:t>
            </w:r>
          </w:p>
          <w:p>
            <w:pPr>
              <w:pStyle w:val="Normal"/>
              <w:numPr>
                <w:ilvl w:val="0"/>
                <w:numId w:val="52"/>
              </w:numPr>
              <w:spacing w:lineRule="auto" w:line="259" w:before="0" w:after="37"/>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从站错误。</w:t>
            </w:r>
          </w:p>
          <w:p>
            <w:pPr>
              <w:pStyle w:val="Normal"/>
              <w:numPr>
                <w:ilvl w:val="0"/>
                <w:numId w:val="52"/>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 xml:space="preserve">从站错误。 </w:t>
            </w:r>
          </w:p>
        </w:tc>
      </w:tr>
      <w:tr>
        <w:trPr>
          <w:trHeight w:val="189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6</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DMADecErr</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40"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0"/>
              <w:ind w:left="0" w:right="90" w:hanging="0"/>
              <w:rPr/>
            </w:pPr>
            <w:r>
              <w:rPr>
                <w:sz w:val="19"/>
                <w:lang w:val="zh-Hans"/>
              </w:rPr>
              <w:t xml:space="preserve">DMA </w:t>
            </w:r>
            <w:r>
              <w:rPr>
                <w:sz w:val="19"/>
                <w:lang w:val="zh-Hans"/>
              </w:rPr>
              <w:t xml:space="preserve">解码错误。如果地址请求指向无效地址，则会发生此错误。此错误情况会导致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 xml:space="preserve">，并且 </w:t>
            </w:r>
          </w:p>
          <w:p>
            <w:pPr>
              <w:pStyle w:val="Normal"/>
              <w:spacing w:lineRule="auto" w:line="218" w:before="0" w:after="79"/>
              <w:ind w:left="0" w:right="0" w:hanging="0"/>
              <w:jc w:val="left"/>
              <w:rPr/>
            </w:pPr>
            <w:r>
              <w:rPr>
                <w:sz w:val="19"/>
                <w:lang w:val="zh-Hans"/>
              </w:rPr>
              <w:t>当发动机完全关闭时，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53"/>
              </w:numPr>
              <w:spacing w:lineRule="auto" w:line="259" w:before="0" w:after="37"/>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解码错误。</w:t>
            </w:r>
          </w:p>
          <w:p>
            <w:pPr>
              <w:pStyle w:val="Normal"/>
              <w:numPr>
                <w:ilvl w:val="0"/>
                <w:numId w:val="53"/>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 xml:space="preserve">解码错误。 </w:t>
            </w:r>
          </w:p>
        </w:tc>
      </w:tr>
      <w:tr>
        <w:trPr>
          <w:trHeight w:val="349" w:hRule="atLeast"/>
        </w:trPr>
        <w:tc>
          <w:tcPr>
            <w:tcW w:w="9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7</w:t>
            </w:r>
          </w:p>
        </w:tc>
        <w:tc>
          <w:tcPr>
            <w:tcW w:w="164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112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RO</w:t>
            </w:r>
          </w:p>
        </w:tc>
        <w:tc>
          <w:tcPr>
            <w:tcW w:w="564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写入此位不起作用，它始终读取为零。</w:t>
            </w:r>
          </w:p>
        </w:tc>
      </w:tr>
      <w:tr>
        <w:trPr>
          <w:trHeight w:val="272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8</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SGIntErr</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40"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0"/>
              <w:ind w:left="0" w:right="81" w:hanging="0"/>
              <w:rPr/>
            </w:pPr>
            <w:r>
              <w:rPr>
                <w:sz w:val="19"/>
                <w:lang w:val="zh-Hans"/>
              </w:rPr>
              <w:t xml:space="preserve">分散收集内部错误。如果获取已设置完整位的描述符，则会发生此错误。这向 </w:t>
            </w:r>
            <w:r>
              <w:rPr>
                <w:sz w:val="19"/>
                <w:lang w:val="zh-Hans"/>
              </w:rPr>
              <w:t xml:space="preserve">SG </w:t>
            </w:r>
            <w:r>
              <w:rPr>
                <w:sz w:val="19"/>
                <w:lang w:val="zh-Hans"/>
              </w:rPr>
              <w:t xml:space="preserve">引擎指示描述符是尾部描述符。此错误情况会导致 </w:t>
            </w:r>
            <w:r>
              <w:rPr>
                <w:sz w:val="19"/>
                <w:lang w:val="zh-Hans"/>
              </w:rPr>
              <w:t xml:space="preserve">AXI DMA </w:t>
            </w:r>
            <w:r>
              <w:rPr>
                <w:sz w:val="19"/>
                <w:lang w:val="zh-Hans"/>
              </w:rPr>
              <w:t xml:space="preserve">正常停止。这 </w:t>
            </w:r>
          </w:p>
          <w:p>
            <w:pPr>
              <w:pStyle w:val="Normal"/>
              <w:spacing w:lineRule="auto" w:line="218" w:before="0" w:after="79"/>
              <w:ind w:left="0" w:right="0" w:hanging="0"/>
              <w:rPr/>
            </w:pP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54"/>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内部错误。</w:t>
            </w:r>
          </w:p>
          <w:p>
            <w:pPr>
              <w:pStyle w:val="Normal"/>
              <w:numPr>
                <w:ilvl w:val="0"/>
                <w:numId w:val="54"/>
              </w:numPr>
              <w:spacing w:lineRule="auto" w:line="259" w:before="0" w:after="37"/>
              <w:ind w:left="200"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 xml:space="preserve">内部错误。 </w:t>
            </w:r>
          </w:p>
          <w:p>
            <w:pPr>
              <w:pStyle w:val="Normal"/>
              <w:spacing w:lineRule="auto" w:line="259" w:before="0" w:after="52"/>
              <w:ind w:left="0" w:right="0" w:hanging="0"/>
              <w:jc w:val="left"/>
              <w:rPr/>
            </w:pPr>
            <w:r>
              <w:rPr>
                <w:sz w:val="19"/>
                <w:lang w:val="zh-Hans"/>
              </w:rPr>
              <w:t>此错误无法记录到描述符中。</w:t>
            </w:r>
          </w:p>
          <w:p>
            <w:pPr>
              <w:pStyle w:val="Normal"/>
              <w:spacing w:lineRule="auto" w:line="259" w:before="0" w:after="0"/>
              <w:ind w:left="0" w:right="0" w:hanging="0"/>
              <w:jc w:val="left"/>
              <w:rPr/>
            </w:pPr>
            <w:r>
              <w:rPr>
                <w:b/>
                <w:i/>
                <w:sz w:val="19"/>
                <w:lang w:val="zh-Hans"/>
              </w:rPr>
              <w:t>注意：仅当</w:t>
            </w:r>
            <w:r>
              <w:rPr>
                <w:sz w:val="17"/>
                <w:lang w:val="zh-Hans"/>
              </w:rPr>
              <w:t>启用分散聚集时适用</w:t>
            </w:r>
          </w:p>
        </w:tc>
      </w:tr>
      <w:tr>
        <w:trPr>
          <w:trHeight w:val="249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9</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SGSlvErr</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40"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85" w:hanging="0"/>
              <w:rPr/>
            </w:pPr>
            <w:r>
              <w:rPr>
                <w:sz w:val="19"/>
                <w:lang w:val="zh-Hans"/>
              </w:rPr>
              <w:t xml:space="preserve">分散收集从站错误。如果在内存映射接口上读取的从属设备发出从属错误，则会发生此错误。此错误情况会导致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 xml:space="preserve">，当引擎完全关闭时，将 </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55"/>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从站错误。</w:t>
            </w:r>
          </w:p>
          <w:p>
            <w:pPr>
              <w:pStyle w:val="Normal"/>
              <w:numPr>
                <w:ilvl w:val="0"/>
                <w:numId w:val="55"/>
              </w:numPr>
              <w:spacing w:lineRule="auto" w:line="259" w:before="0" w:after="37"/>
              <w:ind w:left="200"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从站错误。</w:t>
            </w:r>
            <w:r>
              <w:rPr>
                <w:sz w:val="19"/>
                <w:lang w:val="zh-Hans"/>
              </w:rPr>
              <w:t xml:space="preserve">DMA </w:t>
            </w:r>
            <w:r>
              <w:rPr>
                <w:sz w:val="19"/>
                <w:lang w:val="zh-Hans"/>
              </w:rPr>
              <w:t>引擎停止。</w:t>
            </w:r>
          </w:p>
          <w:p>
            <w:pPr>
              <w:pStyle w:val="Normal"/>
              <w:spacing w:lineRule="auto" w:line="259" w:before="0" w:after="52"/>
              <w:ind w:left="0" w:right="0" w:hanging="0"/>
              <w:jc w:val="left"/>
              <w:rPr/>
            </w:pPr>
            <w:r>
              <w:rPr>
                <w:sz w:val="19"/>
                <w:lang w:val="zh-Hans"/>
              </w:rPr>
              <w:t>此错误无法记录到描述符中。</w:t>
            </w:r>
          </w:p>
          <w:p>
            <w:pPr>
              <w:pStyle w:val="Normal"/>
              <w:spacing w:lineRule="auto" w:line="259" w:before="0" w:after="0"/>
              <w:ind w:left="0" w:right="0" w:hanging="0"/>
              <w:jc w:val="left"/>
              <w:rPr/>
            </w:pPr>
            <w:r>
              <w:rPr>
                <w:b/>
                <w:i/>
                <w:sz w:val="19"/>
                <w:lang w:val="zh-Hans"/>
              </w:rPr>
              <w:t xml:space="preserve">注意： </w:t>
            </w:r>
            <w:r>
              <w:rPr>
                <w:sz w:val="17"/>
                <w:lang w:val="zh-Hans"/>
              </w:rPr>
              <w:t>仅在启用分散聚集时适用。</w:t>
            </w:r>
          </w:p>
        </w:tc>
      </w:tr>
      <w:tr>
        <w:trPr>
          <w:trHeight w:val="249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10</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SGDecErr</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40"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1"/>
              <w:ind w:left="0" w:right="74" w:hanging="0"/>
              <w:rPr/>
            </w:pPr>
            <w:r>
              <w:rPr>
                <w:sz w:val="19"/>
                <w:lang w:val="zh-Hans"/>
              </w:rPr>
              <w:t>散射收集解码错误。如果</w:t>
            </w:r>
            <w:r>
              <w:rPr>
                <w:sz w:val="19"/>
                <w:lang w:val="zh-Hans"/>
              </w:rPr>
              <w:t>CURDESC_PTR</w:t>
            </w:r>
            <w:r>
              <w:rPr>
                <w:sz w:val="19"/>
                <w:lang w:val="zh-Hans"/>
              </w:rPr>
              <w:t>和</w:t>
            </w:r>
            <w:r>
              <w:rPr>
                <w:sz w:val="19"/>
                <w:lang w:val="zh-Hans"/>
              </w:rPr>
              <w:t>/</w:t>
            </w:r>
            <w:r>
              <w:rPr>
                <w:sz w:val="19"/>
                <w:lang w:val="zh-Hans"/>
              </w:rPr>
              <w:t>或</w:t>
            </w:r>
            <w:r>
              <w:rPr>
                <w:sz w:val="19"/>
                <w:lang w:val="zh-Hans"/>
              </w:rPr>
              <w:t>NXTDESC_PTR</w:t>
            </w:r>
            <w:r>
              <w:rPr>
                <w:sz w:val="19"/>
                <w:lang w:val="zh-Hans"/>
              </w:rPr>
              <w:t xml:space="preserve">指向无效地址，则会发生此错误。此错误情况会导致 </w:t>
            </w:r>
            <w:r>
              <w:rPr>
                <w:sz w:val="19"/>
                <w:lang w:val="zh-Hans"/>
              </w:rPr>
              <w:t xml:space="preserve">AXI DMA </w:t>
            </w:r>
            <w:r>
              <w:rPr>
                <w:sz w:val="19"/>
                <w:lang w:val="zh-Hans"/>
              </w:rPr>
              <w:t xml:space="preserve">正常停止。这 </w:t>
            </w:r>
          </w:p>
          <w:p>
            <w:pPr>
              <w:pStyle w:val="Normal"/>
              <w:spacing w:lineRule="auto" w:line="218" w:before="0" w:after="79"/>
              <w:ind w:left="0" w:right="0" w:hanging="0"/>
              <w:rPr/>
            </w:pP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56"/>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SG </w:t>
            </w:r>
            <w:r>
              <w:rPr>
                <w:sz w:val="19"/>
                <w:lang w:val="zh-Hans"/>
              </w:rPr>
              <w:t>解码错误。</w:t>
            </w:r>
          </w:p>
          <w:p>
            <w:pPr>
              <w:pStyle w:val="Normal"/>
              <w:numPr>
                <w:ilvl w:val="0"/>
                <w:numId w:val="56"/>
              </w:numPr>
              <w:spacing w:lineRule="auto" w:line="259" w:before="0" w:after="37"/>
              <w:ind w:left="200" w:right="0" w:hanging="200"/>
              <w:jc w:val="left"/>
              <w:rPr/>
            </w:pPr>
            <w:r>
              <w:rPr>
                <w:sz w:val="19"/>
                <w:lang w:val="zh-Hans"/>
              </w:rPr>
              <w:t xml:space="preserve">1 = </w:t>
            </w:r>
            <w:r>
              <w:rPr>
                <w:sz w:val="19"/>
                <w:lang w:val="zh-Hans"/>
              </w:rPr>
              <w:t xml:space="preserve">检测到 </w:t>
            </w:r>
            <w:r>
              <w:rPr>
                <w:sz w:val="19"/>
                <w:lang w:val="zh-Hans"/>
              </w:rPr>
              <w:t xml:space="preserve">SG </w:t>
            </w:r>
            <w:r>
              <w:rPr>
                <w:sz w:val="19"/>
                <w:lang w:val="zh-Hans"/>
              </w:rPr>
              <w:t>解码错误。</w:t>
            </w:r>
            <w:r>
              <w:rPr>
                <w:sz w:val="19"/>
                <w:lang w:val="zh-Hans"/>
              </w:rPr>
              <w:t xml:space="preserve">DMA </w:t>
            </w:r>
            <w:r>
              <w:rPr>
                <w:sz w:val="19"/>
                <w:lang w:val="zh-Hans"/>
              </w:rPr>
              <w:t>引擎停止。</w:t>
            </w:r>
          </w:p>
          <w:p>
            <w:pPr>
              <w:pStyle w:val="Normal"/>
              <w:spacing w:lineRule="auto" w:line="259" w:before="0" w:after="52"/>
              <w:ind w:left="0" w:right="0" w:hanging="0"/>
              <w:jc w:val="left"/>
              <w:rPr/>
            </w:pPr>
            <w:r>
              <w:rPr>
                <w:sz w:val="19"/>
                <w:lang w:val="zh-Hans"/>
              </w:rPr>
              <w:t>此错误无法记录到描述符中。</w:t>
            </w:r>
          </w:p>
          <w:p>
            <w:pPr>
              <w:pStyle w:val="Normal"/>
              <w:spacing w:lineRule="auto" w:line="259" w:before="0" w:after="0"/>
              <w:ind w:left="0" w:right="0" w:hanging="0"/>
              <w:jc w:val="left"/>
              <w:rPr/>
            </w:pPr>
            <w:r>
              <w:rPr>
                <w:b/>
                <w:i/>
                <w:sz w:val="19"/>
                <w:lang w:val="zh-Hans"/>
              </w:rPr>
              <w:t xml:space="preserve">注意： </w:t>
            </w:r>
            <w:r>
              <w:rPr>
                <w:sz w:val="17"/>
                <w:lang w:val="zh-Hans"/>
              </w:rPr>
              <w:t>仅在启用分散聚集时适用。</w:t>
            </w:r>
          </w:p>
        </w:tc>
      </w:tr>
    </w:tbl>
    <w:p>
      <w:pPr>
        <w:pStyle w:val="Normal"/>
        <w:spacing w:lineRule="auto" w:line="264" w:before="0" w:after="3"/>
        <w:ind w:left="902" w:right="0" w:hanging="10"/>
        <w:rPr/>
      </w:pPr>
      <w:r>
        <w:rPr>
          <w:b/>
          <w:lang w:val="zh-Hans"/>
        </w:rPr>
        <w:t xml:space="preserve">S2MM_DMASR </w:t>
      </w:r>
      <w:r>
        <w:rPr>
          <w:b/>
          <w:lang w:val="zh-Hans"/>
        </w:rPr>
        <w:t xml:space="preserve">注册详细信息 </w:t>
      </w:r>
      <w:r>
        <w:rPr>
          <w:b/>
          <w:i/>
          <w:lang w:val="zh-Hans"/>
        </w:rPr>
        <w:t>（续）</w:t>
      </w:r>
    </w:p>
    <w:tbl>
      <w:tblPr>
        <w:tblStyle w:val="TableGrid"/>
        <w:tblW w:w="10128" w:type="dxa"/>
        <w:jc w:val="left"/>
        <w:tblInd w:w="-360" w:type="dxa"/>
        <w:tblCellMar>
          <w:top w:w="82" w:type="dxa"/>
          <w:left w:w="89" w:type="dxa"/>
          <w:bottom w:w="0" w:type="dxa"/>
          <w:right w:w="57" w:type="dxa"/>
        </w:tblCellMar>
        <w:tblLook w:val="04a0" w:noHBand="0" w:noVBand="1" w:firstColumn="1" w:lastRow="0" w:lastColumn="0" w:firstRow="1"/>
      </w:tblPr>
      <w:tblGrid>
        <w:gridCol w:w="916"/>
        <w:gridCol w:w="1646"/>
        <w:gridCol w:w="1127"/>
        <w:gridCol w:w="799"/>
        <w:gridCol w:w="5640"/>
      </w:tblGrid>
      <w:tr>
        <w:trPr>
          <w:trHeight w:val="640" w:hRule="atLeast"/>
        </w:trPr>
        <w:tc>
          <w:tcPr>
            <w:tcW w:w="91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位</w:t>
            </w:r>
          </w:p>
        </w:tc>
        <w:tc>
          <w:tcPr>
            <w:tcW w:w="1646"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112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访问类型</w:t>
            </w:r>
          </w:p>
        </w:tc>
        <w:tc>
          <w:tcPr>
            <w:tcW w:w="5640"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描述</w:t>
            </w:r>
          </w:p>
        </w:tc>
      </w:tr>
      <w:tr>
        <w:trPr>
          <w:trHeight w:val="350" w:hRule="atLeast"/>
        </w:trPr>
        <w:tc>
          <w:tcPr>
            <w:tcW w:w="91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11</w:t>
            </w:r>
          </w:p>
        </w:tc>
        <w:tc>
          <w:tcPr>
            <w:tcW w:w="164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1127"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w:t>
            </w:r>
          </w:p>
        </w:tc>
        <w:tc>
          <w:tcPr>
            <w:tcW w:w="79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5640"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写入此位不起作用，它始终读取为零。</w:t>
            </w:r>
          </w:p>
        </w:tc>
      </w:tr>
      <w:tr>
        <w:trPr>
          <w:trHeight w:val="297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12</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IOC_Irq</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40"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1" w:right="77" w:hanging="0"/>
              <w:rPr/>
            </w:pPr>
            <w:r>
              <w:rPr>
                <w:sz w:val="19"/>
                <w:lang w:val="zh-Hans"/>
              </w:rPr>
              <w:t>完成时中断。当分散</w:t>
            </w:r>
            <w:r>
              <w:rPr>
                <w:sz w:val="19"/>
                <w:lang w:val="zh-Hans"/>
              </w:rPr>
              <w:t>/</w:t>
            </w:r>
            <w:r>
              <w:rPr>
                <w:sz w:val="19"/>
                <w:lang w:val="zh-Hans"/>
              </w:rPr>
              <w:t xml:space="preserve">聚集模式设置为 </w:t>
            </w:r>
            <w:r>
              <w:rPr>
                <w:sz w:val="19"/>
                <w:lang w:val="zh-Hans"/>
              </w:rPr>
              <w:t xml:space="preserve">1 </w:t>
            </w:r>
            <w:r>
              <w:rPr>
                <w:sz w:val="19"/>
                <w:lang w:val="zh-Hans"/>
              </w:rPr>
              <w:t>时，表示描述符完成时生成中断事件。对于设置了帧结束 （</w:t>
            </w:r>
            <w:r>
              <w:rPr>
                <w:sz w:val="19"/>
                <w:lang w:val="zh-Hans"/>
              </w:rPr>
              <w:t>EOF</w:t>
            </w:r>
            <w:r>
              <w:rPr>
                <w:sz w:val="19"/>
                <w:lang w:val="zh-Hans"/>
              </w:rPr>
              <w:t xml:space="preserve">） 位的描述符，会发生这种情况。如果直接寄存器模式设置为 </w:t>
            </w:r>
            <w:r>
              <w:rPr>
                <w:sz w:val="19"/>
                <w:lang w:val="zh-Hans"/>
              </w:rPr>
              <w:t>1</w:t>
            </w:r>
            <w:r>
              <w:rPr>
                <w:sz w:val="19"/>
                <w:lang w:val="zh-Hans"/>
              </w:rPr>
              <w:t xml:space="preserve">，则表示传输完成时生成了 </w:t>
            </w:r>
            <w:r>
              <w:rPr>
                <w:sz w:val="19"/>
                <w:lang w:val="zh-Hans"/>
              </w:rPr>
              <w:t xml:space="preserve">inte rrupt </w:t>
            </w:r>
            <w:r>
              <w:rPr>
                <w:sz w:val="19"/>
                <w:lang w:val="zh-Hans"/>
              </w:rPr>
              <w:t xml:space="preserve">事件。 </w:t>
            </w:r>
          </w:p>
          <w:p>
            <w:pPr>
              <w:pStyle w:val="Normal"/>
              <w:spacing w:lineRule="auto" w:line="218" w:before="0" w:after="81"/>
              <w:ind w:left="1" w:right="0" w:hanging="0"/>
              <w:jc w:val="left"/>
              <w:rPr/>
            </w:pPr>
            <w:r>
              <w:rPr>
                <w:sz w:val="19"/>
                <w:lang w:val="zh-Hans"/>
              </w:rPr>
              <w:t>如果启用了</w:t>
            </w:r>
            <w:r>
              <w:rPr>
                <w:sz w:val="19"/>
                <w:lang w:val="zh-Hans"/>
              </w:rPr>
              <w:t>S2MM_DMACR</w:t>
            </w:r>
            <w:r>
              <w:rPr>
                <w:sz w:val="19"/>
                <w:lang w:val="zh-Hans"/>
              </w:rPr>
              <w:t>中的相应位 （</w:t>
            </w:r>
            <w:r>
              <w:rPr>
                <w:sz w:val="19"/>
                <w:lang w:val="zh-Hans"/>
              </w:rPr>
              <w:t>IOC_IrqEn = 1</w:t>
            </w:r>
            <w:r>
              <w:rPr>
                <w:sz w:val="19"/>
                <w:lang w:val="zh-Hans"/>
              </w:rPr>
              <w:t xml:space="preserve">），并且已达到中断阈值，则会导致从 </w:t>
            </w:r>
            <w:r>
              <w:rPr>
                <w:sz w:val="19"/>
                <w:lang w:val="zh-Hans"/>
              </w:rPr>
              <w:t xml:space="preserve">AXI DMA </w:t>
            </w:r>
            <w:r>
              <w:rPr>
                <w:sz w:val="19"/>
                <w:lang w:val="zh-Hans"/>
              </w:rPr>
              <w:t>生成中断输出。</w:t>
            </w:r>
          </w:p>
          <w:p>
            <w:pPr>
              <w:pStyle w:val="Normal"/>
              <w:numPr>
                <w:ilvl w:val="0"/>
                <w:numId w:val="57"/>
              </w:numPr>
              <w:spacing w:lineRule="auto" w:line="259" w:before="0" w:after="36"/>
              <w:ind w:left="201" w:right="0" w:hanging="200"/>
              <w:jc w:val="left"/>
              <w:rPr/>
            </w:pPr>
            <w:r>
              <w:rPr>
                <w:sz w:val="19"/>
                <w:lang w:val="zh-Hans"/>
              </w:rPr>
              <w:t xml:space="preserve">0 = </w:t>
            </w:r>
            <w:r>
              <w:rPr>
                <w:sz w:val="19"/>
                <w:lang w:val="zh-Hans"/>
              </w:rPr>
              <w:t xml:space="preserve">无 </w:t>
            </w:r>
            <w:r>
              <w:rPr>
                <w:sz w:val="19"/>
                <w:lang w:val="zh-Hans"/>
              </w:rPr>
              <w:t xml:space="preserve">IOC </w:t>
            </w:r>
            <w:r>
              <w:rPr>
                <w:sz w:val="19"/>
                <w:lang w:val="zh-Hans"/>
              </w:rPr>
              <w:t>中断。</w:t>
            </w:r>
          </w:p>
          <w:p>
            <w:pPr>
              <w:pStyle w:val="Normal"/>
              <w:numPr>
                <w:ilvl w:val="0"/>
                <w:numId w:val="57"/>
              </w:numPr>
              <w:spacing w:lineRule="auto" w:line="259" w:before="0" w:after="36"/>
              <w:ind w:left="201" w:right="0" w:hanging="200"/>
              <w:jc w:val="left"/>
              <w:rPr/>
            </w:pPr>
            <w:r>
              <w:rPr>
                <w:sz w:val="19"/>
                <w:lang w:val="zh-Hans"/>
              </w:rPr>
              <w:t xml:space="preserve">1 = </w:t>
            </w:r>
            <w:r>
              <w:rPr>
                <w:sz w:val="19"/>
                <w:lang w:val="zh-Hans"/>
              </w:rPr>
              <w:t xml:space="preserve">检测到 </w:t>
            </w:r>
            <w:r>
              <w:rPr>
                <w:sz w:val="19"/>
                <w:lang w:val="zh-Hans"/>
              </w:rPr>
              <w:t xml:space="preserve">IOC </w:t>
            </w:r>
            <w:r>
              <w:rPr>
                <w:sz w:val="19"/>
                <w:lang w:val="zh-Hans"/>
              </w:rPr>
              <w:t>中断。</w:t>
            </w:r>
          </w:p>
          <w:p>
            <w:pPr>
              <w:pStyle w:val="Normal"/>
              <w:spacing w:lineRule="auto" w:line="259" w:before="0" w:after="0"/>
              <w:ind w:left="1" w:right="0" w:hanging="0"/>
              <w:jc w:val="left"/>
              <w:rPr/>
            </w:pPr>
            <w:r>
              <w:rPr>
                <w:sz w:val="19"/>
                <w:lang w:val="zh-Hans"/>
              </w:rPr>
              <w:t xml:space="preserve">向此位写入 </w:t>
            </w:r>
            <w:r>
              <w:rPr>
                <w:sz w:val="19"/>
                <w:lang w:val="zh-Hans"/>
              </w:rPr>
              <w:t xml:space="preserve">1 </w:t>
            </w:r>
            <w:r>
              <w:rPr>
                <w:sz w:val="19"/>
                <w:lang w:val="zh-Hans"/>
              </w:rPr>
              <w:t>可清除它。</w:t>
            </w:r>
          </w:p>
        </w:tc>
      </w:tr>
      <w:tr>
        <w:trPr>
          <w:trHeight w:val="2261"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13</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Dly_Irq</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40"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1" w:right="84" w:hanging="0"/>
              <w:rPr/>
            </w:pPr>
            <w:r>
              <w:rPr>
                <w:sz w:val="19"/>
                <w:lang w:val="zh-Hans"/>
              </w:rPr>
              <w:t xml:space="preserve">延迟中断。设置为 </w:t>
            </w:r>
            <w:r>
              <w:rPr>
                <w:sz w:val="19"/>
                <w:lang w:val="zh-Hans"/>
              </w:rPr>
              <w:t xml:space="preserve">1 </w:t>
            </w:r>
            <w:r>
              <w:rPr>
                <w:sz w:val="19"/>
                <w:lang w:val="zh-Hans"/>
              </w:rPr>
              <w:t>时，表示在延迟计时器超时时生成中断事件。如果启用了</w:t>
            </w:r>
            <w:r>
              <w:rPr>
                <w:sz w:val="19"/>
                <w:lang w:val="zh-Hans"/>
              </w:rPr>
              <w:t>S2MM_DMACR</w:t>
            </w:r>
            <w:r>
              <w:rPr>
                <w:sz w:val="19"/>
                <w:lang w:val="zh-Hans"/>
              </w:rPr>
              <w:t>中的相应位 （</w:t>
            </w:r>
            <w:r>
              <w:rPr>
                <w:sz w:val="19"/>
                <w:lang w:val="zh-Hans"/>
              </w:rPr>
              <w:t>Dly_IrqEn = 1</w:t>
            </w:r>
            <w:r>
              <w:rPr>
                <w:sz w:val="19"/>
                <w:lang w:val="zh-Hans"/>
              </w:rPr>
              <w:t xml:space="preserve">），则会从 </w:t>
            </w:r>
            <w:r>
              <w:rPr>
                <w:sz w:val="19"/>
                <w:lang w:val="zh-Hans"/>
              </w:rPr>
              <w:t xml:space="preserve">AXI DMA </w:t>
            </w:r>
            <w:r>
              <w:rPr>
                <w:sz w:val="19"/>
                <w:lang w:val="zh-Hans"/>
              </w:rPr>
              <w:t>生成中断输出。</w:t>
            </w:r>
          </w:p>
          <w:p>
            <w:pPr>
              <w:pStyle w:val="Normal"/>
              <w:numPr>
                <w:ilvl w:val="0"/>
                <w:numId w:val="58"/>
              </w:numPr>
              <w:spacing w:lineRule="auto" w:line="259" w:before="0" w:after="36"/>
              <w:ind w:left="201" w:right="0" w:hanging="200"/>
              <w:jc w:val="left"/>
              <w:rPr/>
            </w:pPr>
            <w:r>
              <w:rPr>
                <w:sz w:val="19"/>
                <w:lang w:val="zh-Hans"/>
              </w:rPr>
              <w:t xml:space="preserve">0 = </w:t>
            </w:r>
            <w:r>
              <w:rPr>
                <w:sz w:val="19"/>
                <w:lang w:val="zh-Hans"/>
              </w:rPr>
              <w:t>无延迟中断。</w:t>
            </w:r>
          </w:p>
          <w:p>
            <w:pPr>
              <w:pStyle w:val="Normal"/>
              <w:numPr>
                <w:ilvl w:val="0"/>
                <w:numId w:val="58"/>
              </w:numPr>
              <w:spacing w:lineRule="auto" w:line="259" w:before="0" w:after="36"/>
              <w:ind w:left="201" w:right="0" w:hanging="200"/>
              <w:jc w:val="left"/>
              <w:rPr/>
            </w:pPr>
            <w:r>
              <w:rPr>
                <w:sz w:val="19"/>
                <w:lang w:val="zh-Hans"/>
              </w:rPr>
              <w:t xml:space="preserve">1 = </w:t>
            </w:r>
            <w:r>
              <w:rPr>
                <w:sz w:val="19"/>
                <w:lang w:val="zh-Hans"/>
              </w:rPr>
              <w:t>检测到延迟间中断。</w:t>
            </w:r>
          </w:p>
          <w:p>
            <w:pPr>
              <w:pStyle w:val="Normal"/>
              <w:spacing w:lineRule="auto" w:line="259" w:before="0" w:after="52"/>
              <w:ind w:left="1" w:right="0" w:hanging="0"/>
              <w:jc w:val="left"/>
              <w:rPr/>
            </w:pPr>
            <w:r>
              <w:rPr>
                <w:sz w:val="19"/>
                <w:lang w:val="zh-Hans"/>
              </w:rPr>
              <w:t xml:space="preserve">向此位写入 </w:t>
            </w:r>
            <w:r>
              <w:rPr>
                <w:sz w:val="19"/>
                <w:lang w:val="zh-Hans"/>
              </w:rPr>
              <w:t xml:space="preserve">1 </w:t>
            </w:r>
            <w:r>
              <w:rPr>
                <w:sz w:val="19"/>
                <w:lang w:val="zh-Hans"/>
              </w:rPr>
              <w:t>可清除它。</w:t>
            </w:r>
          </w:p>
          <w:p>
            <w:pPr>
              <w:pStyle w:val="Normal"/>
              <w:spacing w:lineRule="auto" w:line="259" w:before="0" w:after="0"/>
              <w:ind w:left="1" w:right="0" w:hanging="0"/>
              <w:jc w:val="left"/>
              <w:rPr/>
            </w:pPr>
            <w:r>
              <w:rPr>
                <w:b/>
                <w:i/>
                <w:sz w:val="19"/>
                <w:lang w:val="zh-Hans"/>
              </w:rPr>
              <w:t xml:space="preserve">注意： </w:t>
            </w:r>
            <w:r>
              <w:rPr>
                <w:sz w:val="17"/>
                <w:lang w:val="zh-Hans"/>
              </w:rPr>
              <w:t>仅在启用分散聚集时适用。</w:t>
            </w:r>
          </w:p>
        </w:tc>
      </w:tr>
      <w:tr>
        <w:trPr>
          <w:trHeight w:val="1969"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14</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Err_Irq</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R/WC</w:t>
            </w:r>
          </w:p>
        </w:tc>
        <w:tc>
          <w:tcPr>
            <w:tcW w:w="5640" w:type="dxa"/>
            <w:tcBorders>
              <w:top w:val="single" w:sz="2" w:space="0" w:color="000000"/>
              <w:left w:val="single" w:sz="2" w:space="0" w:color="000000"/>
              <w:bottom w:val="single" w:sz="2" w:space="0" w:color="000000"/>
              <w:right w:val="single" w:sz="2" w:space="0" w:color="000000"/>
            </w:tcBorders>
          </w:tcPr>
          <w:p>
            <w:pPr>
              <w:pStyle w:val="Normal"/>
              <w:spacing w:lineRule="auto" w:line="216" w:before="0" w:after="1"/>
              <w:ind w:left="1" w:right="0" w:hanging="0"/>
              <w:rPr/>
            </w:pPr>
            <w:r>
              <w:rPr>
                <w:sz w:val="19"/>
                <w:lang w:val="zh-Hans"/>
              </w:rPr>
              <w:t xml:space="preserve">出错时中断。设置为 </w:t>
            </w:r>
            <w:r>
              <w:rPr>
                <w:sz w:val="19"/>
                <w:lang w:val="zh-Hans"/>
              </w:rPr>
              <w:t xml:space="preserve">1 </w:t>
            </w:r>
            <w:r>
              <w:rPr>
                <w:sz w:val="19"/>
                <w:lang w:val="zh-Hans"/>
              </w:rPr>
              <w:t xml:space="preserve">时，表示出错时生成中断事件。如果相应的位在 </w:t>
            </w:r>
          </w:p>
          <w:p>
            <w:pPr>
              <w:pStyle w:val="Normal"/>
              <w:spacing w:lineRule="auto" w:line="252" w:before="0" w:after="40"/>
              <w:ind w:left="1" w:right="146" w:hanging="0"/>
              <w:jc w:val="left"/>
              <w:rPr/>
            </w:pPr>
            <w:r>
              <w:rPr>
                <w:sz w:val="19"/>
                <w:lang w:val="zh-Hans"/>
              </w:rPr>
              <w:t>启用</w:t>
            </w:r>
            <w:r>
              <w:rPr>
                <w:sz w:val="19"/>
                <w:lang w:val="zh-Hans"/>
              </w:rPr>
              <w:t xml:space="preserve">S2MM_DMACR </w:t>
            </w:r>
            <w:r>
              <w:rPr>
                <w:sz w:val="19"/>
                <w:lang w:val="zh-Hans"/>
              </w:rPr>
              <w:t>（</w:t>
            </w:r>
            <w:r>
              <w:rPr>
                <w:sz w:val="19"/>
                <w:lang w:val="zh-Hans"/>
              </w:rPr>
              <w:t>Err_IrqEn = 1</w:t>
            </w:r>
            <w:r>
              <w:rPr>
                <w:sz w:val="19"/>
                <w:lang w:val="zh-Hans"/>
              </w:rPr>
              <w:t xml:space="preserve">），将从 </w:t>
            </w:r>
            <w:r>
              <w:rPr>
                <w:sz w:val="19"/>
                <w:lang w:val="zh-Hans"/>
              </w:rPr>
              <w:t xml:space="preserve">AXI DMA </w:t>
            </w:r>
            <w:r>
              <w:rPr>
                <w:sz w:val="19"/>
                <w:lang w:val="zh-Hans"/>
              </w:rPr>
              <w:t xml:space="preserve">生成中断输出。向此位写入 </w:t>
            </w:r>
            <w:r>
              <w:rPr>
                <w:sz w:val="19"/>
                <w:lang w:val="zh-Hans"/>
              </w:rPr>
              <w:t xml:space="preserve">1 </w:t>
            </w:r>
            <w:r>
              <w:rPr>
                <w:sz w:val="19"/>
                <w:lang w:val="zh-Hans"/>
              </w:rPr>
              <w:t>可清除它。</w:t>
            </w:r>
          </w:p>
          <w:p>
            <w:pPr>
              <w:pStyle w:val="Normal"/>
              <w:numPr>
                <w:ilvl w:val="0"/>
                <w:numId w:val="59"/>
              </w:numPr>
              <w:spacing w:lineRule="auto" w:line="259" w:before="0" w:after="37"/>
              <w:ind w:left="201" w:right="0" w:hanging="200"/>
              <w:jc w:val="left"/>
              <w:rPr/>
            </w:pPr>
            <w:r>
              <w:rPr>
                <w:sz w:val="19"/>
                <w:lang w:val="zh-Hans"/>
              </w:rPr>
              <w:t xml:space="preserve">0 = </w:t>
            </w:r>
            <w:r>
              <w:rPr>
                <w:sz w:val="19"/>
                <w:lang w:val="zh-Hans"/>
              </w:rPr>
              <w:t>无错误中断。</w:t>
            </w:r>
          </w:p>
          <w:p>
            <w:pPr>
              <w:pStyle w:val="Normal"/>
              <w:numPr>
                <w:ilvl w:val="0"/>
                <w:numId w:val="59"/>
              </w:numPr>
              <w:spacing w:lineRule="auto" w:line="259" w:before="0" w:after="0"/>
              <w:ind w:left="201" w:right="0" w:hanging="200"/>
              <w:jc w:val="left"/>
              <w:rPr/>
            </w:pPr>
            <w:r>
              <w:rPr>
                <w:sz w:val="19"/>
                <w:lang w:val="zh-Hans"/>
              </w:rPr>
              <w:t xml:space="preserve">1 = </w:t>
            </w:r>
            <w:r>
              <w:rPr>
                <w:sz w:val="19"/>
                <w:lang w:val="zh-Hans"/>
              </w:rPr>
              <w:t>检测到错误中断。</w:t>
            </w:r>
          </w:p>
        </w:tc>
      </w:tr>
      <w:tr>
        <w:trPr>
          <w:trHeight w:val="350" w:hRule="atLeast"/>
        </w:trPr>
        <w:tc>
          <w:tcPr>
            <w:tcW w:w="9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15</w:t>
            </w:r>
          </w:p>
        </w:tc>
        <w:tc>
          <w:tcPr>
            <w:tcW w:w="164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112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0</w:t>
            </w:r>
          </w:p>
        </w:tc>
        <w:tc>
          <w:tcPr>
            <w:tcW w:w="79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RO</w:t>
            </w:r>
          </w:p>
        </w:tc>
        <w:tc>
          <w:tcPr>
            <w:tcW w:w="564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写入此位不起作用，它始终读取为零。</w:t>
            </w:r>
          </w:p>
        </w:tc>
      </w:tr>
      <w:tr>
        <w:trPr>
          <w:trHeight w:val="179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23 </w:t>
            </w:r>
            <w:r>
              <w:rPr>
                <w:sz w:val="19"/>
                <w:lang w:val="zh-Hans"/>
              </w:rPr>
              <w:t xml:space="preserve">到 </w:t>
            </w:r>
            <w:r>
              <w:rPr>
                <w:sz w:val="19"/>
                <w:lang w:val="zh-Hans"/>
              </w:rPr>
              <w:t>16</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IRQThresholdSts</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01</w:t>
            </w:r>
            <w:del w:id="62" w:author="未知作者" w:date="2023-05-06T11:11:56Z">
              <w:r>
                <w:rPr>
                  <w:sz w:val="19"/>
                  <w:lang w:val="zh-Hans"/>
                </w:rPr>
                <w:delText>小时</w:delText>
              </w:r>
            </w:del>
            <w:ins w:id="63" w:author="未知作者" w:date="2023-05-06T11:11:56Z">
              <w:r>
                <w:rPr>
                  <w:rFonts w:eastAsia="Segoe UI" w:cs="Segoe UI"/>
                  <w:color w:val="000000"/>
                  <w:kern w:val="2"/>
                  <w:sz w:val="19"/>
                  <w:szCs w:val="22"/>
                  <w:lang w:val="zh-Hans" w:eastAsia="zh-CN" w:bidi="ar-SA"/>
                </w:rPr>
                <w:t>h</w:t>
              </w:r>
            </w:ins>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RO</w:t>
            </w:r>
          </w:p>
        </w:tc>
        <w:tc>
          <w:tcPr>
            <w:tcW w:w="5640"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97"/>
              <w:ind w:left="1" w:right="79" w:hanging="0"/>
              <w:rPr/>
            </w:pPr>
            <w:r>
              <w:rPr>
                <w:sz w:val="19"/>
                <w:lang w:val="zh-Hans"/>
              </w:rPr>
              <w:t xml:space="preserve">中断阈值状态。指示当前中断阈值。在 </w:t>
            </w:r>
            <w:r>
              <w:rPr>
                <w:sz w:val="19"/>
                <w:lang w:val="zh-Hans"/>
              </w:rPr>
              <w:t xml:space="preserve">IRQThreshold </w:t>
            </w:r>
            <w:r>
              <w:rPr>
                <w:sz w:val="19"/>
                <w:lang w:val="zh-Hans"/>
              </w:rPr>
              <w:t xml:space="preserve">字段中编程的值（以 </w:t>
            </w:r>
            <w:r>
              <w:rPr>
                <w:sz w:val="19"/>
                <w:lang w:val="zh-Hans"/>
              </w:rPr>
              <w:t xml:space="preserve">S2MM_CR </w:t>
            </w:r>
            <w:r>
              <w:rPr>
                <w:sz w:val="19"/>
                <w:lang w:val="zh-Hans"/>
              </w:rPr>
              <w:t xml:space="preserve">为单位）在每次 </w:t>
            </w:r>
            <w:r>
              <w:rPr>
                <w:sz w:val="19"/>
                <w:lang w:val="zh-Hans"/>
              </w:rPr>
              <w:t xml:space="preserve">pa cket </w:t>
            </w:r>
            <w:r>
              <w:rPr>
                <w:sz w:val="19"/>
                <w:lang w:val="zh-Hans"/>
              </w:rPr>
              <w:t>传输时都会递减并反映在此处。在</w:t>
            </w:r>
            <w:r>
              <w:rPr>
                <w:sz w:val="19"/>
                <w:lang w:val="zh-Hans"/>
              </w:rPr>
              <w:t>DMA</w:t>
            </w:r>
            <w:r>
              <w:rPr>
                <w:sz w:val="19"/>
                <w:lang w:val="zh-Hans"/>
              </w:rPr>
              <w:t>启动之前或接收第一个数据包之前，此寄存器将具有与</w:t>
            </w:r>
            <w:r>
              <w:rPr>
                <w:sz w:val="19"/>
                <w:lang w:val="zh-Hans"/>
              </w:rPr>
              <w:t>IRQThreshold</w:t>
            </w:r>
            <w:r>
              <w:rPr>
                <w:sz w:val="19"/>
                <w:lang w:val="zh-Hans"/>
              </w:rPr>
              <w:t xml:space="preserve">字段中编程的相同值 </w:t>
            </w:r>
            <w:r>
              <w:rPr>
                <w:sz w:val="19"/>
                <w:lang w:val="zh-Hans"/>
              </w:rPr>
              <w:t>S2MM_CR</w:t>
            </w:r>
            <w:r>
              <w:rPr>
                <w:sz w:val="19"/>
                <w:lang w:val="zh-Hans"/>
              </w:rPr>
              <w:t>。</w:t>
            </w:r>
          </w:p>
          <w:p>
            <w:pPr>
              <w:pStyle w:val="Normal"/>
              <w:spacing w:lineRule="auto" w:line="259" w:before="0" w:after="0"/>
              <w:ind w:left="1" w:right="0" w:hanging="0"/>
              <w:jc w:val="left"/>
              <w:rPr/>
            </w:pPr>
            <w:r>
              <w:rPr>
                <w:b/>
                <w:i/>
                <w:sz w:val="19"/>
                <w:lang w:val="zh-Hans"/>
              </w:rPr>
              <w:t xml:space="preserve">注意： </w:t>
            </w:r>
            <w:r>
              <w:rPr>
                <w:sz w:val="17"/>
                <w:lang w:val="zh-Hans"/>
              </w:rPr>
              <w:t>仅在启用分散聚集时适用。</w:t>
            </w:r>
          </w:p>
        </w:tc>
      </w:tr>
      <w:tr>
        <w:trPr>
          <w:trHeight w:val="870" w:hRule="atLeast"/>
        </w:trPr>
        <w:tc>
          <w:tcPr>
            <w:tcW w:w="91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r>
              <w:rPr>
                <w:sz w:val="19"/>
                <w:lang w:val="zh-Hans"/>
              </w:rPr>
              <w:t xml:space="preserve">到 </w:t>
            </w:r>
            <w:r>
              <w:rPr>
                <w:sz w:val="19"/>
                <w:lang w:val="zh-Hans"/>
              </w:rPr>
              <w:t>24</w:t>
            </w:r>
          </w:p>
        </w:tc>
        <w:tc>
          <w:tcPr>
            <w:tcW w:w="1646"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IRQDelaySts</w:t>
            </w:r>
          </w:p>
        </w:tc>
        <w:tc>
          <w:tcPr>
            <w:tcW w:w="112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00h</w:t>
            </w:r>
          </w:p>
        </w:tc>
        <w:tc>
          <w:tcPr>
            <w:tcW w:w="79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640" w:type="dxa"/>
            <w:tcBorders>
              <w:top w:val="single" w:sz="2" w:space="0" w:color="000000"/>
              <w:left w:val="single" w:sz="2" w:space="0" w:color="000000"/>
              <w:bottom w:val="single" w:sz="2" w:space="0" w:color="000000"/>
              <w:right w:val="single" w:sz="2" w:space="0" w:color="000000"/>
            </w:tcBorders>
          </w:tcPr>
          <w:p>
            <w:pPr>
              <w:pStyle w:val="Normal"/>
              <w:spacing w:lineRule="auto" w:line="216" w:before="0" w:after="98"/>
              <w:ind w:left="1" w:right="0" w:hanging="0"/>
              <w:jc w:val="left"/>
              <w:rPr/>
            </w:pPr>
            <w:r>
              <w:rPr>
                <w:sz w:val="19"/>
                <w:lang w:val="zh-Hans"/>
              </w:rPr>
              <w:t>中断延迟时间状态。指示当前中断延迟时间值。</w:t>
            </w:r>
          </w:p>
          <w:p>
            <w:pPr>
              <w:pStyle w:val="Normal"/>
              <w:spacing w:lineRule="auto" w:line="259" w:before="0" w:after="0"/>
              <w:ind w:left="1" w:right="0" w:hanging="0"/>
              <w:jc w:val="left"/>
              <w:rPr/>
            </w:pPr>
            <w:r>
              <w:rPr>
                <w:b/>
                <w:i/>
                <w:sz w:val="19"/>
                <w:lang w:val="zh-Hans"/>
              </w:rPr>
              <w:t xml:space="preserve">注意： </w:t>
            </w:r>
            <w:r>
              <w:rPr>
                <w:sz w:val="17"/>
                <w:lang w:val="zh-Hans"/>
              </w:rPr>
              <w:t>仅在启用分散聚集时适用。</w:t>
            </w:r>
          </w:p>
        </w:tc>
      </w:tr>
    </w:tbl>
    <w:p>
      <w:pPr>
        <w:sectPr>
          <w:headerReference w:type="even" r:id="rId61"/>
          <w:headerReference w:type="default" r:id="rId62"/>
          <w:footerReference w:type="even" r:id="rId63"/>
          <w:footerReference w:type="default" r:id="rId64"/>
          <w:type w:val="nextPage"/>
          <w:pgSz w:w="12240" w:h="15840"/>
          <w:pgMar w:left="1440" w:right="1440" w:header="517" w:top="1440" w:footer="254" w:bottom="1440" w:gutter="0"/>
          <w:pgNumType w:fmt="decimal"/>
          <w:formProt w:val="false"/>
          <w:textDirection w:val="lrTb"/>
          <w:docGrid w:type="default" w:linePitch="100" w:charSpace="0"/>
        </w:sectPr>
      </w:pPr>
    </w:p>
    <w:p>
      <w:pPr>
        <w:pStyle w:val="4"/>
        <w:ind w:left="755" w:right="67" w:hanging="10"/>
        <w:rPr/>
      </w:pPr>
      <w:r>
        <w:rPr>
          <w:lang w:val="zh-Hans"/>
        </w:rPr>
        <w:t>S2MM_CURDESC</w:t>
      </w:r>
      <w:r>
        <w:rPr>
          <w:lang w:val="zh-Hans"/>
        </w:rPr>
        <w:t>（</w:t>
      </w:r>
      <w:r>
        <w:rPr>
          <w:lang w:val="zh-Hans"/>
        </w:rPr>
        <w:t xml:space="preserve">S2MM DMA </w:t>
      </w:r>
      <w:r>
        <w:rPr>
          <w:lang w:val="zh-Hans"/>
        </w:rPr>
        <w:t xml:space="preserve">电流描述符指针寄存器 – 偏移 </w:t>
      </w:r>
      <w:r>
        <w:rPr>
          <w:lang w:val="zh-Hans"/>
        </w:rPr>
        <w:t>38h</w:t>
      </w:r>
      <w:r>
        <w:rPr>
          <w:lang w:val="zh-Hans"/>
        </w:rPr>
        <w:t>）</w:t>
      </w:r>
    </w:p>
    <w:p>
      <w:pPr>
        <w:pStyle w:val="Normal"/>
        <w:spacing w:before="0" w:after="94"/>
        <w:ind w:left="748" w:right="43" w:hanging="3"/>
        <w:rPr/>
      </w:pPr>
      <w:r>
        <w:rPr>
          <w:lang w:val="zh-Hans"/>
        </w:rPr>
        <w:t>此</w:t>
      </w:r>
      <w:r>
        <w:rPr>
          <w:lang w:val="zh-Hans"/>
        </w:rPr>
        <w:t xml:space="preserve">r egister </w:t>
      </w:r>
      <w:r>
        <w:rPr>
          <w:lang w:val="zh-Hans"/>
        </w:rPr>
        <w:t xml:space="preserve">为流到内存映射 </w:t>
      </w:r>
      <w:r>
        <w:rPr>
          <w:lang w:val="zh-Hans"/>
        </w:rPr>
        <w:t xml:space="preserve">DMA </w:t>
      </w:r>
      <w:r>
        <w:rPr>
          <w:lang w:val="zh-Hans"/>
        </w:rPr>
        <w:t>分散收集描述符管理提供当前描述符指针。</w:t>
      </w:r>
    </w:p>
    <w:p>
      <w:pPr>
        <w:pStyle w:val="Normal"/>
        <w:spacing w:lineRule="auto" w:line="264" w:before="0" w:after="42"/>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2-14</w:t>
      </w:r>
    </w:p>
    <w:p>
      <w:pPr>
        <w:pStyle w:val="Normal"/>
        <w:spacing w:lineRule="auto" w:line="259" w:before="0" w:after="67"/>
        <w:ind w:left="71" w:right="0" w:hanging="0"/>
        <w:jc w:val="left"/>
        <w:rPr/>
      </w:pPr>
      <w:r>
        <w:rPr/>
        <mc:AlternateContent>
          <mc:Choice Requires="wpg">
            <w:drawing>
              <wp:inline distT="0" distB="0" distL="0" distR="0" wp14:anchorId="245C4FED">
                <wp:extent cx="6252210" cy="296545"/>
                <wp:effectExtent l="0" t="0" r="0" b="0"/>
                <wp:docPr id="58" name="形状39"/>
                <a:graphic xmlns:a="http://schemas.openxmlformats.org/drawingml/2006/main">
                  <a:graphicData uri="http://schemas.microsoft.com/office/word/2010/wordprocessingGroup">
                    <wpg:wgp>
                      <wpg:cNvGrpSpPr/>
                      <wpg:grpSpPr>
                        <a:xfrm>
                          <a:off x="0" y="0"/>
                          <a:ext cx="6251400" cy="295920"/>
                        </a:xfrm>
                      </wpg:grpSpPr>
                      <wps:wsp>
                        <wps:cNvSpPr/>
                        <wps:spPr>
                          <a:xfrm>
                            <a:off x="5087160" y="160560"/>
                            <a:ext cx="1164600" cy="116280"/>
                          </a:xfrm>
                          <a:custGeom>
                            <a:avLst/>
                            <a:gdLst/>
                            <a:ahLst/>
                            <a:rect l="l" t="t" r="r" b="b"/>
                            <a:pathLst>
                              <a:path w="1167633" h="116846">
                                <a:moveTo>
                                  <a:pt x="1167633" y="0"/>
                                </a:moveTo>
                                <a:cubicBezTo>
                                  <a:pt x="1167633" y="32449"/>
                                  <a:pt x="1135248" y="58359"/>
                                  <a:pt x="1094644" y="58359"/>
                                </a:cubicBezTo>
                                <a:lnTo>
                                  <a:pt x="656811" y="58359"/>
                                </a:lnTo>
                                <a:cubicBezTo>
                                  <a:pt x="616750" y="58359"/>
                                  <a:pt x="583823" y="84820"/>
                                  <a:pt x="583823" y="116846"/>
                                </a:cubicBezTo>
                                <a:cubicBezTo>
                                  <a:pt x="583823" y="84820"/>
                                  <a:pt x="551438" y="58359"/>
                                  <a:pt x="510821" y="58359"/>
                                </a:cubicBezTo>
                                <a:lnTo>
                                  <a:pt x="72989" y="58359"/>
                                </a:lnTo>
                                <a:cubicBezTo>
                                  <a:pt x="32927" y="58359"/>
                                  <a:pt x="0" y="32449"/>
                                  <a:pt x="0" y="0"/>
                                </a:cubicBezTo>
                              </a:path>
                            </a:pathLst>
                          </a:custGeom>
                          <a:noFill/>
                          <a:ln cap="rnd" w="10080">
                            <a:solidFill>
                              <a:srgbClr val="ffffff"/>
                            </a:solidFill>
                            <a:round/>
                          </a:ln>
                        </wps:spPr>
                        <wps:style>
                          <a:lnRef idx="1"/>
                          <a:fillRef idx="0"/>
                          <a:effectRef idx="0"/>
                          <a:fontRef idx="minor"/>
                        </wps:style>
                        <wps:bodyPr/>
                      </wps:wsp>
                      <wps:wsp>
                        <wps:cNvSpPr/>
                        <wps:spPr>
                          <a:xfrm>
                            <a:off x="3240" y="179640"/>
                            <a:ext cx="5078160" cy="116280"/>
                          </a:xfrm>
                          <a:custGeom>
                            <a:avLst/>
                            <a:gdLst/>
                            <a:ahLst/>
                            <a:rect l="l" t="t" r="r" b="b"/>
                            <a:pathLst>
                              <a:path w="5075840" h="116846">
                                <a:moveTo>
                                  <a:pt x="0" y="0"/>
                                </a:moveTo>
                                <a:cubicBezTo>
                                  <a:pt x="0" y="32449"/>
                                  <a:pt x="42949" y="58359"/>
                                  <a:pt x="95226" y="58359"/>
                                </a:cubicBezTo>
                                <a:lnTo>
                                  <a:pt x="2442694" y="58359"/>
                                </a:lnTo>
                                <a:cubicBezTo>
                                  <a:pt x="2495652" y="58359"/>
                                  <a:pt x="2537920" y="84820"/>
                                  <a:pt x="2537920" y="116846"/>
                                </a:cubicBezTo>
                                <a:cubicBezTo>
                                  <a:pt x="2537920" y="84820"/>
                                  <a:pt x="2580856" y="58359"/>
                                  <a:pt x="2632994" y="58359"/>
                                </a:cubicBezTo>
                                <a:lnTo>
                                  <a:pt x="4980614" y="58359"/>
                                </a:lnTo>
                                <a:cubicBezTo>
                                  <a:pt x="5033572" y="58359"/>
                                  <a:pt x="5075840" y="32449"/>
                                  <a:pt x="5075840" y="0"/>
                                </a:cubicBezTo>
                              </a:path>
                            </a:pathLst>
                          </a:custGeom>
                          <a:noFill/>
                          <a:ln cap="rnd" w="10080">
                            <a:solidFill>
                              <a:srgbClr val="ffffff"/>
                            </a:solidFill>
                            <a:round/>
                          </a:ln>
                        </wps:spPr>
                        <wps:style>
                          <a:lnRef idx="1"/>
                          <a:fillRef idx="0"/>
                          <a:effectRef idx="0"/>
                          <a:fontRef idx="minor"/>
                        </wps:style>
                        <wps:bodyPr/>
                      </wps:wsp>
                      <wps:wsp>
                        <wps:cNvSpPr/>
                        <wps:spPr>
                          <a:xfrm>
                            <a:off x="0" y="0"/>
                            <a:ext cx="5081400" cy="155520"/>
                          </a:xfrm>
                          <a:custGeom>
                            <a:avLst/>
                            <a:gdLst/>
                            <a:ahLst/>
                            <a:rect l="l" t="t" r="r" b="b"/>
                            <a:pathLst>
                              <a:path w="5078815" h="155654">
                                <a:moveTo>
                                  <a:pt x="0" y="0"/>
                                </a:moveTo>
                                <a:lnTo>
                                  <a:pt x="5078815" y="0"/>
                                </a:lnTo>
                                <a:lnTo>
                                  <a:pt x="5078815" y="155654"/>
                                </a:lnTo>
                                <a:lnTo>
                                  <a:pt x="0" y="155654"/>
                                </a:lnTo>
                                <a:close/>
                              </a:path>
                            </a:pathLst>
                          </a:custGeom>
                          <a:noFill/>
                          <a:ln cap="rnd" w="10080">
                            <a:solidFill>
                              <a:srgbClr val="ffffff"/>
                            </a:solidFill>
                            <a:round/>
                          </a:ln>
                        </wps:spPr>
                        <wps:style>
                          <a:lnRef idx="1"/>
                          <a:fillRef idx="0"/>
                          <a:effectRef idx="0"/>
                          <a:fontRef idx="minor"/>
                        </wps:style>
                        <wps:bodyPr/>
                      </wps:wsp>
                      <wps:wsp>
                        <wps:cNvSpPr/>
                        <wps:spPr>
                          <a:xfrm>
                            <a:off x="5084280" y="0"/>
                            <a:ext cx="1166040" cy="155520"/>
                          </a:xfrm>
                          <a:custGeom>
                            <a:avLst/>
                            <a:gdLst/>
                            <a:ahLst/>
                            <a:rect l="l" t="t" r="r" b="b"/>
                            <a:pathLst>
                              <a:path w="1169310" h="155654">
                                <a:moveTo>
                                  <a:pt x="0" y="0"/>
                                </a:moveTo>
                                <a:lnTo>
                                  <a:pt x="1169310" y="0"/>
                                </a:lnTo>
                                <a:lnTo>
                                  <a:pt x="1169310" y="155654"/>
                                </a:lnTo>
                                <a:lnTo>
                                  <a:pt x="0" y="155654"/>
                                </a:lnTo>
                                <a:close/>
                              </a:path>
                            </a:pathLst>
                          </a:custGeom>
                          <a:noFill/>
                          <a:ln cap="rnd" w="10080">
                            <a:solidFill>
                              <a:srgbClr val="ffffff"/>
                            </a:solidFill>
                            <a:round/>
                          </a:ln>
                        </wps:spPr>
                        <wps:style>
                          <a:lnRef idx="1"/>
                          <a:fillRef idx="0"/>
                          <a:effectRef idx="0"/>
                          <a:fontRef idx="minor"/>
                        </wps:style>
                        <wps:bodyPr/>
                      </wps:wsp>
                      <wps:wsp>
                        <wps:cNvSpPr/>
                        <wps:spPr>
                          <a:xfrm>
                            <a:off x="5084280" y="0"/>
                            <a:ext cx="720" cy="155520"/>
                          </a:xfrm>
                          <a:custGeom>
                            <a:avLst/>
                            <a:gdLst/>
                            <a:ahLst/>
                            <a:rect l="l" t="t" r="r" b="b"/>
                            <a:pathLst>
                              <a:path w="0" h="155705">
                                <a:moveTo>
                                  <a:pt x="0" y="0"/>
                                </a:moveTo>
                                <a:lnTo>
                                  <a:pt x="0" y="155705"/>
                                </a:lnTo>
                              </a:path>
                            </a:pathLst>
                          </a:custGeom>
                          <a:noFill/>
                          <a:ln cap="rnd" w="10080">
                            <a:solidFill>
                              <a:srgbClr val="ffffff"/>
                            </a:solidFill>
                            <a:round/>
                          </a:ln>
                        </wps:spPr>
                        <wps:style>
                          <a:lnRef idx="1"/>
                          <a:fillRef idx="0"/>
                          <a:effectRef idx="0"/>
                          <a:fontRef idx="minor"/>
                        </wps:style>
                        <wps:bodyPr/>
                      </wps:wsp>
                      <wps:wsp>
                        <wps:cNvSpPr/>
                        <wps:spPr>
                          <a:xfrm>
                            <a:off x="49680" y="31680"/>
                            <a:ext cx="15948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wps:txbx>
                        <wps:bodyPr lIns="0" rIns="0" tIns="0" bIns="0">
                          <a:noAutofit/>
                        </wps:bodyPr>
                      </wps:wsp>
                      <wps:wsp>
                        <wps:cNvSpPr/>
                        <wps:spPr>
                          <a:xfrm>
                            <a:off x="6145560" y="31680"/>
                            <a:ext cx="7812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wps:txbx>
                        <wps:bodyPr lIns="0" rIns="0" tIns="0" bIns="0">
                          <a:noAutofit/>
                        </wps:bodyPr>
                      </wps:wsp>
                      <wps:wsp>
                        <wps:cNvSpPr/>
                        <wps:spPr>
                          <a:xfrm>
                            <a:off x="5950440" y="31680"/>
                            <a:ext cx="7812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1</w:t>
                              </w:r>
                            </w:p>
                          </w:txbxContent>
                        </wps:txbx>
                        <wps:bodyPr lIns="0" rIns="0" tIns="0" bIns="0">
                          <a:noAutofit/>
                        </wps:bodyPr>
                      </wps:wsp>
                      <wps:wsp>
                        <wps:cNvSpPr/>
                        <wps:spPr>
                          <a:xfrm>
                            <a:off x="5754960" y="31680"/>
                            <a:ext cx="7812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2</w:t>
                              </w:r>
                            </w:p>
                          </w:txbxContent>
                        </wps:txbx>
                        <wps:bodyPr lIns="0" rIns="0" tIns="0" bIns="0">
                          <a:noAutofit/>
                        </wps:bodyPr>
                      </wps:wsp>
                      <wps:wsp>
                        <wps:cNvSpPr/>
                        <wps:spPr>
                          <a:xfrm>
                            <a:off x="5559480" y="31680"/>
                            <a:ext cx="7812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w:t>
                              </w:r>
                            </w:p>
                          </w:txbxContent>
                        </wps:txbx>
                        <wps:bodyPr lIns="0" rIns="0" tIns="0" bIns="0">
                          <a:noAutofit/>
                        </wps:bodyPr>
                      </wps:wsp>
                      <wps:wsp>
                        <wps:cNvSpPr/>
                        <wps:spPr>
                          <a:xfrm>
                            <a:off x="5364360" y="31680"/>
                            <a:ext cx="7812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4</w:t>
                              </w:r>
                            </w:p>
                          </w:txbxContent>
                        </wps:txbx>
                        <wps:bodyPr lIns="0" rIns="0" tIns="0" bIns="0">
                          <a:noAutofit/>
                        </wps:bodyPr>
                      </wps:wsp>
                      <wps:wsp>
                        <wps:cNvSpPr/>
                        <wps:spPr>
                          <a:xfrm>
                            <a:off x="5168880" y="31680"/>
                            <a:ext cx="7812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5</w:t>
                              </w:r>
                            </w:p>
                          </w:txbxContent>
                        </wps:txbx>
                        <wps:bodyPr lIns="0" rIns="0" tIns="0" bIns="0">
                          <a:noAutofit/>
                        </wps:bodyPr>
                      </wps:wsp>
                      <wps:wsp>
                        <wps:cNvSpPr/>
                        <wps:spPr>
                          <a:xfrm>
                            <a:off x="4973400" y="31680"/>
                            <a:ext cx="78120" cy="137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6</w:t>
                              </w:r>
                            </w:p>
                          </w:txbxContent>
                        </wps:txbx>
                        <wps:bodyPr lIns="0" rIns="0" tIns="0" bIns="0">
                          <a:noAutofit/>
                        </wps:bodyPr>
                      </wps:wsp>
                    </wpg:wgp>
                  </a:graphicData>
                </a:graphic>
              </wp:inline>
            </w:drawing>
          </mc:Choice>
          <mc:Fallback>
            <w:pict>
              <v:group id="shape_0" alt="形状39" style="position:absolute;margin-left:0pt;margin-top:-23.35pt;width:492.25pt;height:23.3pt" coordorigin="0,-467" coordsize="9845,466">
                <v:rect id="shape_0" stroked="f" style="position:absolute;left:78;top:-417;width:250;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9678;top:-417;width:122;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9371;top:-417;width:122;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9063;top:-417;width:122;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8755;top:-417;width:122;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8448;top:-417;width:122;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8140;top:-417;width:122;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7832;top:-417;width:122;height:215;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6</w:t>
                        </w:r>
                      </w:p>
                    </w:txbxContent>
                  </v:textbox>
                  <w10:wrap type="square"/>
                  <v:fill o:detectmouseclick="t" on="false"/>
                  <v:stroke color="#3465a4" joinstyle="round" endcap="flat"/>
                </v:rect>
              </v:group>
            </w:pict>
          </mc:Fallback>
        </mc:AlternateContent>
      </w:r>
    </w:p>
    <w:p>
      <w:pPr>
        <w:pStyle w:val="Normal"/>
        <w:tabs>
          <w:tab w:val="clear" w:pos="420"/>
          <w:tab w:val="center" w:pos="4075" w:leader="none"/>
          <w:tab w:val="center" w:pos="8980" w:leader="none"/>
        </w:tabs>
        <w:spacing w:lineRule="auto" w:line="259" w:before="0" w:after="0"/>
        <w:ind w:left="0" w:right="0" w:hanging="0"/>
        <w:jc w:val="left"/>
        <w:rPr/>
      </w:pPr>
      <w:r>
        <w:rPr>
          <w:lang w:val="zh-Hans"/>
        </w:rPr>
        <w:tab/>
      </w:r>
      <w:r>
        <w:rPr>
          <w:sz w:val="18"/>
          <w:lang w:val="zh-Hans"/>
        </w:rPr>
        <w:t xml:space="preserve">当前描述符指针 </w:t>
      </w:r>
      <w:r>
        <w:rPr>
          <w:sz w:val="18"/>
          <w:lang w:val="zh-Hans"/>
        </w:rPr>
        <w:t>[31</w:t>
      </w:r>
      <w:r>
        <w:rPr>
          <w:sz w:val="18"/>
          <w:lang w:val="zh-Hans"/>
        </w:rPr>
        <w:t>：</w:t>
      </w:r>
      <w:r>
        <w:rPr>
          <w:sz w:val="18"/>
          <w:lang w:val="zh-Hans"/>
        </w:rPr>
        <w:t>6]</w:t>
        <w:tab/>
      </w:r>
      <w:r>
        <w:rPr>
          <w:sz w:val="27"/>
          <w:vertAlign w:val="superscript"/>
          <w:lang w:val="zh-Hans"/>
        </w:rPr>
        <w:t>RSVD</w:t>
      </w:r>
    </w:p>
    <w:p>
      <w:pPr>
        <w:pStyle w:val="Normal"/>
        <w:spacing w:lineRule="auto" w:line="259" w:before="0" w:after="266"/>
        <w:ind w:left="0" w:right="140" w:hanging="0"/>
        <w:jc w:val="right"/>
        <w:rPr/>
      </w:pPr>
      <w:r>
        <w:rPr>
          <w:color w:val="010101"/>
          <w:sz w:val="11"/>
          <w:lang w:val="zh-Hans"/>
        </w:rPr>
        <w:t>x14592</w:t>
      </w:r>
    </w:p>
    <w:p>
      <w:pPr>
        <w:pStyle w:val="Normal"/>
        <w:tabs>
          <w:tab w:val="clear" w:pos="420"/>
          <w:tab w:val="center" w:pos="3715" w:leader="none"/>
          <w:tab w:val="center" w:pos="5710" w:leader="none"/>
        </w:tabs>
        <w:spacing w:lineRule="auto" w:line="264" w:before="0" w:after="219"/>
        <w:ind w:left="0" w:right="0" w:hanging="0"/>
        <w:jc w:val="left"/>
        <w:rPr/>
      </w:pPr>
      <w:r>
        <w:rPr>
          <w:lang w:val="zh-Hans"/>
        </w:rPr>
        <w:tab/>
      </w:r>
      <w:r>
        <w:rPr>
          <w:i/>
          <w:lang w:val="zh-Hans"/>
        </w:rPr>
        <w:t xml:space="preserve">图 </w:t>
      </w:r>
      <w:r>
        <w:rPr>
          <w:i/>
          <w:lang w:val="zh-Hans"/>
        </w:rPr>
        <w:t>2-14</w:t>
      </w:r>
      <w:r>
        <w:rPr>
          <w:i/>
          <w:lang w:val="zh-Hans"/>
        </w:rPr>
        <w:t>：</w:t>
      </w:r>
      <w:r>
        <w:rPr>
          <w:i/>
          <w:lang w:val="zh-Hans"/>
        </w:rPr>
        <w:tab/>
      </w:r>
      <w:r>
        <w:rPr>
          <w:b/>
          <w:lang w:val="zh-Hans"/>
        </w:rPr>
        <w:t xml:space="preserve">S2MM </w:t>
      </w:r>
      <w:r>
        <w:rPr>
          <w:b/>
          <w:lang w:val="zh-Hans"/>
        </w:rPr>
        <w:t xml:space="preserve">寄存器 </w:t>
      </w:r>
    </w:p>
    <w:p>
      <w:pPr>
        <w:pStyle w:val="Normal"/>
        <w:tabs>
          <w:tab w:val="clear" w:pos="420"/>
          <w:tab w:val="center" w:pos="2853" w:leader="none"/>
        </w:tabs>
        <w:spacing w:lineRule="auto" w:line="264" w:before="0" w:after="3"/>
        <w:ind w:left="-15" w:right="0" w:hanging="0"/>
        <w:jc w:val="left"/>
        <w:rPr/>
      </w:pPr>
      <w:r>
        <w:rPr>
          <w:i/>
          <w:lang w:val="zh-Hans"/>
        </w:rPr>
        <w:t xml:space="preserve">表 </w:t>
      </w:r>
      <w:r>
        <w:rPr>
          <w:i/>
          <w:lang w:val="zh-Hans"/>
        </w:rPr>
        <w:t>2-18</w:t>
      </w:r>
      <w:r>
        <w:rPr>
          <w:i/>
          <w:lang w:val="zh-Hans"/>
        </w:rPr>
        <w:t>：</w:t>
      </w:r>
      <w:r>
        <w:rPr>
          <w:i/>
          <w:lang w:val="zh-Hans"/>
        </w:rPr>
        <w:tab/>
      </w:r>
      <w:r>
        <w:rPr>
          <w:b/>
          <w:lang w:val="zh-Hans"/>
        </w:rPr>
        <w:t xml:space="preserve">S2MM_CURDESC </w:t>
      </w:r>
      <w:r>
        <w:rPr>
          <w:b/>
          <w:lang w:val="zh-Hans"/>
        </w:rPr>
        <w:t>寄存器详细信息</w:t>
      </w:r>
    </w:p>
    <w:tbl>
      <w:tblPr>
        <w:tblStyle w:val="TableGrid"/>
        <w:tblW w:w="10116" w:type="dxa"/>
        <w:jc w:val="left"/>
        <w:tblInd w:w="0" w:type="dxa"/>
        <w:tblCellMar>
          <w:top w:w="81" w:type="dxa"/>
          <w:left w:w="90" w:type="dxa"/>
          <w:bottom w:w="0" w:type="dxa"/>
          <w:right w:w="57" w:type="dxa"/>
        </w:tblCellMar>
        <w:tblLook w:val="04a0" w:noHBand="0" w:noVBand="1" w:firstColumn="1" w:lastRow="0" w:lastColumn="0" w:firstRow="1"/>
      </w:tblPr>
      <w:tblGrid>
        <w:gridCol w:w="1179"/>
        <w:gridCol w:w="1614"/>
        <w:gridCol w:w="936"/>
        <w:gridCol w:w="798"/>
        <w:gridCol w:w="5589"/>
      </w:tblGrid>
      <w:tr>
        <w:trPr>
          <w:trHeight w:val="640" w:hRule="atLeast"/>
        </w:trPr>
        <w:tc>
          <w:tcPr>
            <w:tcW w:w="117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4"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3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58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890" w:hRule="atLeast"/>
        </w:trPr>
        <w:tc>
          <w:tcPr>
            <w:tcW w:w="1179" w:type="dxa"/>
            <w:tcBorders>
              <w:top w:val="single" w:sz="12" w:space="0" w:color="B20838"/>
              <w:left w:val="single" w:sz="4" w:space="0" w:color="000000"/>
              <w:bottom w:val="single" w:sz="4" w:space="0" w:color="000000"/>
              <w:right w:val="single" w:sz="2" w:space="0" w:color="000000"/>
            </w:tcBorders>
          </w:tcPr>
          <w:p>
            <w:pPr>
              <w:pStyle w:val="Normal"/>
              <w:spacing w:lineRule="auto" w:line="259" w:before="0" w:after="36"/>
              <w:ind w:left="0" w:right="0" w:hanging="0"/>
              <w:jc w:val="left"/>
              <w:rPr/>
            </w:pPr>
            <w:r>
              <w:rPr>
                <w:sz w:val="19"/>
                <w:lang w:val="zh-Hans"/>
              </w:rPr>
              <w:t xml:space="preserve">5 </w:t>
            </w:r>
            <w:del w:id="64" w:author="未知作者" w:date="2023-05-06T11:18:34Z">
              <w:r>
                <w:rPr>
                  <w:sz w:val="19"/>
                  <w:lang w:val="zh-Hans"/>
                </w:rPr>
                <w:delText>比</w:delText>
              </w:r>
            </w:del>
            <w:ins w:id="65" w:author="未知作者" w:date="2023-05-06T11:20:00Z">
              <w:r>
                <w:rPr>
                  <w:rFonts w:eastAsia="Segoe UI" w:cs="Segoe UI"/>
                  <w:color w:val="000000"/>
                  <w:kern w:val="2"/>
                  <w:sz w:val="19"/>
                  <w:szCs w:val="22"/>
                  <w:lang w:val="zh-Hans" w:eastAsia="zh-CN" w:bidi="ar-SA"/>
                </w:rPr>
                <w:t>:</w:t>
              </w:r>
            </w:ins>
            <w:r>
              <w:rPr>
                <w:sz w:val="19"/>
                <w:lang w:val="zh-Hans"/>
              </w:rPr>
              <w:t xml:space="preserve"> 0</w:t>
            </w:r>
          </w:p>
          <w:p>
            <w:pPr>
              <w:pStyle w:val="Normal"/>
              <w:spacing w:lineRule="auto" w:line="259" w:before="0" w:after="0"/>
              <w:ind w:left="0" w:right="0" w:hanging="0"/>
              <w:jc w:val="left"/>
              <w:rPr/>
            </w:pPr>
            <w:r>
              <w:rPr>
                <w:sz w:val="19"/>
                <w:lang w:val="zh-Hans"/>
              </w:rPr>
              <w:t xml:space="preserve">（偏移量 </w:t>
            </w:r>
          </w:p>
          <w:p>
            <w:pPr>
              <w:pStyle w:val="Normal"/>
              <w:spacing w:lineRule="auto" w:line="259" w:before="0" w:after="0"/>
              <w:ind w:left="0" w:right="0" w:hanging="0"/>
              <w:jc w:val="left"/>
              <w:rPr/>
            </w:pPr>
            <w:r>
              <w:rPr>
                <w:sz w:val="19"/>
                <w:lang w:val="zh-Hans"/>
              </w:rPr>
              <w:t>0x38</w:t>
            </w:r>
            <w:r>
              <w:rPr>
                <w:sz w:val="19"/>
                <w:lang w:val="zh-Hans"/>
              </w:rPr>
              <w:t>）</w:t>
            </w:r>
          </w:p>
        </w:tc>
        <w:tc>
          <w:tcPr>
            <w:tcW w:w="1614"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保留</w:t>
            </w:r>
          </w:p>
        </w:tc>
        <w:tc>
          <w:tcPr>
            <w:tcW w:w="936"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589" w:type="dxa"/>
            <w:tcBorders>
              <w:top w:val="single" w:sz="12" w:space="0" w:color="B20838"/>
              <w:left w:val="single" w:sz="2" w:space="0" w:color="000000"/>
              <w:bottom w:val="single" w:sz="4" w:space="0" w:color="000000"/>
              <w:right w:val="single" w:sz="4" w:space="0" w:color="000000"/>
            </w:tcBorders>
            <w:vAlign w:val="center"/>
          </w:tcPr>
          <w:p>
            <w:pPr>
              <w:pStyle w:val="Normal"/>
              <w:spacing w:lineRule="auto" w:line="259" w:before="0" w:after="0"/>
              <w:ind w:left="0" w:right="0" w:hanging="0"/>
              <w:jc w:val="left"/>
              <w:rPr/>
            </w:pPr>
            <w:r>
              <w:rPr>
                <w:sz w:val="19"/>
                <w:lang w:val="zh-Hans"/>
              </w:rPr>
              <w:t>写入这些位不起作用，它们始终被读取为零。</w:t>
            </w:r>
          </w:p>
        </w:tc>
      </w:tr>
      <w:tr>
        <w:trPr>
          <w:trHeight w:val="4350" w:hRule="atLeast"/>
        </w:trPr>
        <w:tc>
          <w:tcPr>
            <w:tcW w:w="1179"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6</w:t>
            </w:r>
          </w:p>
        </w:tc>
        <w:tc>
          <w:tcPr>
            <w:tcW w:w="1614"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当前 </w:t>
            </w:r>
          </w:p>
          <w:p>
            <w:pPr>
              <w:pStyle w:val="Normal"/>
              <w:spacing w:lineRule="auto" w:line="259" w:before="0" w:after="0"/>
              <w:ind w:left="0" w:right="0" w:hanging="0"/>
              <w:jc w:val="left"/>
              <w:rPr/>
            </w:pPr>
            <w:r>
              <w:rPr>
                <w:sz w:val="19"/>
                <w:lang w:val="zh-Hans"/>
              </w:rPr>
              <w:t xml:space="preserve">描述符 </w:t>
            </w:r>
          </w:p>
          <w:p>
            <w:pPr>
              <w:pStyle w:val="Normal"/>
              <w:spacing w:lineRule="auto" w:line="259" w:before="0" w:after="0"/>
              <w:ind w:left="0" w:right="0" w:hanging="0"/>
              <w:jc w:val="left"/>
              <w:rPr/>
            </w:pPr>
            <w:r>
              <w:rPr>
                <w:sz w:val="19"/>
                <w:lang w:val="zh-Hans"/>
              </w:rPr>
              <w:t>指针</w:t>
            </w:r>
          </w:p>
        </w:tc>
        <w:tc>
          <w:tcPr>
            <w:tcW w:w="936"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36"/>
              <w:ind w:left="0" w:right="0" w:hanging="0"/>
              <w:jc w:val="left"/>
              <w:rPr/>
            </w:pPr>
            <w:r>
              <w:rPr>
                <w:sz w:val="19"/>
                <w:lang w:val="zh-Hans"/>
              </w:rPr>
              <w:t>R/W</w:t>
            </w:r>
          </w:p>
          <w:p>
            <w:pPr>
              <w:pStyle w:val="Normal"/>
              <w:spacing w:lineRule="auto" w:line="259" w:before="0" w:after="0"/>
              <w:ind w:left="0" w:right="0" w:hanging="0"/>
              <w:jc w:val="left"/>
              <w:rPr/>
            </w:pPr>
            <w:r>
              <w:rPr>
                <w:sz w:val="19"/>
                <w:lang w:val="zh-Hans"/>
              </w:rPr>
              <w:t>(RO)</w:t>
            </w:r>
          </w:p>
        </w:tc>
        <w:tc>
          <w:tcPr>
            <w:tcW w:w="5589" w:type="dxa"/>
            <w:tcBorders>
              <w:top w:val="single" w:sz="4"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指示当前正在处理的缓冲区描述符的指针。在写入</w:t>
            </w:r>
            <w:r>
              <w:rPr>
                <w:sz w:val="19"/>
                <w:lang w:val="zh-Hans"/>
              </w:rPr>
              <w:t>TAILDESC_PTR</w:t>
            </w:r>
            <w:r>
              <w:rPr>
                <w:sz w:val="19"/>
                <w:lang w:val="zh-Hans"/>
              </w:rPr>
              <w:t>寄存器之前，此寄存器必须包含指向有效描述符的指针。否则，将出现未定义的结果。当</w:t>
            </w:r>
            <w:r>
              <w:rPr>
                <w:sz w:val="19"/>
                <w:lang w:val="zh-Hans"/>
              </w:rPr>
              <w:t>DMACR</w:t>
            </w:r>
            <w:r>
              <w:rPr>
                <w:sz w:val="19"/>
                <w:lang w:val="zh-Hans"/>
              </w:rPr>
              <w:t>时。</w:t>
            </w:r>
            <w:r>
              <w:rPr>
                <w:sz w:val="19"/>
                <w:lang w:val="zh-Hans"/>
              </w:rPr>
              <w:t xml:space="preserve">RS </w:t>
            </w:r>
            <w:r>
              <w:rPr>
                <w:sz w:val="19"/>
                <w:lang w:val="zh-Hans"/>
              </w:rPr>
              <w:t xml:space="preserve">为 </w:t>
            </w:r>
            <w:r>
              <w:rPr>
                <w:sz w:val="19"/>
                <w:lang w:val="zh-Hans"/>
              </w:rPr>
              <w:t>1</w:t>
            </w:r>
            <w:r>
              <w:rPr>
                <w:sz w:val="19"/>
                <w:lang w:val="zh-Hans"/>
              </w:rPr>
              <w:t>，</w:t>
            </w:r>
            <w:r>
              <w:rPr>
                <w:sz w:val="19"/>
                <w:lang w:val="zh-Hans"/>
              </w:rPr>
              <w:t>CURDESC_PTR</w:t>
            </w:r>
            <w:r>
              <w:rPr>
                <w:sz w:val="19"/>
                <w:lang w:val="zh-Hans"/>
              </w:rPr>
              <w:t xml:space="preserve">变为仅 </w:t>
            </w:r>
            <w:r>
              <w:rPr>
                <w:sz w:val="19"/>
                <w:lang w:val="zh-Hans"/>
              </w:rPr>
              <w:t xml:space="preserve">Re ad </w:t>
            </w:r>
            <w:r>
              <w:rPr>
                <w:sz w:val="19"/>
                <w:lang w:val="zh-Hans"/>
              </w:rPr>
              <w:t>（</w:t>
            </w:r>
            <w:r>
              <w:rPr>
                <w:sz w:val="19"/>
                <w:lang w:val="zh-Hans"/>
              </w:rPr>
              <w:t>RO</w:t>
            </w:r>
            <w:r>
              <w:rPr>
                <w:sz w:val="19"/>
                <w:lang w:val="zh-Hans"/>
              </w:rPr>
              <w:t xml:space="preserve">），用于获取第一个描述符。 </w:t>
            </w:r>
          </w:p>
          <w:p>
            <w:pPr>
              <w:pStyle w:val="Normal"/>
              <w:spacing w:lineRule="auto" w:line="259" w:before="0" w:after="0"/>
              <w:ind w:left="0" w:right="0" w:hanging="0"/>
              <w:jc w:val="left"/>
              <w:rPr/>
            </w:pPr>
            <w:r>
              <w:rPr>
                <w:sz w:val="19"/>
                <w:lang w:val="zh-Hans"/>
              </w:rPr>
              <w:t xml:space="preserve">当 </w:t>
            </w:r>
            <w:r>
              <w:rPr>
                <w:sz w:val="19"/>
                <w:lang w:val="zh-Hans"/>
              </w:rPr>
              <w:t xml:space="preserve">DMA </w:t>
            </w:r>
            <w:r>
              <w:rPr>
                <w:sz w:val="19"/>
                <w:lang w:val="zh-Hans"/>
              </w:rPr>
              <w:t>引擎运行时 （</w:t>
            </w:r>
            <w:r>
              <w:rPr>
                <w:sz w:val="19"/>
                <w:lang w:val="zh-Hans"/>
              </w:rPr>
              <w:t>DMACR.RS=1</w:t>
            </w:r>
            <w:r>
              <w:rPr>
                <w:sz w:val="19"/>
                <w:lang w:val="zh-Hans"/>
              </w:rPr>
              <w:t xml:space="preserve">）， </w:t>
            </w:r>
          </w:p>
          <w:p>
            <w:pPr>
              <w:pStyle w:val="Normal"/>
              <w:spacing w:lineRule="auto" w:line="218" w:before="0" w:after="79"/>
              <w:ind w:left="0" w:right="0" w:hanging="0"/>
              <w:rPr/>
            </w:pPr>
            <w:r>
              <w:rPr>
                <w:sz w:val="19"/>
                <w:lang w:val="zh-Hans"/>
              </w:rPr>
              <w:t>CURDESC_PTR</w:t>
            </w:r>
            <w:r>
              <w:rPr>
                <w:sz w:val="19"/>
                <w:lang w:val="zh-Hans"/>
              </w:rPr>
              <w:t xml:space="preserve">寄存器由 </w:t>
            </w:r>
            <w:r>
              <w:rPr>
                <w:sz w:val="19"/>
                <w:lang w:val="zh-Hans"/>
              </w:rPr>
              <w:t xml:space="preserve">AXI DMA </w:t>
            </w:r>
            <w:r>
              <w:rPr>
                <w:sz w:val="19"/>
                <w:lang w:val="zh-Hans"/>
              </w:rPr>
              <w:t xml:space="preserve">更新，以指示当前正在使用的描述符。 </w:t>
            </w:r>
          </w:p>
          <w:p>
            <w:pPr>
              <w:pStyle w:val="Normal"/>
              <w:spacing w:lineRule="auto" w:line="218" w:before="0" w:after="96"/>
              <w:ind w:left="0" w:right="0" w:hanging="0"/>
              <w:jc w:val="left"/>
              <w:rPr/>
            </w:pPr>
            <w:r>
              <w:rPr>
                <w:sz w:val="19"/>
                <w:lang w:val="zh-Hans"/>
              </w:rPr>
              <w:t>在检测到错误时，</w:t>
            </w:r>
            <w:r>
              <w:rPr>
                <w:sz w:val="19"/>
                <w:lang w:val="zh-Hans"/>
              </w:rPr>
              <w:t>CURDESC_PTR</w:t>
            </w:r>
            <w:r>
              <w:rPr>
                <w:sz w:val="19"/>
                <w:lang w:val="zh-Hans"/>
              </w:rPr>
              <w:t>会更新以反映与检测到的错误关联的描述符。</w:t>
            </w:r>
          </w:p>
          <w:p>
            <w:pPr>
              <w:pStyle w:val="Normal"/>
              <w:spacing w:lineRule="auto" w:line="247" w:before="0" w:after="90"/>
              <w:ind w:left="0" w:right="79" w:hanging="0"/>
              <w:rPr/>
            </w:pPr>
            <w:r>
              <w:rPr>
                <w:b/>
                <w:i/>
                <w:sz w:val="19"/>
                <w:lang w:val="zh-Hans"/>
              </w:rPr>
              <w:t xml:space="preserve">注意： </w:t>
            </w:r>
            <w:r>
              <w:rPr>
                <w:sz w:val="17"/>
                <w:lang w:val="zh-Hans"/>
              </w:rPr>
              <w:t xml:space="preserve">寄存器只能在 </w:t>
            </w:r>
            <w:r>
              <w:rPr>
                <w:sz w:val="17"/>
                <w:lang w:val="zh-Hans"/>
              </w:rPr>
              <w:t xml:space="preserve">DMA </w:t>
            </w:r>
            <w:r>
              <w:rPr>
                <w:sz w:val="17"/>
                <w:lang w:val="zh-Hans"/>
              </w:rPr>
              <w:t xml:space="preserve">引擎停止时由 </w:t>
            </w:r>
            <w:r>
              <w:rPr>
                <w:sz w:val="17"/>
                <w:lang w:val="zh-Hans"/>
              </w:rPr>
              <w:t xml:space="preserve">CPU </w:t>
            </w:r>
            <w:r>
              <w:rPr>
                <w:sz w:val="17"/>
                <w:lang w:val="zh-Hans"/>
              </w:rPr>
              <w:t>写入 （</w:t>
            </w:r>
            <w:r>
              <w:rPr>
                <w:sz w:val="17"/>
                <w:lang w:val="zh-Hans"/>
              </w:rPr>
              <w:t xml:space="preserve">DMACR.RS=0 </w:t>
            </w:r>
            <w:r>
              <w:rPr>
                <w:sz w:val="17"/>
                <w:lang w:val="zh-Hans"/>
              </w:rPr>
              <w:t xml:space="preserve">和 </w:t>
            </w:r>
            <w:r>
              <w:rPr>
                <w:sz w:val="17"/>
                <w:lang w:val="zh-Hans"/>
              </w:rPr>
              <w:t>DMASR</w:t>
            </w:r>
            <w:r>
              <w:rPr>
                <w:sz w:val="17"/>
                <w:lang w:val="zh-Hans"/>
              </w:rPr>
              <w:t xml:space="preserve">。已停止 </w:t>
            </w:r>
            <w:r>
              <w:rPr>
                <w:sz w:val="17"/>
                <w:lang w:val="zh-Hans"/>
              </w:rPr>
              <w:t>=1</w:t>
            </w:r>
            <w:r>
              <w:rPr>
                <w:sz w:val="17"/>
                <w:lang w:val="zh-Hans"/>
              </w:rPr>
              <w:t>）。在所有其他时间，此寄存器是只读 （</w:t>
            </w:r>
            <w:r>
              <w:rPr>
                <w:sz w:val="17"/>
                <w:lang w:val="zh-Hans"/>
              </w:rPr>
              <w:t>RO</w:t>
            </w:r>
            <w:r>
              <w:rPr>
                <w:sz w:val="17"/>
                <w:lang w:val="zh-Hans"/>
              </w:rPr>
              <w:t>）。</w:t>
            </w:r>
          </w:p>
          <w:p>
            <w:pPr>
              <w:pStyle w:val="Normal"/>
              <w:spacing w:lineRule="auto" w:line="259" w:before="0" w:after="0"/>
              <w:ind w:left="0" w:right="0" w:hanging="0"/>
              <w:jc w:val="left"/>
              <w:rPr/>
            </w:pPr>
            <w:r>
              <w:rPr>
                <w:sz w:val="19"/>
                <w:lang w:val="zh-Hans"/>
              </w:rPr>
              <w:t xml:space="preserve">缓冲区描述符必须是 </w:t>
            </w:r>
            <w:r>
              <w:rPr>
                <w:sz w:val="19"/>
                <w:lang w:val="zh-Hans"/>
              </w:rPr>
              <w:t xml:space="preserve">16 </w:t>
            </w:r>
            <w:r>
              <w:rPr>
                <w:sz w:val="19"/>
                <w:lang w:val="zh-Hans"/>
              </w:rPr>
              <w:t>个单词的</w:t>
            </w:r>
            <w:r>
              <w:rPr>
                <w:sz w:val="19"/>
                <w:lang w:val="zh-Hans"/>
              </w:rPr>
              <w:t>aliged</w:t>
            </w:r>
            <w:r>
              <w:rPr>
                <w:sz w:val="19"/>
                <w:lang w:val="zh-Hans"/>
              </w:rPr>
              <w:t xml:space="preserve">，即 </w:t>
            </w:r>
            <w:r>
              <w:rPr>
                <w:sz w:val="19"/>
                <w:lang w:val="zh-Hans"/>
              </w:rPr>
              <w:t>0x00</w:t>
            </w:r>
            <w:r>
              <w:rPr>
                <w:sz w:val="19"/>
                <w:lang w:val="zh-Hans"/>
              </w:rPr>
              <w:t>、</w:t>
            </w:r>
            <w:r>
              <w:rPr>
                <w:sz w:val="19"/>
                <w:lang w:val="zh-Hans"/>
              </w:rPr>
              <w:t>0x40</w:t>
            </w:r>
            <w:r>
              <w:rPr>
                <w:sz w:val="19"/>
                <w:lang w:val="zh-Hans"/>
              </w:rPr>
              <w:t>、</w:t>
            </w:r>
            <w:r>
              <w:rPr>
                <w:sz w:val="19"/>
                <w:lang w:val="zh-Hans"/>
              </w:rPr>
              <w:t xml:space="preserve">0x80 </w:t>
            </w:r>
            <w:r>
              <w:rPr>
                <w:sz w:val="19"/>
                <w:lang w:val="zh-Hans"/>
              </w:rPr>
              <w:t>等。任何其他对齐都有未定义的结果。</w:t>
            </w:r>
          </w:p>
        </w:tc>
      </w:tr>
    </w:tbl>
    <w:p>
      <w:pPr>
        <w:pStyle w:val="4"/>
        <w:ind w:left="755" w:right="67" w:hanging="10"/>
        <w:rPr/>
      </w:pPr>
      <w:r>
        <w:rPr>
          <w:lang w:val="zh-Hans"/>
        </w:rPr>
        <w:t>S2MM_CURDESC_MSB</w:t>
      </w:r>
      <w:r>
        <w:rPr>
          <w:lang w:val="zh-Hans"/>
        </w:rPr>
        <w:t>（</w:t>
      </w:r>
      <w:r>
        <w:rPr>
          <w:lang w:val="zh-Hans"/>
        </w:rPr>
        <w:t xml:space="preserve">S2MM DMA </w:t>
      </w:r>
      <w:r>
        <w:rPr>
          <w:lang w:val="zh-Hans"/>
        </w:rPr>
        <w:t xml:space="preserve">电流描述符指针寄存器 – 偏移 </w:t>
      </w:r>
      <w:r>
        <w:rPr>
          <w:lang w:val="zh-Hans"/>
        </w:rPr>
        <w:t>3Ch</w:t>
      </w:r>
      <w:r>
        <w:rPr>
          <w:lang w:val="zh-Hans"/>
        </w:rPr>
        <w:t>）</w:t>
      </w:r>
    </w:p>
    <w:p>
      <w:pPr>
        <w:pStyle w:val="Normal"/>
        <w:spacing w:before="0" w:after="92"/>
        <w:ind w:left="748" w:right="43" w:hanging="3"/>
        <w:rPr/>
      </w:pPr>
      <w:r>
        <w:rPr>
          <w:lang w:val="zh-Hans"/>
        </w:rPr>
        <w:t xml:space="preserve">此寄存器为流到内存映射 </w:t>
      </w:r>
      <w:r>
        <w:rPr>
          <w:lang w:val="zh-Hans"/>
        </w:rPr>
        <w:t xml:space="preserve">DMA </w:t>
      </w:r>
      <w:r>
        <w:rPr>
          <w:lang w:val="zh-Hans"/>
        </w:rPr>
        <w:t xml:space="preserve">散点收集描述符管理提供当前描述符指针的前 </w:t>
      </w:r>
      <w:r>
        <w:rPr>
          <w:lang w:val="zh-Hans"/>
        </w:rPr>
        <w:t xml:space="preserve">32 </w:t>
      </w:r>
      <w:r>
        <w:rPr>
          <w:lang w:val="zh-Hans"/>
        </w:rPr>
        <w:t xml:space="preserve">位。仅当为大于 </w:t>
      </w:r>
      <w:r>
        <w:rPr>
          <w:lang w:val="zh-Hans"/>
        </w:rPr>
        <w:t xml:space="preserve">32 </w:t>
      </w:r>
      <w:r>
        <w:rPr>
          <w:lang w:val="zh-Hans"/>
        </w:rPr>
        <w:t xml:space="preserve">位的地址空间配置 </w:t>
      </w:r>
      <w:r>
        <w:rPr>
          <w:lang w:val="zh-Hans"/>
        </w:rPr>
        <w:t xml:space="preserve">DMA </w:t>
      </w:r>
      <w:r>
        <w:rPr>
          <w:lang w:val="zh-Hans"/>
        </w:rPr>
        <w:t>时，才使用此方法。</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2-15</w:t>
      </w:r>
    </w:p>
    <w:p>
      <w:pPr>
        <w:pStyle w:val="Normal"/>
        <w:spacing w:lineRule="auto" w:line="259" w:before="0" w:after="117"/>
        <w:ind w:left="653" w:right="0" w:hanging="0"/>
        <w:jc w:val="left"/>
        <w:rPr/>
      </w:pPr>
      <w:r>
        <w:rPr/>
        <mc:AlternateContent>
          <mc:Choice Requires="wpg">
            <w:drawing>
              <wp:inline distT="0" distB="0" distL="0" distR="0" wp14:anchorId="49920492">
                <wp:extent cx="5913755" cy="281305"/>
                <wp:effectExtent l="0" t="0" r="0" b="0"/>
                <wp:docPr id="59" name="形状40"/>
                <a:graphic xmlns:a="http://schemas.openxmlformats.org/drawingml/2006/main">
                  <a:graphicData uri="http://schemas.microsoft.com/office/word/2010/wordprocessingGroup">
                    <wpg:wgp>
                      <wpg:cNvGrpSpPr/>
                      <wpg:grpSpPr>
                        <a:xfrm>
                          <a:off x="0" y="0"/>
                          <a:ext cx="5913000" cy="280800"/>
                        </a:xfrm>
                      </wpg:grpSpPr>
                      <wps:wsp>
                        <wps:cNvSpPr/>
                        <wps:spPr>
                          <a:xfrm>
                            <a:off x="3240" y="170640"/>
                            <a:ext cx="5896080" cy="109800"/>
                          </a:xfrm>
                          <a:custGeom>
                            <a:avLst/>
                            <a:gdLst/>
                            <a:ahLst/>
                            <a:rect l="l" t="t" r="r" b="b"/>
                            <a:pathLst>
                              <a:path w="5893197" h="110673">
                                <a:moveTo>
                                  <a:pt x="0" y="0"/>
                                </a:moveTo>
                                <a:cubicBezTo>
                                  <a:pt x="0" y="30730"/>
                                  <a:pt x="49876" y="55266"/>
                                  <a:pt x="110526" y="55266"/>
                                </a:cubicBezTo>
                                <a:lnTo>
                                  <a:pt x="2836142" y="55266"/>
                                </a:lnTo>
                                <a:cubicBezTo>
                                  <a:pt x="2897573" y="55266"/>
                                  <a:pt x="2946668" y="80327"/>
                                  <a:pt x="2946668" y="110673"/>
                                </a:cubicBezTo>
                                <a:cubicBezTo>
                                  <a:pt x="2946668" y="80327"/>
                                  <a:pt x="2996531" y="55266"/>
                                  <a:pt x="3057055" y="55266"/>
                                </a:cubicBezTo>
                                <a:lnTo>
                                  <a:pt x="5782809" y="55266"/>
                                </a:lnTo>
                                <a:cubicBezTo>
                                  <a:pt x="5844102" y="55266"/>
                                  <a:pt x="5893197" y="30730"/>
                                  <a:pt x="5893197" y="0"/>
                                </a:cubicBezTo>
                              </a:path>
                            </a:pathLst>
                          </a:custGeom>
                          <a:noFill/>
                          <a:ln cap="rnd" w="9360">
                            <a:solidFill>
                              <a:srgbClr val="ffffff"/>
                            </a:solidFill>
                            <a:round/>
                          </a:ln>
                        </wps:spPr>
                        <wps:style>
                          <a:lnRef idx="1"/>
                          <a:fillRef idx="0"/>
                          <a:effectRef idx="0"/>
                          <a:fontRef idx="minor"/>
                        </wps:style>
                        <wps:bodyPr/>
                      </wps:wsp>
                      <wps:wsp>
                        <wps:cNvSpPr/>
                        <wps:spPr>
                          <a:xfrm>
                            <a:off x="0" y="0"/>
                            <a:ext cx="5913000" cy="147240"/>
                          </a:xfrm>
                          <a:custGeom>
                            <a:avLst/>
                            <a:gdLst/>
                            <a:ahLst/>
                            <a:rect l="l" t="t" r="r" b="b"/>
                            <a:pathLst>
                              <a:path w="5910688" h="147432">
                                <a:moveTo>
                                  <a:pt x="0" y="0"/>
                                </a:moveTo>
                                <a:lnTo>
                                  <a:pt x="5910688" y="0"/>
                                </a:lnTo>
                                <a:lnTo>
                                  <a:pt x="5910688" y="147432"/>
                                </a:lnTo>
                                <a:lnTo>
                                  <a:pt x="0" y="147432"/>
                                </a:lnTo>
                                <a:close/>
                              </a:path>
                            </a:pathLst>
                          </a:custGeom>
                          <a:noFill/>
                          <a:ln cap="rnd" w="9360">
                            <a:solidFill>
                              <a:srgbClr val="ffffff"/>
                            </a:solidFill>
                            <a:round/>
                          </a:ln>
                        </wps:spPr>
                        <wps:style>
                          <a:lnRef idx="1"/>
                          <a:fillRef idx="0"/>
                          <a:effectRef idx="0"/>
                          <a:fontRef idx="minor"/>
                        </wps:style>
                        <wps:bodyPr/>
                      </wps:wsp>
                      <wps:wsp>
                        <wps:cNvSpPr/>
                        <wps:spPr>
                          <a:xfrm>
                            <a:off x="47160" y="41400"/>
                            <a:ext cx="150480" cy="129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wps:txbx>
                        <wps:bodyPr lIns="0" rIns="0" tIns="0" bIns="0">
                          <a:noAutofit/>
                        </wps:bodyPr>
                      </wps:wsp>
                      <wps:wsp>
                        <wps:cNvSpPr/>
                        <wps:spPr>
                          <a:xfrm>
                            <a:off x="5789160" y="41400"/>
                            <a:ext cx="73800" cy="129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40" style="position:absolute;margin-left:0pt;margin-top:-22.15pt;width:465.6pt;height:22.1pt" coordorigin="0,-443" coordsize="9312,442">
                <v:rect id="shape_0" stroked="f" style="position:absolute;left:74;top:-378;width:236;height:203;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9117;top:-378;width:115;height:203;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554" w:right="0" w:hanging="10"/>
        <w:jc w:val="center"/>
        <w:rPr/>
      </w:pPr>
      <w:r>
        <w:rPr>
          <w:sz w:val="17"/>
          <w:lang w:val="zh-Hans"/>
        </w:rPr>
        <w:t xml:space="preserve">当前描述符指针 </w:t>
      </w:r>
      <w:r>
        <w:rPr>
          <w:sz w:val="17"/>
          <w:lang w:val="zh-Hans"/>
        </w:rPr>
        <w:t>[31</w:t>
      </w:r>
      <w:r>
        <w:rPr>
          <w:sz w:val="17"/>
          <w:lang w:val="zh-Hans"/>
        </w:rPr>
        <w:t>：</w:t>
      </w:r>
      <w:r>
        <w:rPr>
          <w:sz w:val="17"/>
          <w:lang w:val="zh-Hans"/>
        </w:rPr>
        <w:t>0]</w:t>
      </w:r>
    </w:p>
    <w:p>
      <w:pPr>
        <w:pStyle w:val="Normal"/>
        <w:spacing w:lineRule="auto" w:line="264" w:before="0" w:after="199"/>
        <w:ind w:left="10" w:right="83" w:hanging="10"/>
        <w:jc w:val="right"/>
        <w:rPr/>
      </w:pPr>
      <w:r>
        <w:rPr>
          <w:sz w:val="10"/>
          <w:lang w:val="zh-Hans"/>
        </w:rPr>
        <w:t>x14591</w:t>
      </w:r>
    </w:p>
    <w:p>
      <w:pPr>
        <w:pStyle w:val="Normal"/>
        <w:tabs>
          <w:tab w:val="clear" w:pos="420"/>
          <w:tab w:val="center" w:pos="3438"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2-15</w:t>
      </w:r>
      <w:r>
        <w:rPr>
          <w:i/>
          <w:lang w:val="zh-Hans"/>
        </w:rPr>
        <w:t>：</w:t>
      </w:r>
      <w:r>
        <w:rPr>
          <w:i/>
          <w:lang w:val="zh-Hans"/>
        </w:rPr>
        <w:tab/>
      </w:r>
      <w:r>
        <w:rPr>
          <w:b/>
          <w:lang w:val="zh-Hans"/>
        </w:rPr>
        <w:t>S2MM CURDESC_MSB</w:t>
      </w:r>
      <w:r>
        <w:rPr>
          <w:b/>
          <w:lang w:val="zh-Hans"/>
        </w:rPr>
        <w:t>寄存器</w:t>
      </w:r>
    </w:p>
    <w:p>
      <w:pPr>
        <w:pStyle w:val="Normal"/>
        <w:tabs>
          <w:tab w:val="clear" w:pos="420"/>
          <w:tab w:val="center" w:pos="3131" w:leader="none"/>
        </w:tabs>
        <w:spacing w:lineRule="auto" w:line="264" w:before="0" w:after="3"/>
        <w:ind w:left="-15" w:right="0" w:hanging="0"/>
        <w:jc w:val="left"/>
        <w:rPr/>
      </w:pPr>
      <w:r>
        <w:rPr>
          <w:i/>
          <w:lang w:val="zh-Hans"/>
        </w:rPr>
        <w:t xml:space="preserve">表 </w:t>
      </w:r>
      <w:r>
        <w:rPr>
          <w:i/>
          <w:lang w:val="zh-Hans"/>
        </w:rPr>
        <w:t>2-19</w:t>
      </w:r>
      <w:r>
        <w:rPr>
          <w:i/>
          <w:lang w:val="zh-Hans"/>
        </w:rPr>
        <w:t>：</w:t>
      </w:r>
      <w:r>
        <w:rPr>
          <w:i/>
          <w:lang w:val="zh-Hans"/>
        </w:rPr>
        <w:tab/>
      </w:r>
      <w:r>
        <w:rPr>
          <w:b/>
          <w:lang w:val="zh-Hans"/>
        </w:rPr>
        <w:t xml:space="preserve">S2MM_CURDESC_MSB </w:t>
      </w:r>
      <w:r>
        <w:rPr>
          <w:b/>
          <w:lang w:val="zh-Hans"/>
        </w:rPr>
        <w:t>寄存器详细信息</w:t>
      </w:r>
    </w:p>
    <w:tbl>
      <w:tblPr>
        <w:tblStyle w:val="TableGrid"/>
        <w:tblW w:w="10116" w:type="dxa"/>
        <w:jc w:val="left"/>
        <w:tblInd w:w="0" w:type="dxa"/>
        <w:tblCellMar>
          <w:top w:w="82" w:type="dxa"/>
          <w:left w:w="90" w:type="dxa"/>
          <w:bottom w:w="0" w:type="dxa"/>
          <w:right w:w="57" w:type="dxa"/>
        </w:tblCellMar>
        <w:tblLook w:val="04a0" w:noHBand="0" w:noVBand="1" w:firstColumn="1" w:lastRow="0" w:lastColumn="0" w:firstRow="1"/>
      </w:tblPr>
      <w:tblGrid>
        <w:gridCol w:w="1179"/>
        <w:gridCol w:w="1614"/>
        <w:gridCol w:w="936"/>
        <w:gridCol w:w="798"/>
        <w:gridCol w:w="5589"/>
      </w:tblGrid>
      <w:tr>
        <w:trPr>
          <w:trHeight w:val="641" w:hRule="atLeast"/>
        </w:trPr>
        <w:tc>
          <w:tcPr>
            <w:tcW w:w="117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4"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3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58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3559" w:hRule="atLeast"/>
        </w:trPr>
        <w:tc>
          <w:tcPr>
            <w:tcW w:w="117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66" w:author="未知作者" w:date="2023-05-06T11:18:35Z">
              <w:r>
                <w:rPr>
                  <w:sz w:val="19"/>
                  <w:lang w:val="zh-Hans"/>
                </w:rPr>
                <w:delText>比</w:delText>
              </w:r>
            </w:del>
            <w:ins w:id="67"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4"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当前 </w:t>
            </w:r>
          </w:p>
          <w:p>
            <w:pPr>
              <w:pStyle w:val="Normal"/>
              <w:spacing w:lineRule="auto" w:line="259" w:before="0" w:after="0"/>
              <w:ind w:left="0" w:right="0" w:hanging="0"/>
              <w:jc w:val="left"/>
              <w:rPr/>
            </w:pPr>
            <w:r>
              <w:rPr>
                <w:sz w:val="19"/>
                <w:lang w:val="zh-Hans"/>
              </w:rPr>
              <w:t xml:space="preserve">描述符 </w:t>
            </w:r>
          </w:p>
          <w:p>
            <w:pPr>
              <w:pStyle w:val="Normal"/>
              <w:spacing w:lineRule="auto" w:line="259" w:before="0" w:after="0"/>
              <w:ind w:left="0" w:right="0" w:hanging="0"/>
              <w:jc w:val="left"/>
              <w:rPr/>
            </w:pPr>
            <w:r>
              <w:rPr>
                <w:sz w:val="19"/>
                <w:lang w:val="zh-Hans"/>
              </w:rPr>
              <w:t>指针</w:t>
            </w:r>
          </w:p>
        </w:tc>
        <w:tc>
          <w:tcPr>
            <w:tcW w:w="93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36"/>
              <w:ind w:left="0" w:right="0" w:hanging="0"/>
              <w:jc w:val="left"/>
              <w:rPr/>
            </w:pPr>
            <w:r>
              <w:rPr>
                <w:sz w:val="19"/>
                <w:lang w:val="zh-Hans"/>
              </w:rPr>
              <w:t>R/W</w:t>
            </w:r>
          </w:p>
          <w:p>
            <w:pPr>
              <w:pStyle w:val="Normal"/>
              <w:spacing w:lineRule="auto" w:line="259" w:before="0" w:after="0"/>
              <w:ind w:left="0" w:right="0" w:hanging="0"/>
              <w:jc w:val="left"/>
              <w:rPr/>
            </w:pPr>
            <w:r>
              <w:rPr>
                <w:sz w:val="19"/>
                <w:lang w:val="zh-Hans"/>
              </w:rPr>
              <w:t>(RO)</w:t>
            </w:r>
          </w:p>
        </w:tc>
        <w:tc>
          <w:tcPr>
            <w:tcW w:w="5589"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指示当前正在处理的缓冲区描述符的指针。在写入</w:t>
            </w:r>
            <w:r>
              <w:rPr>
                <w:sz w:val="19"/>
                <w:lang w:val="zh-Hans"/>
              </w:rPr>
              <w:t>TAILDESC_PTR</w:t>
            </w:r>
            <w:r>
              <w:rPr>
                <w:sz w:val="19"/>
                <w:lang w:val="zh-Hans"/>
              </w:rPr>
              <w:t>寄存器之前，此寄存器必须包含指向有效描述符的指针。否则，将出现未定义的结果。当</w:t>
            </w:r>
            <w:r>
              <w:rPr>
                <w:sz w:val="19"/>
                <w:lang w:val="zh-Hans"/>
              </w:rPr>
              <w:t>DMACR</w:t>
            </w:r>
            <w:r>
              <w:rPr>
                <w:sz w:val="19"/>
                <w:lang w:val="zh-Hans"/>
              </w:rPr>
              <w:t>时。</w:t>
            </w:r>
            <w:r>
              <w:rPr>
                <w:sz w:val="19"/>
                <w:lang w:val="zh-Hans"/>
              </w:rPr>
              <w:t xml:space="preserve">RS </w:t>
            </w:r>
            <w:r>
              <w:rPr>
                <w:sz w:val="19"/>
                <w:lang w:val="zh-Hans"/>
              </w:rPr>
              <w:t xml:space="preserve">为 </w:t>
            </w:r>
            <w:r>
              <w:rPr>
                <w:sz w:val="19"/>
                <w:lang w:val="zh-Hans"/>
              </w:rPr>
              <w:t>1</w:t>
            </w:r>
            <w:r>
              <w:rPr>
                <w:sz w:val="19"/>
                <w:lang w:val="zh-Hans"/>
              </w:rPr>
              <w:t>，</w:t>
            </w:r>
            <w:r>
              <w:rPr>
                <w:sz w:val="19"/>
                <w:lang w:val="zh-Hans"/>
              </w:rPr>
              <w:t>CURDESC_PTR</w:t>
            </w:r>
            <w:r>
              <w:rPr>
                <w:sz w:val="19"/>
                <w:lang w:val="zh-Hans"/>
              </w:rPr>
              <w:t>变为 只读 （</w:t>
            </w:r>
            <w:r>
              <w:rPr>
                <w:sz w:val="19"/>
                <w:lang w:val="zh-Hans"/>
              </w:rPr>
              <w:t>RO</w:t>
            </w:r>
            <w:r>
              <w:rPr>
                <w:sz w:val="19"/>
                <w:lang w:val="zh-Hans"/>
              </w:rPr>
              <w:t xml:space="preserve">），用于获取第一个描述符。 </w:t>
            </w:r>
          </w:p>
          <w:p>
            <w:pPr>
              <w:pStyle w:val="Normal"/>
              <w:spacing w:lineRule="auto" w:line="259" w:before="0" w:after="0"/>
              <w:ind w:left="0" w:right="0" w:hanging="0"/>
              <w:jc w:val="left"/>
              <w:rPr/>
            </w:pPr>
            <w:r>
              <w:rPr>
                <w:sz w:val="19"/>
                <w:lang w:val="zh-Hans"/>
              </w:rPr>
              <w:t xml:space="preserve">当 </w:t>
            </w:r>
            <w:r>
              <w:rPr>
                <w:sz w:val="19"/>
                <w:lang w:val="zh-Hans"/>
              </w:rPr>
              <w:t xml:space="preserve">DMA </w:t>
            </w:r>
            <w:r>
              <w:rPr>
                <w:sz w:val="19"/>
                <w:lang w:val="zh-Hans"/>
              </w:rPr>
              <w:t>引擎运行时 （</w:t>
            </w:r>
            <w:r>
              <w:rPr>
                <w:sz w:val="19"/>
                <w:lang w:val="zh-Hans"/>
              </w:rPr>
              <w:t>DMACR.RS=1</w:t>
            </w:r>
            <w:r>
              <w:rPr>
                <w:sz w:val="19"/>
                <w:lang w:val="zh-Hans"/>
              </w:rPr>
              <w:t xml:space="preserve">）， </w:t>
            </w:r>
          </w:p>
          <w:p>
            <w:pPr>
              <w:pStyle w:val="Normal"/>
              <w:spacing w:lineRule="auto" w:line="218" w:before="0" w:after="79"/>
              <w:ind w:left="0" w:right="0" w:hanging="0"/>
              <w:rPr/>
            </w:pPr>
            <w:r>
              <w:rPr>
                <w:sz w:val="19"/>
                <w:lang w:val="zh-Hans"/>
              </w:rPr>
              <w:t>CURDESC_PTR</w:t>
            </w:r>
            <w:r>
              <w:rPr>
                <w:sz w:val="19"/>
                <w:lang w:val="zh-Hans"/>
              </w:rPr>
              <w:t xml:space="preserve">寄存器由 </w:t>
            </w:r>
            <w:r>
              <w:rPr>
                <w:sz w:val="19"/>
                <w:lang w:val="zh-Hans"/>
              </w:rPr>
              <w:t xml:space="preserve">AXI DMA </w:t>
            </w:r>
            <w:r>
              <w:rPr>
                <w:sz w:val="19"/>
                <w:lang w:val="zh-Hans"/>
              </w:rPr>
              <w:t xml:space="preserve">更新，以指示当前正在使用的描述符。 </w:t>
            </w:r>
          </w:p>
          <w:p>
            <w:pPr>
              <w:pStyle w:val="Normal"/>
              <w:spacing w:lineRule="auto" w:line="218" w:before="0" w:after="96"/>
              <w:ind w:left="0" w:right="0" w:hanging="0"/>
              <w:jc w:val="left"/>
              <w:rPr/>
            </w:pPr>
            <w:r>
              <w:rPr>
                <w:sz w:val="19"/>
                <w:lang w:val="zh-Hans"/>
              </w:rPr>
              <w:t>检测到错误时，</w:t>
            </w:r>
            <w:r>
              <w:rPr>
                <w:sz w:val="19"/>
                <w:lang w:val="zh-Hans"/>
              </w:rPr>
              <w:t>CURDESC_PTR</w:t>
            </w:r>
            <w:r>
              <w:rPr>
                <w:sz w:val="19"/>
                <w:lang w:val="zh-Hans"/>
              </w:rPr>
              <w:t>会更新以反映 与检测到的错误关联的描述符。</w:t>
            </w:r>
          </w:p>
          <w:p>
            <w:pPr>
              <w:pStyle w:val="Normal"/>
              <w:spacing w:lineRule="auto" w:line="259" w:before="0" w:after="0"/>
              <w:ind w:left="0" w:right="79" w:hanging="0"/>
              <w:rPr/>
            </w:pPr>
            <w:r>
              <w:rPr>
                <w:b/>
                <w:i/>
                <w:sz w:val="19"/>
                <w:lang w:val="zh-Hans"/>
              </w:rPr>
              <w:t xml:space="preserve">注意： </w:t>
            </w:r>
            <w:r>
              <w:rPr>
                <w:sz w:val="17"/>
                <w:lang w:val="zh-Hans"/>
              </w:rPr>
              <w:t xml:space="preserve">寄存器只能在 </w:t>
            </w:r>
            <w:r>
              <w:rPr>
                <w:sz w:val="17"/>
                <w:lang w:val="zh-Hans"/>
              </w:rPr>
              <w:t xml:space="preserve">DMA </w:t>
            </w:r>
            <w:r>
              <w:rPr>
                <w:sz w:val="17"/>
                <w:lang w:val="zh-Hans"/>
              </w:rPr>
              <w:t xml:space="preserve">引擎停止时由 </w:t>
            </w:r>
            <w:r>
              <w:rPr>
                <w:sz w:val="17"/>
                <w:lang w:val="zh-Hans"/>
              </w:rPr>
              <w:t xml:space="preserve">CPU </w:t>
            </w:r>
            <w:r>
              <w:rPr>
                <w:sz w:val="17"/>
                <w:lang w:val="zh-Hans"/>
              </w:rPr>
              <w:t>写入 （</w:t>
            </w:r>
            <w:r>
              <w:rPr>
                <w:sz w:val="17"/>
                <w:lang w:val="zh-Hans"/>
              </w:rPr>
              <w:t xml:space="preserve">DMACR.RS=0 </w:t>
            </w:r>
            <w:r>
              <w:rPr>
                <w:sz w:val="17"/>
                <w:lang w:val="zh-Hans"/>
              </w:rPr>
              <w:t xml:space="preserve">和 </w:t>
            </w:r>
            <w:r>
              <w:rPr>
                <w:sz w:val="17"/>
                <w:lang w:val="zh-Hans"/>
              </w:rPr>
              <w:t>DMASR</w:t>
            </w:r>
            <w:r>
              <w:rPr>
                <w:sz w:val="17"/>
                <w:lang w:val="zh-Hans"/>
              </w:rPr>
              <w:t xml:space="preserve">。已停止 </w:t>
            </w:r>
            <w:r>
              <w:rPr>
                <w:sz w:val="17"/>
                <w:lang w:val="zh-Hans"/>
              </w:rPr>
              <w:t>=1</w:t>
            </w:r>
            <w:r>
              <w:rPr>
                <w:sz w:val="17"/>
                <w:lang w:val="zh-Hans"/>
              </w:rPr>
              <w:t>）。在所有其他时间，此寄存器是只读 （</w:t>
            </w:r>
            <w:r>
              <w:rPr>
                <w:sz w:val="17"/>
                <w:lang w:val="zh-Hans"/>
              </w:rPr>
              <w:t>RO</w:t>
            </w:r>
            <w:r>
              <w:rPr>
                <w:sz w:val="17"/>
                <w:lang w:val="zh-Hans"/>
              </w:rPr>
              <w:t>）。</w:t>
            </w:r>
          </w:p>
        </w:tc>
      </w:tr>
    </w:tbl>
    <w:p>
      <w:pPr>
        <w:pStyle w:val="4"/>
        <w:spacing w:lineRule="auto" w:line="259" w:before="0" w:after="152"/>
        <w:ind w:left="10" w:right="164" w:hanging="10"/>
        <w:jc w:val="right"/>
        <w:rPr/>
      </w:pPr>
      <w:r>
        <w:rPr>
          <w:lang w:val="zh-Hans"/>
        </w:rPr>
        <w:t>S2MM_TAILDESC</w:t>
      </w:r>
      <w:r>
        <w:rPr>
          <w:lang w:val="zh-Hans"/>
        </w:rPr>
        <w:t>（</w:t>
      </w:r>
      <w:r>
        <w:rPr>
          <w:lang w:val="zh-Hans"/>
        </w:rPr>
        <w:t xml:space="preserve">S2MM DMA </w:t>
      </w:r>
      <w:r>
        <w:rPr>
          <w:lang w:val="zh-Hans"/>
        </w:rPr>
        <w:t xml:space="preserve">尾部描述符指针寄存器 – 偏移 </w:t>
      </w:r>
      <w:r>
        <w:rPr>
          <w:lang w:val="zh-Hans"/>
        </w:rPr>
        <w:t>40h</w:t>
      </w:r>
      <w:r>
        <w:rPr>
          <w:lang w:val="zh-Hans"/>
        </w:rPr>
        <w:t>）</w:t>
      </w:r>
    </w:p>
    <w:p>
      <w:pPr>
        <w:pStyle w:val="Normal"/>
        <w:spacing w:before="0" w:after="94"/>
        <w:ind w:left="748" w:right="43" w:hanging="3"/>
        <w:rPr/>
      </w:pPr>
      <w:r>
        <w:rPr>
          <w:lang w:val="zh-Hans"/>
        </w:rPr>
        <w:t xml:space="preserve">此寄存器为流到内存映射 </w:t>
      </w:r>
      <w:r>
        <w:rPr>
          <w:lang w:val="zh-Hans"/>
        </w:rPr>
        <w:t xml:space="preserve">DMA </w:t>
      </w:r>
      <w:r>
        <w:rPr>
          <w:lang w:val="zh-Hans"/>
        </w:rPr>
        <w:t>散点收集描述符管理提供尾描述符指针。</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2-16</w:t>
      </w:r>
    </w:p>
    <w:p>
      <w:pPr>
        <w:pStyle w:val="Normal"/>
        <w:spacing w:lineRule="auto" w:line="259" w:before="0" w:after="64"/>
        <w:ind w:left="473" w:right="0" w:hanging="0"/>
        <w:jc w:val="left"/>
        <w:rPr/>
      </w:pPr>
      <w:r>
        <w:rPr/>
        <mc:AlternateContent>
          <mc:Choice Requires="wpg">
            <w:drawing>
              <wp:inline distT="0" distB="0" distL="0" distR="0" wp14:anchorId="2CB62BC1">
                <wp:extent cx="6036310" cy="286385"/>
                <wp:effectExtent l="0" t="0" r="0" b="0"/>
                <wp:docPr id="60" name="形状41"/>
                <a:graphic xmlns:a="http://schemas.openxmlformats.org/drawingml/2006/main">
                  <a:graphicData uri="http://schemas.microsoft.com/office/word/2010/wordprocessingGroup">
                    <wpg:wgp>
                      <wpg:cNvGrpSpPr/>
                      <wpg:grpSpPr>
                        <a:xfrm>
                          <a:off x="0" y="0"/>
                          <a:ext cx="6035760" cy="285840"/>
                        </a:xfrm>
                      </wpg:grpSpPr>
                      <wps:wsp>
                        <wps:cNvSpPr/>
                        <wps:spPr>
                          <a:xfrm>
                            <a:off x="4911840" y="154440"/>
                            <a:ext cx="1123920" cy="112320"/>
                          </a:xfrm>
                          <a:custGeom>
                            <a:avLst/>
                            <a:gdLst/>
                            <a:ahLst/>
                            <a:rect l="l" t="t" r="r" b="b"/>
                            <a:pathLst>
                              <a:path w="1127218" h="112803">
                                <a:moveTo>
                                  <a:pt x="1127218" y="0"/>
                                </a:moveTo>
                                <a:cubicBezTo>
                                  <a:pt x="1127218" y="31323"/>
                                  <a:pt x="1095954" y="56337"/>
                                  <a:pt x="1056750" y="56337"/>
                                </a:cubicBezTo>
                                <a:lnTo>
                                  <a:pt x="634083" y="56337"/>
                                </a:lnTo>
                                <a:cubicBezTo>
                                  <a:pt x="595407" y="56337"/>
                                  <a:pt x="563615" y="81877"/>
                                  <a:pt x="563615" y="112803"/>
                                </a:cubicBezTo>
                                <a:cubicBezTo>
                                  <a:pt x="563615" y="81877"/>
                                  <a:pt x="532352" y="56337"/>
                                  <a:pt x="493147" y="56337"/>
                                </a:cubicBezTo>
                                <a:lnTo>
                                  <a:pt x="70467" y="56337"/>
                                </a:lnTo>
                                <a:cubicBezTo>
                                  <a:pt x="31792" y="56337"/>
                                  <a:pt x="0" y="31323"/>
                                  <a:pt x="0" y="0"/>
                                </a:cubicBezTo>
                              </a:path>
                            </a:pathLst>
                          </a:custGeom>
                          <a:noFill/>
                          <a:ln cap="rnd" w="10080">
                            <a:solidFill>
                              <a:srgbClr val="ffffff"/>
                            </a:solidFill>
                            <a:round/>
                          </a:ln>
                        </wps:spPr>
                        <wps:style>
                          <a:lnRef idx="1"/>
                          <a:fillRef idx="0"/>
                          <a:effectRef idx="0"/>
                          <a:fontRef idx="minor"/>
                        </wps:style>
                        <wps:bodyPr/>
                      </wps:wsp>
                      <wps:wsp>
                        <wps:cNvSpPr/>
                        <wps:spPr>
                          <a:xfrm>
                            <a:off x="3240" y="173520"/>
                            <a:ext cx="4903560" cy="112320"/>
                          </a:xfrm>
                          <a:custGeom>
                            <a:avLst/>
                            <a:gdLst/>
                            <a:ahLst/>
                            <a:rect l="l" t="t" r="r" b="b"/>
                            <a:pathLst>
                              <a:path w="4900124" h="112803">
                                <a:moveTo>
                                  <a:pt x="0" y="0"/>
                                </a:moveTo>
                                <a:cubicBezTo>
                                  <a:pt x="0" y="31323"/>
                                  <a:pt x="41461" y="56337"/>
                                  <a:pt x="91923" y="56337"/>
                                </a:cubicBezTo>
                                <a:lnTo>
                                  <a:pt x="2358133" y="56337"/>
                                </a:lnTo>
                                <a:cubicBezTo>
                                  <a:pt x="2409263" y="56337"/>
                                  <a:pt x="2450056" y="81877"/>
                                  <a:pt x="2450056" y="112803"/>
                                </a:cubicBezTo>
                                <a:cubicBezTo>
                                  <a:pt x="2450056" y="81877"/>
                                  <a:pt x="2491517" y="56337"/>
                                  <a:pt x="2541853" y="56337"/>
                                </a:cubicBezTo>
                                <a:lnTo>
                                  <a:pt x="4808201" y="56337"/>
                                </a:lnTo>
                                <a:cubicBezTo>
                                  <a:pt x="4859331" y="56337"/>
                                  <a:pt x="4900124" y="31323"/>
                                  <a:pt x="4900124" y="0"/>
                                </a:cubicBezTo>
                              </a:path>
                            </a:pathLst>
                          </a:custGeom>
                          <a:noFill/>
                          <a:ln cap="rnd" w="10080">
                            <a:solidFill>
                              <a:srgbClr val="ffffff"/>
                            </a:solidFill>
                            <a:round/>
                          </a:ln>
                        </wps:spPr>
                        <wps:style>
                          <a:lnRef idx="1"/>
                          <a:fillRef idx="0"/>
                          <a:effectRef idx="0"/>
                          <a:fontRef idx="minor"/>
                        </wps:style>
                        <wps:bodyPr/>
                      </wps:wsp>
                      <wps:wsp>
                        <wps:cNvSpPr/>
                        <wps:spPr>
                          <a:xfrm>
                            <a:off x="0" y="0"/>
                            <a:ext cx="4906080" cy="149760"/>
                          </a:xfrm>
                          <a:custGeom>
                            <a:avLst/>
                            <a:gdLst/>
                            <a:ahLst/>
                            <a:rect l="l" t="t" r="r" b="b"/>
                            <a:pathLst>
                              <a:path w="4902999" h="150267">
                                <a:moveTo>
                                  <a:pt x="0" y="0"/>
                                </a:moveTo>
                                <a:lnTo>
                                  <a:pt x="4902999" y="0"/>
                                </a:lnTo>
                                <a:lnTo>
                                  <a:pt x="4902999" y="150267"/>
                                </a:lnTo>
                                <a:lnTo>
                                  <a:pt x="0" y="150267"/>
                                </a:lnTo>
                                <a:close/>
                              </a:path>
                            </a:pathLst>
                          </a:custGeom>
                          <a:noFill/>
                          <a:ln cap="rnd" w="10080">
                            <a:solidFill>
                              <a:srgbClr val="ffffff"/>
                            </a:solidFill>
                            <a:round/>
                          </a:ln>
                        </wps:spPr>
                        <wps:style>
                          <a:lnRef idx="1"/>
                          <a:fillRef idx="0"/>
                          <a:effectRef idx="0"/>
                          <a:fontRef idx="minor"/>
                        </wps:style>
                        <wps:bodyPr/>
                      </wps:wsp>
                      <wps:wsp>
                        <wps:cNvSpPr/>
                        <wps:spPr>
                          <a:xfrm>
                            <a:off x="4909320" y="0"/>
                            <a:ext cx="1125720" cy="149760"/>
                          </a:xfrm>
                          <a:custGeom>
                            <a:avLst/>
                            <a:gdLst/>
                            <a:ahLst/>
                            <a:rect l="l" t="t" r="r" b="b"/>
                            <a:pathLst>
                              <a:path w="1128832" h="150267">
                                <a:moveTo>
                                  <a:pt x="0" y="0"/>
                                </a:moveTo>
                                <a:lnTo>
                                  <a:pt x="1128832" y="0"/>
                                </a:lnTo>
                                <a:lnTo>
                                  <a:pt x="1128832" y="150267"/>
                                </a:lnTo>
                                <a:lnTo>
                                  <a:pt x="0" y="150267"/>
                                </a:lnTo>
                                <a:close/>
                              </a:path>
                            </a:pathLst>
                          </a:custGeom>
                          <a:noFill/>
                          <a:ln cap="rnd" w="10080">
                            <a:solidFill>
                              <a:srgbClr val="ffffff"/>
                            </a:solidFill>
                            <a:round/>
                          </a:ln>
                        </wps:spPr>
                        <wps:style>
                          <a:lnRef idx="1"/>
                          <a:fillRef idx="0"/>
                          <a:effectRef idx="0"/>
                          <a:fontRef idx="minor"/>
                        </wps:style>
                        <wps:bodyPr/>
                      </wps:wsp>
                      <wps:wsp>
                        <wps:cNvSpPr/>
                        <wps:spPr>
                          <a:xfrm>
                            <a:off x="4909320" y="0"/>
                            <a:ext cx="720" cy="149760"/>
                          </a:xfrm>
                          <a:custGeom>
                            <a:avLst/>
                            <a:gdLst/>
                            <a:ahLst/>
                            <a:rect l="l" t="t" r="r" b="b"/>
                            <a:pathLst>
                              <a:path w="0" h="150306">
                                <a:moveTo>
                                  <a:pt x="0" y="0"/>
                                </a:moveTo>
                                <a:lnTo>
                                  <a:pt x="0" y="150306"/>
                                </a:lnTo>
                              </a:path>
                            </a:pathLst>
                          </a:custGeom>
                          <a:noFill/>
                          <a:ln cap="rnd" w="10080">
                            <a:solidFill>
                              <a:srgbClr val="ffffff"/>
                            </a:solidFill>
                            <a:round/>
                          </a:ln>
                        </wps:spPr>
                        <wps:style>
                          <a:lnRef idx="1"/>
                          <a:fillRef idx="0"/>
                          <a:effectRef idx="0"/>
                          <a:fontRef idx="minor"/>
                        </wps:style>
                        <wps:bodyPr/>
                      </wps:wsp>
                      <wps:wsp>
                        <wps:cNvSpPr/>
                        <wps:spPr>
                          <a:xfrm>
                            <a:off x="47520" y="30960"/>
                            <a:ext cx="15372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wps:txbx>
                        <wps:bodyPr lIns="0" rIns="0" tIns="0" bIns="0">
                          <a:noAutofit/>
                        </wps:bodyPr>
                      </wps:wsp>
                      <wps:wsp>
                        <wps:cNvSpPr/>
                        <wps:spPr>
                          <a:xfrm>
                            <a:off x="5934240" y="30960"/>
                            <a:ext cx="7488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wps:txbx>
                        <wps:bodyPr lIns="0" rIns="0" tIns="0" bIns="0">
                          <a:noAutofit/>
                        </wps:bodyPr>
                      </wps:wsp>
                      <wps:wsp>
                        <wps:cNvSpPr/>
                        <wps:spPr>
                          <a:xfrm>
                            <a:off x="5745600" y="30960"/>
                            <a:ext cx="7488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1</w:t>
                              </w:r>
                            </w:p>
                          </w:txbxContent>
                        </wps:txbx>
                        <wps:bodyPr lIns="0" rIns="0" tIns="0" bIns="0">
                          <a:noAutofit/>
                        </wps:bodyPr>
                      </wps:wsp>
                      <wps:wsp>
                        <wps:cNvSpPr/>
                        <wps:spPr>
                          <a:xfrm>
                            <a:off x="5556960" y="30960"/>
                            <a:ext cx="7488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2</w:t>
                              </w:r>
                            </w:p>
                          </w:txbxContent>
                        </wps:txbx>
                        <wps:bodyPr lIns="0" rIns="0" tIns="0" bIns="0">
                          <a:noAutofit/>
                        </wps:bodyPr>
                      </wps:wsp>
                      <wps:wsp>
                        <wps:cNvSpPr/>
                        <wps:spPr>
                          <a:xfrm>
                            <a:off x="5368320" y="30960"/>
                            <a:ext cx="7488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w:t>
                              </w:r>
                            </w:p>
                          </w:txbxContent>
                        </wps:txbx>
                        <wps:bodyPr lIns="0" rIns="0" tIns="0" bIns="0">
                          <a:noAutofit/>
                        </wps:bodyPr>
                      </wps:wsp>
                      <wps:wsp>
                        <wps:cNvSpPr/>
                        <wps:spPr>
                          <a:xfrm>
                            <a:off x="5178960" y="30960"/>
                            <a:ext cx="7488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4</w:t>
                              </w:r>
                            </w:p>
                          </w:txbxContent>
                        </wps:txbx>
                        <wps:bodyPr lIns="0" rIns="0" tIns="0" bIns="0">
                          <a:noAutofit/>
                        </wps:bodyPr>
                      </wps:wsp>
                      <wps:wsp>
                        <wps:cNvSpPr/>
                        <wps:spPr>
                          <a:xfrm>
                            <a:off x="4990320" y="30960"/>
                            <a:ext cx="7488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5</w:t>
                              </w:r>
                            </w:p>
                          </w:txbxContent>
                        </wps:txbx>
                        <wps:bodyPr lIns="0" rIns="0" tIns="0" bIns="0">
                          <a:noAutofit/>
                        </wps:bodyPr>
                      </wps:wsp>
                      <wps:wsp>
                        <wps:cNvSpPr/>
                        <wps:spPr>
                          <a:xfrm>
                            <a:off x="4802040" y="30960"/>
                            <a:ext cx="74880" cy="131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6</w:t>
                              </w:r>
                            </w:p>
                          </w:txbxContent>
                        </wps:txbx>
                        <wps:bodyPr lIns="0" rIns="0" tIns="0" bIns="0">
                          <a:noAutofit/>
                        </wps:bodyPr>
                      </wps:wsp>
                    </wpg:wgp>
                  </a:graphicData>
                </a:graphic>
              </wp:inline>
            </w:drawing>
          </mc:Choice>
          <mc:Fallback>
            <w:pict>
              <v:group id="shape_0" alt="形状41" style="position:absolute;margin-left:0pt;margin-top:-22.55pt;width:475.25pt;height:22.5pt" coordorigin="0,-451" coordsize="9505,450">
                <v:rect id="shape_0" stroked="f" style="position:absolute;left:75;top:-403;width:241;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9345;top:-403;width:117;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9048;top:-403;width:117;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8751;top:-403;width:117;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8454;top:-403;width:117;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8156;top:-403;width:117;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7859;top:-403;width:117;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7562;top:-403;width:117;height:206;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6</w:t>
                        </w:r>
                      </w:p>
                    </w:txbxContent>
                  </v:textbox>
                  <w10:wrap type="square"/>
                  <v:fill o:detectmouseclick="t" on="false"/>
                  <v:stroke color="#3465a4" joinstyle="round" endcap="flat"/>
                </v:rect>
              </v:group>
            </w:pict>
          </mc:Fallback>
        </mc:AlternateContent>
      </w:r>
    </w:p>
    <w:p>
      <w:pPr>
        <w:pStyle w:val="Normal"/>
        <w:tabs>
          <w:tab w:val="clear" w:pos="420"/>
          <w:tab w:val="center" w:pos="4328" w:leader="none"/>
          <w:tab w:val="center" w:pos="9073" w:leader="none"/>
        </w:tabs>
        <w:spacing w:lineRule="auto" w:line="259" w:before="0" w:after="0"/>
        <w:ind w:left="0" w:right="0" w:hanging="0"/>
        <w:jc w:val="left"/>
        <w:rPr/>
      </w:pPr>
      <w:r>
        <w:rPr>
          <w:lang w:val="zh-Hans"/>
        </w:rPr>
        <w:tab/>
      </w:r>
      <w:r>
        <w:rPr>
          <w:sz w:val="17"/>
          <w:lang w:val="zh-Hans"/>
        </w:rPr>
        <w:t xml:space="preserve">尾部描述符指针 </w:t>
      </w:r>
      <w:r>
        <w:rPr>
          <w:sz w:val="17"/>
          <w:lang w:val="zh-Hans"/>
        </w:rPr>
        <w:t>[31</w:t>
      </w:r>
      <w:r>
        <w:rPr>
          <w:sz w:val="17"/>
          <w:lang w:val="zh-Hans"/>
        </w:rPr>
        <w:t>：</w:t>
      </w:r>
      <w:r>
        <w:rPr>
          <w:sz w:val="17"/>
          <w:lang w:val="zh-Hans"/>
        </w:rPr>
        <w:t>6]</w:t>
        <w:tab/>
      </w:r>
      <w:r>
        <w:rPr>
          <w:sz w:val="26"/>
          <w:vertAlign w:val="superscript"/>
          <w:lang w:val="zh-Hans"/>
        </w:rPr>
        <w:t>RSVD</w:t>
      </w:r>
    </w:p>
    <w:p>
      <w:pPr>
        <w:pStyle w:val="Normal"/>
        <w:spacing w:lineRule="auto" w:line="264" w:before="0" w:after="177"/>
        <w:ind w:left="10" w:right="88" w:hanging="10"/>
        <w:jc w:val="right"/>
        <w:rPr/>
      </w:pPr>
      <w:r>
        <w:rPr>
          <w:sz w:val="11"/>
          <w:lang w:val="zh-Hans"/>
        </w:rPr>
        <w:t>x14600</w:t>
      </w:r>
    </w:p>
    <w:p>
      <w:pPr>
        <w:pStyle w:val="Normal"/>
        <w:tabs>
          <w:tab w:val="clear" w:pos="420"/>
          <w:tab w:val="center" w:pos="3715"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2-16</w:t>
      </w:r>
      <w:r>
        <w:rPr>
          <w:i/>
          <w:lang w:val="zh-Hans"/>
        </w:rPr>
        <w:t>：</w:t>
      </w:r>
      <w:r>
        <w:rPr>
          <w:i/>
          <w:lang w:val="zh-Hans"/>
        </w:rPr>
        <w:tab/>
      </w:r>
      <w:r>
        <w:rPr>
          <w:b/>
          <w:lang w:val="zh-Hans"/>
        </w:rPr>
        <w:t xml:space="preserve">S2MM </w:t>
      </w:r>
      <w:r>
        <w:rPr>
          <w:b/>
          <w:lang w:val="zh-Hans"/>
        </w:rPr>
        <w:t xml:space="preserve">尾部寄存器 </w:t>
      </w:r>
    </w:p>
    <w:p>
      <w:pPr>
        <w:pStyle w:val="Normal"/>
        <w:tabs>
          <w:tab w:val="clear" w:pos="420"/>
          <w:tab w:val="center" w:pos="2853" w:leader="none"/>
        </w:tabs>
        <w:spacing w:lineRule="auto" w:line="264" w:before="0" w:after="3"/>
        <w:ind w:left="-15" w:right="0" w:hanging="0"/>
        <w:jc w:val="left"/>
        <w:rPr/>
      </w:pPr>
      <w:r>
        <w:rPr>
          <w:i/>
          <w:lang w:val="zh-Hans"/>
        </w:rPr>
        <w:t xml:space="preserve">表 </w:t>
      </w:r>
      <w:r>
        <w:rPr>
          <w:i/>
          <w:lang w:val="zh-Hans"/>
        </w:rPr>
        <w:t>2-20</w:t>
      </w:r>
      <w:r>
        <w:rPr>
          <w:i/>
          <w:lang w:val="zh-Hans"/>
        </w:rPr>
        <w:t>：</w:t>
      </w:r>
      <w:r>
        <w:rPr>
          <w:i/>
          <w:lang w:val="zh-Hans"/>
        </w:rPr>
        <w:tab/>
      </w:r>
      <w:r>
        <w:rPr>
          <w:b/>
          <w:lang w:val="zh-Hans"/>
        </w:rPr>
        <w:t xml:space="preserve">S2MM_TAILDESC </w:t>
      </w:r>
      <w:r>
        <w:rPr>
          <w:b/>
          <w:lang w:val="zh-Hans"/>
        </w:rPr>
        <w:t>寄存器详细信息</w:t>
      </w:r>
    </w:p>
    <w:tbl>
      <w:tblPr>
        <w:tblStyle w:val="TableGrid"/>
        <w:tblW w:w="10116" w:type="dxa"/>
        <w:jc w:val="left"/>
        <w:tblInd w:w="0" w:type="dxa"/>
        <w:tblCellMar>
          <w:top w:w="82" w:type="dxa"/>
          <w:left w:w="90" w:type="dxa"/>
          <w:bottom w:w="0" w:type="dxa"/>
          <w:right w:w="54" w:type="dxa"/>
        </w:tblCellMar>
        <w:tblLook w:val="04a0" w:noHBand="0" w:noVBand="1" w:firstColumn="1" w:lastRow="0" w:lastColumn="0" w:firstRow="1"/>
      </w:tblPr>
      <w:tblGrid>
        <w:gridCol w:w="805"/>
        <w:gridCol w:w="1607"/>
        <w:gridCol w:w="867"/>
        <w:gridCol w:w="798"/>
        <w:gridCol w:w="6039"/>
      </w:tblGrid>
      <w:tr>
        <w:trPr>
          <w:trHeight w:val="641" w:hRule="atLeast"/>
        </w:trPr>
        <w:tc>
          <w:tcPr>
            <w:tcW w:w="80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0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1" w:right="0" w:hanging="0"/>
              <w:jc w:val="left"/>
              <w:rPr/>
            </w:pPr>
            <w:r>
              <w:rPr>
                <w:b/>
                <w:lang w:val="zh-Hans"/>
              </w:rPr>
              <w:t>字段名称</w:t>
            </w:r>
          </w:p>
        </w:tc>
        <w:tc>
          <w:tcPr>
            <w:tcW w:w="86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603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579" w:hRule="atLeast"/>
        </w:trPr>
        <w:tc>
          <w:tcPr>
            <w:tcW w:w="80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5 </w:t>
            </w:r>
            <w:del w:id="68" w:author="未知作者" w:date="2023-05-06T11:18:35Z">
              <w:r>
                <w:rPr>
                  <w:sz w:val="19"/>
                  <w:lang w:val="zh-Hans"/>
                </w:rPr>
                <w:delText>比</w:delText>
              </w:r>
            </w:del>
            <w:ins w:id="69"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0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保留</w:t>
            </w:r>
          </w:p>
        </w:tc>
        <w:tc>
          <w:tcPr>
            <w:tcW w:w="86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603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写入这些位不起作用，它们始终被读取为零。</w:t>
            </w:r>
          </w:p>
        </w:tc>
      </w:tr>
      <w:tr>
        <w:trPr>
          <w:trHeight w:val="4810" w:hRule="atLeast"/>
        </w:trPr>
        <w:tc>
          <w:tcPr>
            <w:tcW w:w="80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6</w:t>
            </w:r>
          </w:p>
        </w:tc>
        <w:tc>
          <w:tcPr>
            <w:tcW w:w="160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尾部描述符指针</w:t>
            </w:r>
          </w:p>
        </w:tc>
        <w:tc>
          <w:tcPr>
            <w:tcW w:w="86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39"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92" w:hanging="0"/>
              <w:rPr/>
            </w:pPr>
            <w:r>
              <w:rPr>
                <w:sz w:val="19"/>
                <w:lang w:val="zh-Hans"/>
              </w:rPr>
              <w:t>指示描述符链中的暂停指针。</w:t>
            </w:r>
            <w:r>
              <w:rPr>
                <w:sz w:val="19"/>
                <w:lang w:val="zh-Hans"/>
              </w:rPr>
              <w:t xml:space="preserve">AXI DMA SG </w:t>
            </w:r>
            <w:r>
              <w:rPr>
                <w:sz w:val="19"/>
                <w:lang w:val="zh-Hans"/>
              </w:rPr>
              <w:t xml:space="preserve">引擎在完成对当前描述符指针与尾描述符指针匹配的描述符的操作后暂停描述符提取。 </w:t>
            </w:r>
          </w:p>
          <w:p>
            <w:pPr>
              <w:pStyle w:val="Normal"/>
              <w:spacing w:lineRule="auto" w:line="218" w:before="0" w:after="0"/>
              <w:ind w:left="0" w:right="92" w:hanging="0"/>
              <w:rPr/>
            </w:pPr>
            <w:r>
              <w:rPr>
                <w:sz w:val="19"/>
                <w:lang w:val="zh-Hans"/>
              </w:rPr>
              <w:t xml:space="preserve">当 </w:t>
            </w:r>
            <w:r>
              <w:rPr>
                <w:sz w:val="19"/>
                <w:lang w:val="zh-Hans"/>
              </w:rPr>
              <w:t xml:space="preserve">AXI DMA </w:t>
            </w:r>
            <w:r>
              <w:rPr>
                <w:sz w:val="19"/>
                <w:lang w:val="zh-Hans"/>
              </w:rPr>
              <w:t>通道未停止时（</w:t>
            </w:r>
            <w:r>
              <w:rPr>
                <w:sz w:val="19"/>
                <w:lang w:val="zh-Hans"/>
              </w:rPr>
              <w:t>DMASR.</w:t>
            </w:r>
            <w:r>
              <w:rPr>
                <w:sz w:val="19"/>
                <w:lang w:val="zh-Hans"/>
              </w:rPr>
              <w:t xml:space="preserve">停止 </w:t>
            </w:r>
            <w:r>
              <w:rPr>
                <w:sz w:val="19"/>
                <w:lang w:val="zh-Hans"/>
              </w:rPr>
              <w:t>= 0</w:t>
            </w:r>
            <w:r>
              <w:rPr>
                <w:sz w:val="19"/>
                <w:lang w:val="zh-Hans"/>
              </w:rPr>
              <w:t>），</w:t>
            </w:r>
            <w:r>
              <w:rPr>
                <w:sz w:val="19"/>
                <w:lang w:val="zh-Hans"/>
              </w:rPr>
              <w:t xml:space="preserve">CPU </w:t>
            </w:r>
            <w:r>
              <w:rPr>
                <w:sz w:val="19"/>
                <w:lang w:val="zh-Hans"/>
              </w:rPr>
              <w:t>写入</w:t>
            </w:r>
            <w:r>
              <w:rPr>
                <w:sz w:val="19"/>
                <w:lang w:val="zh-Hans"/>
              </w:rPr>
              <w:t>TAILDESC_PTR</w:t>
            </w:r>
            <w:r>
              <w:rPr>
                <w:sz w:val="19"/>
                <w:lang w:val="zh-Hans"/>
              </w:rPr>
              <w:t xml:space="preserve">寄存器会导致 </w:t>
            </w:r>
            <w:r>
              <w:rPr>
                <w:sz w:val="19"/>
                <w:lang w:val="zh-Hans"/>
              </w:rPr>
              <w:t xml:space="preserve">AXI DMA SG </w:t>
            </w:r>
            <w:r>
              <w:rPr>
                <w:sz w:val="19"/>
                <w:lang w:val="zh-Hans"/>
              </w:rPr>
              <w:t xml:space="preserve">引擎开始获取描述符或在空闲时重新启动 </w:t>
            </w:r>
          </w:p>
          <w:p>
            <w:pPr>
              <w:pStyle w:val="Normal"/>
              <w:spacing w:lineRule="auto" w:line="218" w:before="0" w:after="79"/>
              <w:ind w:left="0" w:right="0" w:hanging="0"/>
              <w:jc w:val="left"/>
              <w:rPr/>
            </w:pPr>
            <w:r>
              <w:rPr>
                <w:sz w:val="19"/>
                <w:lang w:val="zh-Hans"/>
              </w:rPr>
              <w:t>（</w:t>
            </w:r>
            <w:r>
              <w:rPr>
                <w:sz w:val="19"/>
                <w:lang w:val="zh-Hans"/>
              </w:rPr>
              <w:t>DMASR.</w:t>
            </w:r>
            <w:r>
              <w:rPr>
                <w:sz w:val="19"/>
                <w:lang w:val="zh-Hans"/>
              </w:rPr>
              <w:t xml:space="preserve">空闲 </w:t>
            </w:r>
            <w:r>
              <w:rPr>
                <w:sz w:val="19"/>
                <w:lang w:val="zh-Hans"/>
              </w:rPr>
              <w:t>= 1</w:t>
            </w:r>
            <w:r>
              <w:rPr>
                <w:sz w:val="19"/>
                <w:lang w:val="zh-Hans"/>
              </w:rPr>
              <w:t>）。如果它不是空闲的，则写入</w:t>
            </w:r>
            <w:r>
              <w:rPr>
                <w:sz w:val="19"/>
                <w:lang w:val="zh-Hans"/>
              </w:rPr>
              <w:t>TAILDESC_PTR</w:t>
            </w:r>
            <w:r>
              <w:rPr>
                <w:sz w:val="19"/>
                <w:lang w:val="zh-Hans"/>
              </w:rPr>
              <w:t>除了重新定位暂停点外没有任何效果。</w:t>
            </w:r>
          </w:p>
          <w:p>
            <w:pPr>
              <w:pStyle w:val="Normal"/>
              <w:spacing w:lineRule="auto" w:line="218" w:before="0" w:after="96"/>
              <w:ind w:left="0" w:right="0" w:hanging="0"/>
              <w:jc w:val="left"/>
              <w:rPr/>
            </w:pPr>
            <w:r>
              <w:rPr>
                <w:sz w:val="19"/>
                <w:lang w:val="zh-Hans"/>
              </w:rPr>
              <w:t xml:space="preserve">如果 </w:t>
            </w:r>
            <w:r>
              <w:rPr>
                <w:sz w:val="19"/>
                <w:lang w:val="zh-Hans"/>
              </w:rPr>
              <w:t xml:space="preserve">AXI DMA </w:t>
            </w:r>
            <w:r>
              <w:rPr>
                <w:sz w:val="19"/>
                <w:lang w:val="zh-Hans"/>
              </w:rPr>
              <w:t xml:space="preserve">通道 </w:t>
            </w: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 xml:space="preserve">0 </w:t>
            </w:r>
            <w:r>
              <w:rPr>
                <w:sz w:val="19"/>
                <w:lang w:val="zh-Hans"/>
              </w:rPr>
              <w:t>（</w:t>
            </w:r>
            <w:r>
              <w:rPr>
                <w:sz w:val="19"/>
                <w:lang w:val="zh-Hans"/>
              </w:rPr>
              <w:t>DMASR.</w:t>
            </w:r>
            <w:r>
              <w:rPr>
                <w:sz w:val="19"/>
                <w:lang w:val="zh-Hans"/>
              </w:rPr>
              <w:t xml:space="preserve">已停止 </w:t>
            </w:r>
            <w:r>
              <w:rPr>
                <w:sz w:val="19"/>
                <w:lang w:val="zh-Hans"/>
              </w:rPr>
              <w:t xml:space="preserve">= 1 </w:t>
            </w:r>
            <w:r>
              <w:rPr>
                <w:sz w:val="19"/>
                <w:lang w:val="zh-Hans"/>
              </w:rPr>
              <w:t xml:space="preserve">和 </w:t>
            </w:r>
            <w:r>
              <w:rPr>
                <w:sz w:val="19"/>
                <w:lang w:val="zh-Hans"/>
              </w:rPr>
              <w:t>DMACR</w:t>
            </w:r>
            <w:r>
              <w:rPr>
                <w:sz w:val="19"/>
                <w:lang w:val="zh-Hans"/>
              </w:rPr>
              <w:t>。</w:t>
            </w:r>
            <w:r>
              <w:rPr>
                <w:sz w:val="19"/>
                <w:lang w:val="zh-Hans"/>
              </w:rPr>
              <w:t>RS = 0</w:t>
            </w:r>
            <w:r>
              <w:rPr>
                <w:sz w:val="19"/>
                <w:lang w:val="zh-Hans"/>
              </w:rPr>
              <w:t>），</w:t>
            </w:r>
            <w:r>
              <w:rPr>
                <w:sz w:val="19"/>
                <w:lang w:val="zh-Hans"/>
              </w:rPr>
              <w:t xml:space="preserve">CPU </w:t>
            </w:r>
            <w:r>
              <w:rPr>
                <w:sz w:val="19"/>
                <w:lang w:val="zh-Hans"/>
              </w:rPr>
              <w:t>对</w:t>
            </w:r>
            <w:r>
              <w:rPr>
                <w:sz w:val="19"/>
                <w:lang w:val="zh-Hans"/>
              </w:rPr>
              <w:t>TAILDESC_PTR</w:t>
            </w:r>
            <w:r>
              <w:rPr>
                <w:sz w:val="19"/>
                <w:lang w:val="zh-Hans"/>
              </w:rPr>
              <w:t>寄存器的写入除了 重新定位暂停点外没有任何效果。</w:t>
            </w:r>
          </w:p>
          <w:p>
            <w:pPr>
              <w:pStyle w:val="Normal"/>
              <w:spacing w:lineRule="auto" w:line="240" w:before="0" w:after="92"/>
              <w:ind w:left="0" w:right="0" w:hanging="0"/>
              <w:jc w:val="left"/>
              <w:rPr/>
            </w:pPr>
            <w:r>
              <w:rPr>
                <w:b/>
                <w:i/>
                <w:sz w:val="19"/>
                <w:lang w:val="zh-Hans"/>
              </w:rPr>
              <w:t xml:space="preserve">注： </w:t>
            </w:r>
            <w:r>
              <w:rPr>
                <w:sz w:val="17"/>
                <w:lang w:val="zh-Hans"/>
              </w:rPr>
              <w:t>软件不得将尾部指针移动到尚未更新的位置。软件处理并重新分配所有已完成的描述符（</w:t>
            </w:r>
            <w:r>
              <w:rPr>
                <w:sz w:val="17"/>
                <w:lang w:val="zh-Hans"/>
              </w:rPr>
              <w:t>Cmplted = 1</w:t>
            </w:r>
            <w:r>
              <w:rPr>
                <w:sz w:val="17"/>
                <w:lang w:val="zh-Hans"/>
              </w:rPr>
              <w:t>），清除已完成的位，然后移动尾部指针。软件必须将指针移动到它更新的最后一个描述符。</w:t>
            </w:r>
          </w:p>
          <w:p>
            <w:pPr>
              <w:pStyle w:val="Normal"/>
              <w:spacing w:lineRule="auto" w:line="259" w:before="0" w:after="0"/>
              <w:ind w:left="0" w:right="0" w:hanging="0"/>
              <w:rPr/>
            </w:pPr>
            <w:r>
              <w:rPr>
                <w:sz w:val="19"/>
                <w:lang w:val="zh-Hans"/>
              </w:rPr>
              <w:t xml:space="preserve">描述符必须对齐 </w:t>
            </w:r>
            <w:r>
              <w:rPr>
                <w:sz w:val="19"/>
                <w:lang w:val="zh-Hans"/>
              </w:rPr>
              <w:t xml:space="preserve">16 </w:t>
            </w:r>
            <w:r>
              <w:rPr>
                <w:sz w:val="19"/>
                <w:lang w:val="zh-Hans"/>
              </w:rPr>
              <w:t xml:space="preserve">个单词，即 </w:t>
            </w:r>
            <w:r>
              <w:rPr>
                <w:sz w:val="19"/>
                <w:lang w:val="zh-Hans"/>
              </w:rPr>
              <w:t>0x00</w:t>
            </w:r>
            <w:r>
              <w:rPr>
                <w:sz w:val="19"/>
                <w:lang w:val="zh-Hans"/>
              </w:rPr>
              <w:t>、</w:t>
            </w:r>
            <w:r>
              <w:rPr>
                <w:sz w:val="19"/>
                <w:lang w:val="zh-Hans"/>
              </w:rPr>
              <w:t>0x40</w:t>
            </w:r>
            <w:r>
              <w:rPr>
                <w:sz w:val="19"/>
                <w:lang w:val="zh-Hans"/>
              </w:rPr>
              <w:t>、</w:t>
            </w:r>
            <w:r>
              <w:rPr>
                <w:sz w:val="19"/>
                <w:lang w:val="zh-Hans"/>
              </w:rPr>
              <w:t>0x80</w:t>
            </w:r>
            <w:r>
              <w:rPr>
                <w:sz w:val="19"/>
                <w:lang w:val="zh-Hans"/>
              </w:rPr>
              <w:t>等。任何其他对齐都有未定义的结果。</w:t>
            </w:r>
          </w:p>
        </w:tc>
      </w:tr>
    </w:tbl>
    <w:p>
      <w:pPr>
        <w:pStyle w:val="4"/>
        <w:ind w:left="755" w:right="67" w:hanging="10"/>
        <w:rPr/>
      </w:pPr>
      <w:r>
        <w:rPr>
          <w:lang w:val="zh-Hans"/>
        </w:rPr>
        <w:t>S2MM_TAILDESC_MSB</w:t>
      </w:r>
      <w:r>
        <w:rPr>
          <w:lang w:val="zh-Hans"/>
        </w:rPr>
        <w:t>（</w:t>
      </w:r>
      <w:r>
        <w:rPr>
          <w:lang w:val="zh-Hans"/>
        </w:rPr>
        <w:t xml:space="preserve">S2MM DMA </w:t>
      </w:r>
      <w:r>
        <w:rPr>
          <w:lang w:val="zh-Hans"/>
        </w:rPr>
        <w:t xml:space="preserve">尾部描述符指针寄存器 – 偏移 </w:t>
      </w:r>
      <w:r>
        <w:rPr>
          <w:lang w:val="zh-Hans"/>
        </w:rPr>
        <w:t>44h</w:t>
      </w:r>
      <w:r>
        <w:rPr>
          <w:lang w:val="zh-Hans"/>
        </w:rPr>
        <w:t>）</w:t>
      </w:r>
    </w:p>
    <w:p>
      <w:pPr>
        <w:pStyle w:val="Normal"/>
        <w:spacing w:before="0" w:after="92"/>
        <w:ind w:left="748" w:right="43" w:hanging="3"/>
        <w:rPr/>
      </w:pPr>
      <w:r>
        <w:rPr>
          <w:lang w:val="zh-Hans"/>
        </w:rPr>
        <w:t xml:space="preserve">此寄存器为流到内存映射 </w:t>
      </w:r>
      <w:r>
        <w:rPr>
          <w:lang w:val="zh-Hans"/>
        </w:rPr>
        <w:t xml:space="preserve">DMA </w:t>
      </w:r>
      <w:r>
        <w:rPr>
          <w:lang w:val="zh-Hans"/>
        </w:rPr>
        <w:t xml:space="preserve">散点收集描述符管理提供上 </w:t>
      </w:r>
      <w:r>
        <w:rPr>
          <w:lang w:val="zh-Hans"/>
        </w:rPr>
        <w:t xml:space="preserve">32 </w:t>
      </w:r>
      <w:r>
        <w:rPr>
          <w:lang w:val="zh-Hans"/>
        </w:rPr>
        <w:t xml:space="preserve">位尾描述符指针。当 </w:t>
      </w:r>
      <w:r>
        <w:rPr>
          <w:lang w:val="zh-Hans"/>
        </w:rPr>
        <w:t xml:space="preserve">DMA </w:t>
      </w:r>
      <w:r>
        <w:rPr>
          <w:lang w:val="zh-Hans"/>
        </w:rPr>
        <w:t xml:space="preserve">配置为大于 </w:t>
      </w:r>
      <w:r>
        <w:rPr>
          <w:lang w:val="zh-Hans"/>
        </w:rPr>
        <w:t xml:space="preserve">32 </w:t>
      </w:r>
      <w:r>
        <w:rPr>
          <w:lang w:val="zh-Hans"/>
        </w:rPr>
        <w:t>的广告着装空间时，将使用此选项。</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2-17</w:t>
      </w:r>
    </w:p>
    <w:p>
      <w:pPr>
        <w:pStyle w:val="Normal"/>
        <w:spacing w:lineRule="auto" w:line="259" w:before="0" w:after="115"/>
        <w:ind w:left="830" w:right="0" w:hanging="0"/>
        <w:jc w:val="left"/>
        <w:rPr/>
      </w:pPr>
      <w:r>
        <w:rPr/>
        <mc:AlternateContent>
          <mc:Choice Requires="wpg">
            <w:drawing>
              <wp:inline distT="0" distB="0" distL="0" distR="0" wp14:anchorId="586EA3D1">
                <wp:extent cx="5819140" cy="276860"/>
                <wp:effectExtent l="0" t="0" r="0" b="0"/>
                <wp:docPr id="61" name="形状42"/>
                <a:graphic xmlns:a="http://schemas.openxmlformats.org/drawingml/2006/main">
                  <a:graphicData uri="http://schemas.microsoft.com/office/word/2010/wordprocessingGroup">
                    <wpg:wgp>
                      <wpg:cNvGrpSpPr/>
                      <wpg:grpSpPr>
                        <a:xfrm>
                          <a:off x="0" y="0"/>
                          <a:ext cx="5818680" cy="276120"/>
                        </a:xfrm>
                      </wpg:grpSpPr>
                      <wps:wsp>
                        <wps:cNvSpPr/>
                        <wps:spPr>
                          <a:xfrm>
                            <a:off x="2520" y="167760"/>
                            <a:ext cx="5801400" cy="108720"/>
                          </a:xfrm>
                          <a:custGeom>
                            <a:avLst/>
                            <a:gdLst/>
                            <a:ahLst/>
                            <a:rect l="l" t="t" r="r" b="b"/>
                            <a:pathLst>
                              <a:path w="5798960" h="108907">
                                <a:moveTo>
                                  <a:pt x="0" y="0"/>
                                </a:moveTo>
                                <a:cubicBezTo>
                                  <a:pt x="0" y="30244"/>
                                  <a:pt x="49070" y="54383"/>
                                  <a:pt x="108751" y="54383"/>
                                </a:cubicBezTo>
                                <a:lnTo>
                                  <a:pt x="2790793" y="54383"/>
                                </a:lnTo>
                                <a:cubicBezTo>
                                  <a:pt x="2851242" y="54383"/>
                                  <a:pt x="2899543" y="79047"/>
                                  <a:pt x="2899543" y="108907"/>
                                </a:cubicBezTo>
                                <a:cubicBezTo>
                                  <a:pt x="2899543" y="79047"/>
                                  <a:pt x="2948613" y="54383"/>
                                  <a:pt x="3008168" y="54383"/>
                                </a:cubicBezTo>
                                <a:lnTo>
                                  <a:pt x="5690335" y="54383"/>
                                </a:lnTo>
                                <a:cubicBezTo>
                                  <a:pt x="5750659" y="54383"/>
                                  <a:pt x="5798960" y="30244"/>
                                  <a:pt x="5798960" y="0"/>
                                </a:cubicBezTo>
                              </a:path>
                            </a:pathLst>
                          </a:custGeom>
                          <a:noFill/>
                          <a:ln cap="rnd" w="9360">
                            <a:solidFill>
                              <a:srgbClr val="ffffff"/>
                            </a:solidFill>
                            <a:round/>
                          </a:ln>
                        </wps:spPr>
                        <wps:style>
                          <a:lnRef idx="1"/>
                          <a:fillRef idx="0"/>
                          <a:effectRef idx="0"/>
                          <a:fontRef idx="minor"/>
                        </wps:style>
                        <wps:bodyPr/>
                      </wps:wsp>
                      <wps:wsp>
                        <wps:cNvSpPr/>
                        <wps:spPr>
                          <a:xfrm>
                            <a:off x="0" y="0"/>
                            <a:ext cx="5818680" cy="144720"/>
                          </a:xfrm>
                          <a:custGeom>
                            <a:avLst/>
                            <a:gdLst/>
                            <a:ahLst/>
                            <a:rect l="l" t="t" r="r" b="b"/>
                            <a:pathLst>
                              <a:path w="5816174" h="145077">
                                <a:moveTo>
                                  <a:pt x="0" y="0"/>
                                </a:moveTo>
                                <a:lnTo>
                                  <a:pt x="5816174" y="0"/>
                                </a:lnTo>
                                <a:lnTo>
                                  <a:pt x="5816174" y="145077"/>
                                </a:lnTo>
                                <a:lnTo>
                                  <a:pt x="0" y="145077"/>
                                </a:lnTo>
                                <a:close/>
                              </a:path>
                            </a:pathLst>
                          </a:custGeom>
                          <a:noFill/>
                          <a:ln cap="rnd" w="9360">
                            <a:solidFill>
                              <a:srgbClr val="ffffff"/>
                            </a:solidFill>
                            <a:round/>
                          </a:ln>
                        </wps:spPr>
                        <wps:style>
                          <a:lnRef idx="1"/>
                          <a:fillRef idx="0"/>
                          <a:effectRef idx="0"/>
                          <a:fontRef idx="minor"/>
                        </wps:style>
                        <wps:bodyPr/>
                      </wps:wsp>
                      <wps:wsp>
                        <wps:cNvSpPr/>
                        <wps:spPr>
                          <a:xfrm>
                            <a:off x="46440" y="40680"/>
                            <a:ext cx="14796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96640" y="40680"/>
                            <a:ext cx="7236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42" style="position:absolute;margin-left:0pt;margin-top:-21.8pt;width:458.15pt;height:21.75pt" coordorigin="0,-436" coordsize="9163,435">
                <v:rect id="shape_0" stroked="f" style="position:absolute;left:73;top:-372;width:232;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71;top:-372;width:113;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0" w:hanging="10"/>
        <w:jc w:val="center"/>
        <w:rPr/>
      </w:pPr>
      <w:r>
        <w:rPr>
          <w:sz w:val="16"/>
          <w:lang w:val="zh-Hans"/>
        </w:rPr>
        <w:t xml:space="preserve">尾部描述符指针 </w:t>
      </w:r>
      <w:r>
        <w:rPr>
          <w:sz w:val="16"/>
          <w:lang w:val="zh-Hans"/>
        </w:rPr>
        <w:t>[31</w:t>
      </w:r>
      <w:r>
        <w:rPr>
          <w:sz w:val="16"/>
          <w:lang w:val="zh-Hans"/>
        </w:rPr>
        <w:t>：</w:t>
      </w:r>
      <w:r>
        <w:rPr>
          <w:sz w:val="16"/>
          <w:lang w:val="zh-Hans"/>
        </w:rPr>
        <w:t>0]</w:t>
      </w:r>
    </w:p>
    <w:p>
      <w:pPr>
        <w:pStyle w:val="Normal"/>
        <w:spacing w:lineRule="auto" w:line="264" w:before="0" w:after="269"/>
        <w:ind w:left="10" w:right="55" w:hanging="10"/>
        <w:jc w:val="right"/>
        <w:rPr/>
      </w:pPr>
      <w:r>
        <w:rPr>
          <w:color w:val="010101"/>
          <w:sz w:val="10"/>
          <w:lang w:val="zh-Hans"/>
        </w:rPr>
        <w:t>x14599</w:t>
      </w:r>
    </w:p>
    <w:p>
      <w:pPr>
        <w:pStyle w:val="Normal"/>
        <w:tabs>
          <w:tab w:val="clear" w:pos="420"/>
          <w:tab w:val="center" w:pos="3438"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2-17</w:t>
      </w:r>
      <w:r>
        <w:rPr>
          <w:i/>
          <w:lang w:val="zh-Hans"/>
        </w:rPr>
        <w:t>：</w:t>
      </w:r>
      <w:r>
        <w:rPr>
          <w:i/>
          <w:lang w:val="zh-Hans"/>
        </w:rPr>
        <w:tab/>
      </w:r>
      <w:r>
        <w:rPr>
          <w:b/>
          <w:lang w:val="zh-Hans"/>
        </w:rPr>
        <w:t>S2MM TAILDESC_MSB</w:t>
      </w:r>
      <w:r>
        <w:rPr>
          <w:b/>
          <w:lang w:val="zh-Hans"/>
        </w:rPr>
        <w:t>寄存器</w:t>
      </w:r>
    </w:p>
    <w:p>
      <w:pPr>
        <w:pStyle w:val="Normal"/>
        <w:tabs>
          <w:tab w:val="clear" w:pos="420"/>
          <w:tab w:val="center" w:pos="3130" w:leader="none"/>
        </w:tabs>
        <w:spacing w:lineRule="auto" w:line="264" w:before="0" w:after="3"/>
        <w:ind w:left="-15" w:right="0" w:hanging="0"/>
        <w:jc w:val="left"/>
        <w:rPr/>
      </w:pPr>
      <w:r>
        <w:rPr>
          <w:i/>
          <w:lang w:val="zh-Hans"/>
        </w:rPr>
        <w:t xml:space="preserve">表 </w:t>
      </w:r>
      <w:r>
        <w:rPr>
          <w:i/>
          <w:lang w:val="zh-Hans"/>
        </w:rPr>
        <w:t>2-21</w:t>
      </w:r>
      <w:r>
        <w:rPr>
          <w:i/>
          <w:lang w:val="zh-Hans"/>
        </w:rPr>
        <w:t>：</w:t>
      </w:r>
      <w:r>
        <w:rPr>
          <w:i/>
          <w:lang w:val="zh-Hans"/>
        </w:rPr>
        <w:tab/>
      </w:r>
      <w:r>
        <w:rPr>
          <w:b/>
          <w:lang w:val="zh-Hans"/>
        </w:rPr>
        <w:t xml:space="preserve">S2MM_TAILDESC_MSB </w:t>
      </w:r>
      <w:r>
        <w:rPr>
          <w:b/>
          <w:lang w:val="zh-Hans"/>
        </w:rPr>
        <w:t>寄存器详细信息</w:t>
      </w:r>
    </w:p>
    <w:tbl>
      <w:tblPr>
        <w:tblStyle w:val="TableGrid"/>
        <w:tblW w:w="10116" w:type="dxa"/>
        <w:jc w:val="left"/>
        <w:tblInd w:w="0" w:type="dxa"/>
        <w:tblCellMar>
          <w:top w:w="81" w:type="dxa"/>
          <w:left w:w="90" w:type="dxa"/>
          <w:bottom w:w="0" w:type="dxa"/>
          <w:right w:w="54" w:type="dxa"/>
        </w:tblCellMar>
        <w:tblLook w:val="04a0" w:noHBand="0" w:noVBand="1" w:firstColumn="1" w:lastRow="0" w:lastColumn="0" w:firstRow="1"/>
      </w:tblPr>
      <w:tblGrid>
        <w:gridCol w:w="805"/>
        <w:gridCol w:w="1607"/>
        <w:gridCol w:w="867"/>
        <w:gridCol w:w="798"/>
        <w:gridCol w:w="6039"/>
      </w:tblGrid>
      <w:tr>
        <w:trPr>
          <w:trHeight w:val="640" w:hRule="atLeast"/>
        </w:trPr>
        <w:tc>
          <w:tcPr>
            <w:tcW w:w="805"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0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6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603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4250" w:hRule="atLeast"/>
        </w:trPr>
        <w:tc>
          <w:tcPr>
            <w:tcW w:w="80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70" w:author="未知作者" w:date="2023-05-06T11:18:36Z">
              <w:r>
                <w:rPr>
                  <w:sz w:val="19"/>
                  <w:lang w:val="zh-Hans"/>
                </w:rPr>
                <w:delText>比</w:delText>
              </w:r>
            </w:del>
            <w:ins w:id="71"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0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尾部描述符指针</w:t>
            </w:r>
          </w:p>
        </w:tc>
        <w:tc>
          <w:tcPr>
            <w:tcW w:w="86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6039"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0"/>
              <w:ind w:left="0" w:right="92" w:hanging="0"/>
              <w:rPr/>
            </w:pPr>
            <w:r>
              <w:rPr>
                <w:sz w:val="19"/>
                <w:lang w:val="zh-Hans"/>
              </w:rPr>
              <w:t>指示描述符链中的暂停指针。</w:t>
            </w:r>
            <w:r>
              <w:rPr>
                <w:sz w:val="19"/>
                <w:lang w:val="zh-Hans"/>
              </w:rPr>
              <w:t xml:space="preserve">AXI DMA SG </w:t>
            </w:r>
            <w:r>
              <w:rPr>
                <w:sz w:val="19"/>
                <w:lang w:val="zh-Hans"/>
              </w:rPr>
              <w:t xml:space="preserve">引擎在完成对当前描述符指针与尾描述符指针匹配的描述符的操作后暂停描述符提取。 </w:t>
            </w:r>
          </w:p>
          <w:p>
            <w:pPr>
              <w:pStyle w:val="Normal"/>
              <w:spacing w:lineRule="auto" w:line="218" w:before="0" w:after="79"/>
              <w:ind w:left="0" w:right="84" w:hanging="0"/>
              <w:rPr/>
            </w:pPr>
            <w:r>
              <w:rPr>
                <w:sz w:val="19"/>
                <w:lang w:val="zh-Hans"/>
              </w:rPr>
              <w:t xml:space="preserve">当 </w:t>
            </w:r>
            <w:r>
              <w:rPr>
                <w:sz w:val="19"/>
                <w:lang w:val="zh-Hans"/>
              </w:rPr>
              <w:t xml:space="preserve">AXI DMA </w:t>
            </w:r>
            <w:r>
              <w:rPr>
                <w:sz w:val="19"/>
                <w:lang w:val="zh-Hans"/>
              </w:rPr>
              <w:t>通道未停止时（</w:t>
            </w:r>
            <w:r>
              <w:rPr>
                <w:sz w:val="19"/>
                <w:lang w:val="zh-Hans"/>
              </w:rPr>
              <w:t>DMASR.</w:t>
            </w:r>
            <w:r>
              <w:rPr>
                <w:sz w:val="19"/>
                <w:lang w:val="zh-Hans"/>
              </w:rPr>
              <w:t xml:space="preserve">停止 </w:t>
            </w:r>
            <w:r>
              <w:rPr>
                <w:sz w:val="19"/>
                <w:lang w:val="zh-Hans"/>
              </w:rPr>
              <w:t>= 0</w:t>
            </w:r>
            <w:r>
              <w:rPr>
                <w:sz w:val="19"/>
                <w:lang w:val="zh-Hans"/>
              </w:rPr>
              <w:t>），</w:t>
            </w:r>
            <w:r>
              <w:rPr>
                <w:sz w:val="19"/>
                <w:lang w:val="zh-Hans"/>
              </w:rPr>
              <w:t xml:space="preserve">CPU </w:t>
            </w:r>
            <w:r>
              <w:rPr>
                <w:sz w:val="19"/>
                <w:lang w:val="zh-Hans"/>
              </w:rPr>
              <w:t>对</w:t>
            </w:r>
            <w:r>
              <w:rPr>
                <w:sz w:val="19"/>
                <w:lang w:val="zh-Hans"/>
              </w:rPr>
              <w:t>TAILDESC_PTR_MSB</w:t>
            </w:r>
            <w:r>
              <w:rPr>
                <w:sz w:val="19"/>
                <w:lang w:val="zh-Hans"/>
              </w:rPr>
              <w:t xml:space="preserve">寄存器的写入会导致 </w:t>
            </w:r>
            <w:r>
              <w:rPr>
                <w:sz w:val="19"/>
                <w:lang w:val="zh-Hans"/>
              </w:rPr>
              <w:t xml:space="preserve">AXI DMA SG </w:t>
            </w:r>
            <w:r>
              <w:rPr>
                <w:sz w:val="19"/>
                <w:lang w:val="zh-Hans"/>
              </w:rPr>
              <w:t>引擎开始获取描述符或在空闲时重新启动 （</w:t>
            </w:r>
            <w:r>
              <w:rPr>
                <w:sz w:val="19"/>
                <w:lang w:val="zh-Hans"/>
              </w:rPr>
              <w:t>DMASR.</w:t>
            </w:r>
            <w:r>
              <w:rPr>
                <w:sz w:val="19"/>
                <w:lang w:val="zh-Hans"/>
              </w:rPr>
              <w:t xml:space="preserve">空闲 </w:t>
            </w:r>
            <w:r>
              <w:rPr>
                <w:sz w:val="19"/>
                <w:lang w:val="zh-Hans"/>
              </w:rPr>
              <w:t>= 1</w:t>
            </w:r>
            <w:r>
              <w:rPr>
                <w:sz w:val="19"/>
                <w:lang w:val="zh-Hans"/>
              </w:rPr>
              <w:t>）。如果它不是空闲的，那么写</w:t>
            </w:r>
            <w:r>
              <w:rPr>
                <w:sz w:val="19"/>
                <w:lang w:val="zh-Hans"/>
              </w:rPr>
              <w:t>TAILDESC_PTR</w:t>
            </w:r>
            <w:r>
              <w:rPr>
                <w:sz w:val="19"/>
                <w:lang w:val="zh-Hans"/>
              </w:rPr>
              <w:t>除了重新定位暂停点之外没有任何效果。</w:t>
            </w:r>
          </w:p>
          <w:p>
            <w:pPr>
              <w:pStyle w:val="Normal"/>
              <w:spacing w:lineRule="auto" w:line="218" w:before="0" w:after="96"/>
              <w:ind w:left="0" w:right="0" w:hanging="0"/>
              <w:jc w:val="left"/>
              <w:rPr/>
            </w:pPr>
            <w:r>
              <w:rPr>
                <w:sz w:val="19"/>
                <w:lang w:val="zh-Hans"/>
              </w:rPr>
              <w:t xml:space="preserve">如果 </w:t>
            </w:r>
            <w:r>
              <w:rPr>
                <w:sz w:val="19"/>
                <w:lang w:val="zh-Hans"/>
              </w:rPr>
              <w:t xml:space="preserve">AXI DMA </w:t>
            </w:r>
            <w:r>
              <w:rPr>
                <w:sz w:val="19"/>
                <w:lang w:val="zh-Hans"/>
              </w:rPr>
              <w:t xml:space="preserve">通道 </w:t>
            </w:r>
            <w:r>
              <w:rPr>
                <w:sz w:val="19"/>
                <w:lang w:val="zh-Hans"/>
              </w:rPr>
              <w:t>DMACR</w:t>
            </w:r>
            <w:r>
              <w:rPr>
                <w:sz w:val="19"/>
                <w:lang w:val="zh-Hans"/>
              </w:rPr>
              <w:t>。</w:t>
            </w:r>
            <w:r>
              <w:rPr>
                <w:sz w:val="19"/>
                <w:lang w:val="zh-Hans"/>
              </w:rPr>
              <w:t xml:space="preserve">RS </w:t>
            </w:r>
            <w:r>
              <w:rPr>
                <w:sz w:val="19"/>
                <w:lang w:val="zh-Hans"/>
              </w:rPr>
              <w:t xml:space="preserve">位设置为 </w:t>
            </w:r>
            <w:r>
              <w:rPr>
                <w:sz w:val="19"/>
                <w:lang w:val="zh-Hans"/>
              </w:rPr>
              <w:t xml:space="preserve">0 </w:t>
            </w:r>
            <w:r>
              <w:rPr>
                <w:sz w:val="19"/>
                <w:lang w:val="zh-Hans"/>
              </w:rPr>
              <w:t>（</w:t>
            </w:r>
            <w:r>
              <w:rPr>
                <w:sz w:val="19"/>
                <w:lang w:val="zh-Hans"/>
              </w:rPr>
              <w:t>DMASR.</w:t>
            </w:r>
            <w:r>
              <w:rPr>
                <w:sz w:val="19"/>
                <w:lang w:val="zh-Hans"/>
              </w:rPr>
              <w:t xml:space="preserve">已停止 </w:t>
            </w:r>
            <w:r>
              <w:rPr>
                <w:sz w:val="19"/>
                <w:lang w:val="zh-Hans"/>
              </w:rPr>
              <w:t xml:space="preserve">= 1 </w:t>
            </w:r>
            <w:r>
              <w:rPr>
                <w:sz w:val="19"/>
                <w:lang w:val="zh-Hans"/>
              </w:rPr>
              <w:t xml:space="preserve">和 </w:t>
            </w:r>
            <w:r>
              <w:rPr>
                <w:sz w:val="19"/>
                <w:lang w:val="zh-Hans"/>
              </w:rPr>
              <w:t>DMACR</w:t>
            </w:r>
            <w:r>
              <w:rPr>
                <w:sz w:val="19"/>
                <w:lang w:val="zh-Hans"/>
              </w:rPr>
              <w:t>。</w:t>
            </w:r>
            <w:r>
              <w:rPr>
                <w:sz w:val="19"/>
                <w:lang w:val="zh-Hans"/>
              </w:rPr>
              <w:t>RS = 0</w:t>
            </w:r>
            <w:r>
              <w:rPr>
                <w:sz w:val="19"/>
                <w:lang w:val="zh-Hans"/>
              </w:rPr>
              <w:t>），</w:t>
            </w:r>
            <w:r>
              <w:rPr>
                <w:sz w:val="19"/>
                <w:lang w:val="zh-Hans"/>
              </w:rPr>
              <w:t xml:space="preserve">CPU </w:t>
            </w:r>
            <w:r>
              <w:rPr>
                <w:sz w:val="19"/>
                <w:lang w:val="zh-Hans"/>
              </w:rPr>
              <w:t>对</w:t>
            </w:r>
            <w:r>
              <w:rPr>
                <w:sz w:val="19"/>
                <w:lang w:val="zh-Hans"/>
              </w:rPr>
              <w:t>TAILDESC_PTR</w:t>
            </w:r>
            <w:r>
              <w:rPr>
                <w:sz w:val="19"/>
                <w:lang w:val="zh-Hans"/>
              </w:rPr>
              <w:t>寄存器的写入除了重新定位暂停点外没有任何效果。</w:t>
            </w:r>
          </w:p>
          <w:p>
            <w:pPr>
              <w:pStyle w:val="Normal"/>
              <w:spacing w:lineRule="auto" w:line="259" w:before="0" w:after="0"/>
              <w:ind w:left="0" w:right="0" w:hanging="0"/>
              <w:jc w:val="left"/>
              <w:rPr/>
            </w:pPr>
            <w:r>
              <w:rPr>
                <w:b/>
                <w:i/>
                <w:sz w:val="19"/>
                <w:lang w:val="zh-Hans"/>
              </w:rPr>
              <w:t xml:space="preserve">注： </w:t>
            </w:r>
            <w:r>
              <w:rPr>
                <w:sz w:val="17"/>
                <w:lang w:val="zh-Hans"/>
              </w:rPr>
              <w:t>软件不得将尾部指针移动到未更新的位置。软件处理并重新分配所有已完成的描述符 （</w:t>
            </w:r>
            <w:r>
              <w:rPr>
                <w:sz w:val="17"/>
                <w:lang w:val="zh-Hans"/>
              </w:rPr>
              <w:t>Cmplted = 1</w:t>
            </w:r>
            <w:r>
              <w:rPr>
                <w:sz w:val="17"/>
                <w:lang w:val="zh-Hans"/>
              </w:rPr>
              <w:t>），清除已完成的位，然后移动尾部指针。软件必须将指针移动到它更新的最后一个描述符。</w:t>
            </w:r>
          </w:p>
        </w:tc>
      </w:tr>
    </w:tbl>
    <w:p>
      <w:pPr>
        <w:pStyle w:val="4"/>
        <w:ind w:left="755" w:right="67" w:hanging="10"/>
        <w:rPr/>
      </w:pPr>
      <w:r>
        <w:rPr>
          <w:lang w:val="zh-Hans"/>
        </w:rPr>
        <w:t>S2MM_DA</w:t>
      </w:r>
      <w:r>
        <w:rPr>
          <w:lang w:val="zh-Hans"/>
        </w:rPr>
        <w:t>（</w:t>
      </w:r>
      <w:r>
        <w:rPr>
          <w:lang w:val="zh-Hans"/>
        </w:rPr>
        <w:t xml:space="preserve">S2MM DMA </w:t>
      </w:r>
      <w:r>
        <w:rPr>
          <w:lang w:val="zh-Hans"/>
        </w:rPr>
        <w:t xml:space="preserve">目标离子地址寄存器 – 偏移 </w:t>
      </w:r>
      <w:r>
        <w:rPr>
          <w:lang w:val="zh-Hans"/>
        </w:rPr>
        <w:t>48h</w:t>
      </w:r>
      <w:r>
        <w:rPr>
          <w:lang w:val="zh-Hans"/>
        </w:rPr>
        <w:t>）</w:t>
      </w:r>
    </w:p>
    <w:p>
      <w:pPr>
        <w:pStyle w:val="Normal"/>
        <w:spacing w:before="0" w:after="94"/>
        <w:ind w:left="748" w:right="43" w:hanging="3"/>
        <w:rPr/>
      </w:pPr>
      <w:r>
        <w:rPr>
          <w:lang w:val="zh-Hans"/>
        </w:rPr>
        <w:t xml:space="preserve">此寄存器提供目标地址，用于写入系统内存，以便流到内存映射到 </w:t>
      </w:r>
      <w:r>
        <w:rPr>
          <w:lang w:val="zh-Hans"/>
        </w:rPr>
        <w:t xml:space="preserve">DMA </w:t>
      </w:r>
      <w:r>
        <w:rPr>
          <w:lang w:val="zh-Hans"/>
        </w:rPr>
        <w:t>传输。</w:t>
      </w:r>
    </w:p>
    <w:p>
      <w:pPr>
        <w:pStyle w:val="Normal"/>
        <w:spacing w:lineRule="auto" w:line="264" w:before="0" w:after="27"/>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2-18</w:t>
      </w:r>
    </w:p>
    <w:p>
      <w:pPr>
        <w:pStyle w:val="Normal"/>
        <w:spacing w:lineRule="auto" w:line="259" w:before="0" w:after="115"/>
        <w:ind w:left="763" w:right="0" w:hanging="0"/>
        <w:jc w:val="left"/>
        <w:rPr/>
      </w:pPr>
      <w:r>
        <w:rPr/>
        <mc:AlternateContent>
          <mc:Choice Requires="wpg">
            <w:drawing>
              <wp:inline distT="0" distB="0" distL="0" distR="0" wp14:anchorId="45594D85">
                <wp:extent cx="5786120" cy="275590"/>
                <wp:effectExtent l="0" t="0" r="0" b="0"/>
                <wp:docPr id="62" name="形状43"/>
                <a:graphic xmlns:a="http://schemas.openxmlformats.org/drawingml/2006/main">
                  <a:graphicData uri="http://schemas.microsoft.com/office/word/2010/wordprocessingGroup">
                    <wpg:wgp>
                      <wpg:cNvGrpSpPr/>
                      <wpg:grpSpPr>
                        <a:xfrm>
                          <a:off x="0" y="0"/>
                          <a:ext cx="5785560" cy="275040"/>
                        </a:xfrm>
                      </wpg:grpSpPr>
                      <wps:wsp>
                        <wps:cNvSpPr/>
                        <wps:spPr>
                          <a:xfrm>
                            <a:off x="2520" y="167040"/>
                            <a:ext cx="5768280" cy="108000"/>
                          </a:xfrm>
                          <a:custGeom>
                            <a:avLst/>
                            <a:gdLst/>
                            <a:ahLst/>
                            <a:rect l="l" t="t" r="r" b="b"/>
                            <a:pathLst>
                              <a:path w="5765592" h="108280">
                                <a:moveTo>
                                  <a:pt x="0" y="0"/>
                                </a:moveTo>
                                <a:cubicBezTo>
                                  <a:pt x="0" y="30065"/>
                                  <a:pt x="48793" y="54076"/>
                                  <a:pt x="108133" y="54076"/>
                                </a:cubicBezTo>
                                <a:lnTo>
                                  <a:pt x="2774726" y="54076"/>
                                </a:lnTo>
                                <a:cubicBezTo>
                                  <a:pt x="2834822" y="54076"/>
                                  <a:pt x="2882859" y="78599"/>
                                  <a:pt x="2882859" y="108280"/>
                                </a:cubicBezTo>
                                <a:cubicBezTo>
                                  <a:pt x="2882859" y="78599"/>
                                  <a:pt x="2931651" y="54076"/>
                                  <a:pt x="2990853" y="54076"/>
                                </a:cubicBezTo>
                                <a:lnTo>
                                  <a:pt x="5657584" y="54076"/>
                                </a:lnTo>
                                <a:cubicBezTo>
                                  <a:pt x="5717554" y="54076"/>
                                  <a:pt x="5765592" y="30065"/>
                                  <a:pt x="5765592" y="0"/>
                                </a:cubicBezTo>
                              </a:path>
                            </a:pathLst>
                          </a:custGeom>
                          <a:noFill/>
                          <a:ln cap="rnd" w="9360">
                            <a:solidFill>
                              <a:srgbClr val="ffffff"/>
                            </a:solidFill>
                            <a:round/>
                          </a:ln>
                        </wps:spPr>
                        <wps:style>
                          <a:lnRef idx="1"/>
                          <a:fillRef idx="0"/>
                          <a:effectRef idx="0"/>
                          <a:fontRef idx="minor"/>
                        </wps:style>
                        <wps:bodyPr/>
                      </wps:wsp>
                      <wps:wsp>
                        <wps:cNvSpPr/>
                        <wps:spPr>
                          <a:xfrm>
                            <a:off x="0" y="0"/>
                            <a:ext cx="5785560" cy="144000"/>
                          </a:xfrm>
                          <a:custGeom>
                            <a:avLst/>
                            <a:gdLst/>
                            <a:ahLst/>
                            <a:rect l="l" t="t" r="r" b="b"/>
                            <a:pathLst>
                              <a:path w="5782705" h="144245">
                                <a:moveTo>
                                  <a:pt x="0" y="0"/>
                                </a:moveTo>
                                <a:lnTo>
                                  <a:pt x="5782705" y="0"/>
                                </a:lnTo>
                                <a:lnTo>
                                  <a:pt x="5782705" y="144245"/>
                                </a:lnTo>
                                <a:lnTo>
                                  <a:pt x="0" y="144245"/>
                                </a:lnTo>
                                <a:close/>
                              </a:path>
                            </a:pathLst>
                          </a:custGeom>
                          <a:noFill/>
                          <a:ln cap="rnd" w="9360">
                            <a:solidFill>
                              <a:srgbClr val="ffffff"/>
                            </a:solidFill>
                            <a:round/>
                          </a:ln>
                        </wps:spPr>
                        <wps:style>
                          <a:lnRef idx="1"/>
                          <a:fillRef idx="0"/>
                          <a:effectRef idx="0"/>
                          <a:fontRef idx="minor"/>
                        </wps:style>
                        <wps:bodyPr/>
                      </wps:wsp>
                      <wps:wsp>
                        <wps:cNvSpPr/>
                        <wps:spPr>
                          <a:xfrm>
                            <a:off x="45720" y="39960"/>
                            <a:ext cx="14724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63520" y="39960"/>
                            <a:ext cx="7164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43" style="position:absolute;margin-left:0pt;margin-top:-21.7pt;width:455.55pt;height:21.65pt" coordorigin="0,-434" coordsize="9111,433">
                <v:rect id="shape_0" stroked="f" style="position:absolute;left:72;top:-371;width:231;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9;top:-371;width:112;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169" w:hanging="10"/>
        <w:jc w:val="center"/>
        <w:rPr/>
      </w:pPr>
      <w:r>
        <w:rPr>
          <w:sz w:val="16"/>
          <w:lang w:val="zh-Hans"/>
        </w:rPr>
        <w:t>S2MM_DA</w:t>
      </w:r>
    </w:p>
    <w:p>
      <w:pPr>
        <w:pStyle w:val="Normal"/>
        <w:spacing w:lineRule="auto" w:line="264" w:before="0" w:after="269"/>
        <w:ind w:left="10" w:right="174" w:hanging="10"/>
        <w:jc w:val="right"/>
        <w:rPr/>
      </w:pPr>
      <w:r>
        <w:rPr>
          <w:color w:val="010101"/>
          <w:sz w:val="10"/>
          <w:lang w:val="zh-Hans"/>
        </w:rPr>
        <w:t>x14593</w:t>
      </w:r>
    </w:p>
    <w:p>
      <w:pPr>
        <w:pStyle w:val="Normal"/>
        <w:tabs>
          <w:tab w:val="clear" w:pos="420"/>
          <w:tab w:val="center" w:pos="3992" w:leader="none"/>
          <w:tab w:val="center" w:pos="5708" w:leader="none"/>
        </w:tabs>
        <w:spacing w:lineRule="auto" w:line="264" w:before="0" w:after="219"/>
        <w:ind w:left="0" w:right="0" w:hanging="0"/>
        <w:jc w:val="left"/>
        <w:rPr/>
      </w:pPr>
      <w:r>
        <w:rPr>
          <w:lang w:val="zh-Hans"/>
        </w:rPr>
        <w:tab/>
      </w:r>
      <w:r>
        <w:rPr>
          <w:i/>
          <w:lang w:val="zh-Hans"/>
        </w:rPr>
        <w:t xml:space="preserve">图 </w:t>
      </w:r>
      <w:r>
        <w:rPr>
          <w:i/>
          <w:lang w:val="zh-Hans"/>
        </w:rPr>
        <w:t>2-18</w:t>
      </w:r>
      <w:r>
        <w:rPr>
          <w:i/>
          <w:lang w:val="zh-Hans"/>
        </w:rPr>
        <w:t>：</w:t>
      </w:r>
      <w:r>
        <w:rPr>
          <w:i/>
          <w:lang w:val="zh-Hans"/>
        </w:rPr>
        <w:tab/>
      </w:r>
      <w:r>
        <w:rPr>
          <w:b/>
          <w:lang w:val="zh-Hans"/>
        </w:rPr>
        <w:t xml:space="preserve">S2MM_DA </w:t>
      </w:r>
      <w:r>
        <w:rPr>
          <w:b/>
          <w:lang w:val="zh-Hans"/>
        </w:rPr>
        <w:t xml:space="preserve">寄存器 </w:t>
      </w:r>
    </w:p>
    <w:p>
      <w:pPr>
        <w:pStyle w:val="Normal"/>
        <w:tabs>
          <w:tab w:val="clear" w:pos="420"/>
          <w:tab w:val="center" w:pos="2547" w:leader="none"/>
        </w:tabs>
        <w:spacing w:lineRule="auto" w:line="264" w:before="0" w:after="3"/>
        <w:ind w:left="-15" w:right="0" w:hanging="0"/>
        <w:jc w:val="left"/>
        <w:rPr/>
      </w:pPr>
      <w:r>
        <w:rPr>
          <w:i/>
          <w:lang w:val="zh-Hans"/>
        </w:rPr>
        <w:t xml:space="preserve">表 </w:t>
      </w:r>
      <w:r>
        <w:rPr>
          <w:i/>
          <w:lang w:val="zh-Hans"/>
        </w:rPr>
        <w:t>2-22</w:t>
      </w:r>
      <w:r>
        <w:rPr>
          <w:i/>
          <w:lang w:val="zh-Hans"/>
        </w:rPr>
        <w:t>：</w:t>
      </w:r>
      <w:r>
        <w:rPr>
          <w:i/>
          <w:lang w:val="zh-Hans"/>
        </w:rPr>
        <w:tab/>
      </w:r>
      <w:r>
        <w:rPr>
          <w:b/>
          <w:lang w:val="zh-Hans"/>
        </w:rPr>
        <w:t xml:space="preserve">S2MM_DA </w:t>
      </w:r>
      <w:r>
        <w:rPr>
          <w:b/>
          <w:lang w:val="zh-Hans"/>
        </w:rPr>
        <w:t>寄存器详细信息</w:t>
      </w:r>
    </w:p>
    <w:tbl>
      <w:tblPr>
        <w:tblStyle w:val="TableGrid"/>
        <w:tblW w:w="10070" w:type="dxa"/>
        <w:jc w:val="left"/>
        <w:tblInd w:w="0" w:type="dxa"/>
        <w:tblCellMar>
          <w:top w:w="81" w:type="dxa"/>
          <w:left w:w="90" w:type="dxa"/>
          <w:bottom w:w="0" w:type="dxa"/>
          <w:right w:w="55" w:type="dxa"/>
        </w:tblCellMar>
        <w:tblLook w:val="04a0" w:noHBand="0" w:noVBand="1" w:firstColumn="1" w:lastRow="0" w:lastColumn="0" w:firstRow="1"/>
      </w:tblPr>
      <w:tblGrid>
        <w:gridCol w:w="1265"/>
        <w:gridCol w:w="1618"/>
        <w:gridCol w:w="864"/>
        <w:gridCol w:w="798"/>
        <w:gridCol w:w="5525"/>
      </w:tblGrid>
      <w:tr>
        <w:trPr>
          <w:trHeight w:val="640" w:hRule="atLeast"/>
        </w:trPr>
        <w:tc>
          <w:tcPr>
            <w:tcW w:w="1265"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64"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访问类型</w:t>
            </w:r>
          </w:p>
        </w:tc>
        <w:tc>
          <w:tcPr>
            <w:tcW w:w="5525"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559" w:hRule="atLeast"/>
        </w:trPr>
        <w:tc>
          <w:tcPr>
            <w:tcW w:w="1265"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72" w:author="未知作者" w:date="2023-05-06T11:18:36Z">
              <w:r>
                <w:rPr>
                  <w:sz w:val="19"/>
                  <w:lang w:val="zh-Hans"/>
                </w:rPr>
                <w:delText>比</w:delText>
              </w:r>
            </w:del>
            <w:ins w:id="73"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目的地地址</w:t>
            </w:r>
          </w:p>
        </w:tc>
        <w:tc>
          <w:tcPr>
            <w:tcW w:w="864"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25" w:type="dxa"/>
            <w:tcBorders>
              <w:top w:val="single" w:sz="12" w:space="0" w:color="850000"/>
              <w:left w:val="single" w:sz="2" w:space="0" w:color="000000"/>
              <w:bottom w:val="single" w:sz="2" w:space="0" w:color="000000"/>
              <w:right w:val="single" w:sz="2" w:space="0" w:color="000000"/>
            </w:tcBorders>
          </w:tcPr>
          <w:p>
            <w:pPr>
              <w:pStyle w:val="Normal"/>
              <w:spacing w:lineRule="auto" w:line="216" w:before="0" w:after="98"/>
              <w:ind w:left="0" w:right="0" w:hanging="0"/>
              <w:jc w:val="left"/>
              <w:rPr/>
            </w:pPr>
            <w:r>
              <w:rPr>
                <w:sz w:val="19"/>
                <w:lang w:val="zh-Hans"/>
              </w:rPr>
              <w:t xml:space="preserve">指示 </w:t>
            </w:r>
            <w:r>
              <w:rPr>
                <w:sz w:val="19"/>
                <w:lang w:val="zh-Hans"/>
              </w:rPr>
              <w:t xml:space="preserve">AXI DMA </w:t>
            </w:r>
            <w:r>
              <w:rPr>
                <w:sz w:val="19"/>
                <w:lang w:val="zh-Hans"/>
              </w:rPr>
              <w:t xml:space="preserve">写入的目标地址，用于从 </w:t>
            </w:r>
            <w:r>
              <w:rPr>
                <w:sz w:val="19"/>
                <w:lang w:val="zh-Hans"/>
              </w:rPr>
              <w:t xml:space="preserve">S2MM </w:t>
            </w:r>
            <w:r>
              <w:rPr>
                <w:sz w:val="19"/>
                <w:lang w:val="zh-Hans"/>
              </w:rPr>
              <w:t xml:space="preserve">通道上的 </w:t>
            </w:r>
            <w:r>
              <w:rPr>
                <w:sz w:val="19"/>
                <w:lang w:val="zh-Hans"/>
              </w:rPr>
              <w:t xml:space="preserve">AXI4 </w:t>
            </w:r>
            <w:r>
              <w:rPr>
                <w:sz w:val="19"/>
                <w:lang w:val="zh-Hans"/>
              </w:rPr>
              <w:t>流传输数据。</w:t>
            </w:r>
          </w:p>
          <w:p>
            <w:pPr>
              <w:pStyle w:val="Normal"/>
              <w:spacing w:lineRule="auto" w:line="259" w:before="0" w:after="0"/>
              <w:ind w:left="0" w:right="82" w:hanging="0"/>
              <w:rPr/>
            </w:pPr>
            <w:r>
              <w:rPr>
                <w:b/>
                <w:i/>
                <w:sz w:val="19"/>
                <w:lang w:val="zh-Hans"/>
              </w:rPr>
              <w:t xml:space="preserve">注： </w:t>
            </w:r>
            <w:r>
              <w:rPr>
                <w:sz w:val="17"/>
                <w:lang w:val="zh-Hans"/>
              </w:rPr>
              <w:t xml:space="preserve">如果包含数据重新对齐引擎，则目标地址可以位于任何字节偏移量。如果未包含数据重新对齐引擎，则目标地址必须与 </w:t>
            </w:r>
            <w:r>
              <w:rPr>
                <w:sz w:val="17"/>
                <w:lang w:val="zh-Hans"/>
              </w:rPr>
              <w:t xml:space="preserve">S2MM </w:t>
            </w:r>
            <w:r>
              <w:rPr>
                <w:sz w:val="17"/>
                <w:lang w:val="zh-Hans"/>
              </w:rPr>
              <w:t xml:space="preserve">内存映射数据宽度对齐。 </w:t>
            </w:r>
          </w:p>
        </w:tc>
      </w:tr>
    </w:tbl>
    <w:p>
      <w:pPr>
        <w:pStyle w:val="Normal"/>
        <w:spacing w:lineRule="auto" w:line="259" w:before="0" w:after="152"/>
        <w:ind w:left="274" w:right="0" w:hanging="10"/>
        <w:jc w:val="center"/>
        <w:rPr/>
      </w:pPr>
      <w:r>
        <w:rPr>
          <w:b/>
          <w:i/>
          <w:sz w:val="28"/>
          <w:lang w:val="zh-Hans"/>
        </w:rPr>
        <w:t>S2MM_DA_MSB</w:t>
      </w:r>
      <w:r>
        <w:rPr>
          <w:b/>
          <w:i/>
          <w:sz w:val="28"/>
          <w:lang w:val="zh-Hans"/>
        </w:rPr>
        <w:t>（</w:t>
      </w:r>
      <w:r>
        <w:rPr>
          <w:b/>
          <w:i/>
          <w:sz w:val="28"/>
          <w:lang w:val="zh-Hans"/>
        </w:rPr>
        <w:t xml:space="preserve">S2MM DMA </w:t>
      </w:r>
      <w:r>
        <w:rPr>
          <w:b/>
          <w:i/>
          <w:sz w:val="28"/>
          <w:lang w:val="zh-Hans"/>
        </w:rPr>
        <w:t xml:space="preserve">目标地址寄存器 – 偏移 </w:t>
      </w:r>
      <w:r>
        <w:rPr>
          <w:b/>
          <w:i/>
          <w:sz w:val="28"/>
          <w:lang w:val="zh-Hans"/>
        </w:rPr>
        <w:t>4Ch</w:t>
      </w:r>
      <w:r>
        <w:rPr>
          <w:b/>
          <w:i/>
          <w:sz w:val="28"/>
          <w:lang w:val="zh-Hans"/>
        </w:rPr>
        <w:t>）</w:t>
      </w:r>
    </w:p>
    <w:p>
      <w:pPr>
        <w:pStyle w:val="Normal"/>
        <w:spacing w:lineRule="auto" w:line="235" w:before="0" w:after="94"/>
        <w:ind w:left="755" w:right="0" w:hanging="10"/>
        <w:jc w:val="left"/>
        <w:rPr/>
      </w:pPr>
      <w:r>
        <w:rPr>
          <w:lang w:val="zh-Hans"/>
        </w:rPr>
        <w:t xml:space="preserve">此寄存器提供目标地址的上 </w:t>
      </w:r>
      <w:r>
        <w:rPr>
          <w:lang w:val="zh-Hans"/>
        </w:rPr>
        <w:t xml:space="preserve">32 </w:t>
      </w:r>
      <w:r>
        <w:rPr>
          <w:lang w:val="zh-Hans"/>
        </w:rPr>
        <w:t xml:space="preserve">位，用于写入系统内存以进行流到内存映射到 </w:t>
      </w:r>
      <w:r>
        <w:rPr>
          <w:lang w:val="zh-Hans"/>
        </w:rPr>
        <w:t xml:space="preserve">DMA </w:t>
      </w:r>
      <w:r>
        <w:rPr>
          <w:lang w:val="zh-Hans"/>
        </w:rPr>
        <w:t xml:space="preserve">的传输。仅当为大于 </w:t>
      </w:r>
      <w:r>
        <w:rPr>
          <w:lang w:val="zh-Hans"/>
        </w:rPr>
        <w:t xml:space="preserve">32 </w:t>
      </w:r>
      <w:r>
        <w:rPr>
          <w:lang w:val="zh-Hans"/>
        </w:rPr>
        <w:t xml:space="preserve">的地址空间配置 </w:t>
      </w:r>
      <w:r>
        <w:rPr>
          <w:lang w:val="zh-Hans"/>
        </w:rPr>
        <w:t xml:space="preserve">DMA </w:t>
      </w:r>
      <w:r>
        <w:rPr>
          <w:lang w:val="zh-Hans"/>
        </w:rPr>
        <w:t>时，才使用此方法。</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2-19</w:t>
      </w:r>
    </w:p>
    <w:p>
      <w:pPr>
        <w:pStyle w:val="Normal"/>
        <w:spacing w:lineRule="auto" w:line="259" w:before="0" w:after="115"/>
        <w:ind w:left="753" w:right="0" w:hanging="0"/>
        <w:jc w:val="left"/>
        <w:rPr/>
      </w:pPr>
      <w:r>
        <w:rPr/>
        <mc:AlternateContent>
          <mc:Choice Requires="wpg">
            <w:drawing>
              <wp:inline distT="0" distB="0" distL="0" distR="0" wp14:anchorId="255A6775">
                <wp:extent cx="5783580" cy="274955"/>
                <wp:effectExtent l="0" t="0" r="0" b="0"/>
                <wp:docPr id="63" name="形状44"/>
                <a:graphic xmlns:a="http://schemas.openxmlformats.org/drawingml/2006/main">
                  <a:graphicData uri="http://schemas.microsoft.com/office/word/2010/wordprocessingGroup">
                    <wpg:wgp>
                      <wpg:cNvGrpSpPr/>
                      <wpg:grpSpPr>
                        <a:xfrm>
                          <a:off x="0" y="0"/>
                          <a:ext cx="5783040" cy="274320"/>
                        </a:xfrm>
                      </wpg:grpSpPr>
                      <wps:wsp>
                        <wps:cNvSpPr/>
                        <wps:spPr>
                          <a:xfrm>
                            <a:off x="2520" y="167040"/>
                            <a:ext cx="5765760" cy="107280"/>
                          </a:xfrm>
                          <a:custGeom>
                            <a:avLst/>
                            <a:gdLst/>
                            <a:ahLst/>
                            <a:rect l="l" t="t" r="r" b="b"/>
                            <a:pathLst>
                              <a:path w="5763297"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6" y="54051"/>
                                  <a:pt x="5763297" y="30052"/>
                                  <a:pt x="5763297" y="0"/>
                                </a:cubicBezTo>
                              </a:path>
                            </a:pathLst>
                          </a:custGeom>
                          <a:noFill/>
                          <a:ln cap="rnd" w="9360">
                            <a:solidFill>
                              <a:srgbClr val="ffffff"/>
                            </a:solidFill>
                            <a:round/>
                          </a:ln>
                        </wps:spPr>
                        <wps:style>
                          <a:lnRef idx="1"/>
                          <a:fillRef idx="0"/>
                          <a:effectRef idx="0"/>
                          <a:fontRef idx="minor"/>
                        </wps:style>
                        <wps:bodyPr/>
                      </wps:wsp>
                      <wps:wsp>
                        <wps:cNvSpPr/>
                        <wps:spPr>
                          <a:xfrm>
                            <a:off x="0" y="0"/>
                            <a:ext cx="5783040" cy="144000"/>
                          </a:xfrm>
                          <a:custGeom>
                            <a:avLst/>
                            <a:gdLst/>
                            <a:ahLst/>
                            <a:rect l="l" t="t" r="r" b="b"/>
                            <a:pathLst>
                              <a:path w="5780410" h="144182">
                                <a:moveTo>
                                  <a:pt x="0" y="0"/>
                                </a:moveTo>
                                <a:lnTo>
                                  <a:pt x="5780410" y="0"/>
                                </a:lnTo>
                                <a:lnTo>
                                  <a:pt x="5780410" y="144182"/>
                                </a:lnTo>
                                <a:lnTo>
                                  <a:pt x="0" y="144182"/>
                                </a:lnTo>
                                <a:close/>
                              </a:path>
                            </a:pathLst>
                          </a:custGeom>
                          <a:noFill/>
                          <a:ln cap="rnd" w="9360">
                            <a:solidFill>
                              <a:srgbClr val="ffffff"/>
                            </a:solidFill>
                            <a:round/>
                          </a:ln>
                        </wps:spPr>
                        <wps:style>
                          <a:lnRef idx="1"/>
                          <a:fillRef idx="0"/>
                          <a:effectRef idx="0"/>
                          <a:fontRef idx="minor"/>
                        </wps:style>
                        <wps:bodyPr/>
                      </wps:wsp>
                      <wps:wsp>
                        <wps:cNvSpPr/>
                        <wps:spPr>
                          <a:xfrm>
                            <a:off x="45720" y="40680"/>
                            <a:ext cx="14724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61720" y="40680"/>
                            <a:ext cx="7164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44" style="position:absolute;margin-left:0pt;margin-top:-21.65pt;width:455.35pt;height:21.6pt" coordorigin="0,-433" coordsize="9107,432">
                <v:rect id="shape_0" stroked="f" style="position:absolute;left:72;top:-369;width:231;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6;top:-369;width:112;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192" w:hanging="10"/>
        <w:jc w:val="center"/>
        <w:rPr/>
      </w:pPr>
      <w:r>
        <w:rPr>
          <w:sz w:val="16"/>
          <w:lang w:val="zh-Hans"/>
        </w:rPr>
        <w:t>S2MM_DA</w:t>
      </w:r>
    </w:p>
    <w:p>
      <w:pPr>
        <w:pStyle w:val="Normal"/>
        <w:spacing w:lineRule="auto" w:line="264" w:before="0" w:after="269"/>
        <w:ind w:left="10" w:right="174" w:hanging="10"/>
        <w:jc w:val="right"/>
        <w:rPr/>
      </w:pPr>
      <w:r>
        <w:rPr>
          <w:color w:val="010101"/>
          <w:sz w:val="10"/>
          <w:lang w:val="zh-Hans"/>
        </w:rPr>
        <w:t>x14593</w:t>
      </w:r>
    </w:p>
    <w:p>
      <w:pPr>
        <w:pStyle w:val="Normal"/>
        <w:tabs>
          <w:tab w:val="clear" w:pos="420"/>
          <w:tab w:val="center" w:pos="3714"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2-19</w:t>
      </w:r>
      <w:r>
        <w:rPr>
          <w:i/>
          <w:lang w:val="zh-Hans"/>
        </w:rPr>
        <w:t>：</w:t>
      </w:r>
      <w:r>
        <w:rPr>
          <w:i/>
          <w:lang w:val="zh-Hans"/>
        </w:rPr>
        <w:tab/>
      </w:r>
      <w:r>
        <w:rPr>
          <w:b/>
          <w:lang w:val="zh-Hans"/>
        </w:rPr>
        <w:t xml:space="preserve">S2MM_DA_MSB </w:t>
      </w:r>
      <w:r>
        <w:rPr>
          <w:b/>
          <w:lang w:val="zh-Hans"/>
        </w:rPr>
        <w:t xml:space="preserve">寄存器 </w:t>
      </w:r>
    </w:p>
    <w:p>
      <w:pPr>
        <w:pStyle w:val="Normal"/>
        <w:tabs>
          <w:tab w:val="clear" w:pos="420"/>
          <w:tab w:val="center" w:pos="2824" w:leader="none"/>
        </w:tabs>
        <w:spacing w:lineRule="auto" w:line="264" w:before="0" w:after="3"/>
        <w:ind w:left="-15" w:right="0" w:hanging="0"/>
        <w:jc w:val="left"/>
        <w:rPr/>
      </w:pPr>
      <w:r>
        <w:rPr>
          <w:i/>
          <w:lang w:val="zh-Hans"/>
        </w:rPr>
        <w:t xml:space="preserve">表 </w:t>
      </w:r>
      <w:r>
        <w:rPr>
          <w:i/>
          <w:lang w:val="zh-Hans"/>
        </w:rPr>
        <w:t>2-23</w:t>
      </w:r>
      <w:r>
        <w:rPr>
          <w:i/>
          <w:lang w:val="zh-Hans"/>
        </w:rPr>
        <w:t>：</w:t>
      </w:r>
      <w:r>
        <w:rPr>
          <w:i/>
          <w:lang w:val="zh-Hans"/>
        </w:rPr>
        <w:tab/>
      </w:r>
      <w:r>
        <w:rPr>
          <w:b/>
          <w:lang w:val="zh-Hans"/>
        </w:rPr>
        <w:t xml:space="preserve">S2MM_DA_MSB </w:t>
      </w:r>
      <w:r>
        <w:rPr>
          <w:b/>
          <w:lang w:val="zh-Hans"/>
        </w:rPr>
        <w:t xml:space="preserve">寄存器详细信息 </w:t>
      </w:r>
    </w:p>
    <w:tbl>
      <w:tblPr>
        <w:tblStyle w:val="TableGrid"/>
        <w:tblW w:w="10070" w:type="dxa"/>
        <w:jc w:val="left"/>
        <w:tblInd w:w="0" w:type="dxa"/>
        <w:tblCellMar>
          <w:top w:w="82" w:type="dxa"/>
          <w:left w:w="90" w:type="dxa"/>
          <w:bottom w:w="0" w:type="dxa"/>
          <w:right w:w="55" w:type="dxa"/>
        </w:tblCellMar>
        <w:tblLook w:val="04a0" w:noHBand="0" w:noVBand="1" w:firstColumn="1" w:lastRow="0" w:lastColumn="0" w:firstRow="1"/>
      </w:tblPr>
      <w:tblGrid>
        <w:gridCol w:w="1265"/>
        <w:gridCol w:w="1618"/>
        <w:gridCol w:w="864"/>
        <w:gridCol w:w="798"/>
        <w:gridCol w:w="5525"/>
      </w:tblGrid>
      <w:tr>
        <w:trPr>
          <w:trHeight w:val="640" w:hRule="atLeast"/>
        </w:trPr>
        <w:tc>
          <w:tcPr>
            <w:tcW w:w="1265"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864"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默认值</w:t>
            </w:r>
          </w:p>
        </w:tc>
        <w:tc>
          <w:tcPr>
            <w:tcW w:w="798"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访问类型</w:t>
            </w:r>
          </w:p>
        </w:tc>
        <w:tc>
          <w:tcPr>
            <w:tcW w:w="5525" w:type="dxa"/>
            <w:tcBorders>
              <w:top w:val="single" w:sz="2" w:space="0" w:color="000000"/>
              <w:left w:val="single" w:sz="2" w:space="0" w:color="000000"/>
              <w:bottom w:val="single" w:sz="12" w:space="0" w:color="850000"/>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790" w:hRule="atLeast"/>
        </w:trPr>
        <w:tc>
          <w:tcPr>
            <w:tcW w:w="1265"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74" w:author="未知作者" w:date="2023-05-06T11:18:37Z">
              <w:r>
                <w:rPr>
                  <w:sz w:val="19"/>
                  <w:lang w:val="zh-Hans"/>
                </w:rPr>
                <w:delText>比</w:delText>
              </w:r>
            </w:del>
            <w:ins w:id="75"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目的地地址</w:t>
            </w:r>
          </w:p>
        </w:tc>
        <w:tc>
          <w:tcPr>
            <w:tcW w:w="864"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零</w:t>
            </w:r>
          </w:p>
        </w:tc>
        <w:tc>
          <w:tcPr>
            <w:tcW w:w="798"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R/W</w:t>
            </w:r>
          </w:p>
        </w:tc>
        <w:tc>
          <w:tcPr>
            <w:tcW w:w="5525" w:type="dxa"/>
            <w:tcBorders>
              <w:top w:val="single" w:sz="12" w:space="0" w:color="850000"/>
              <w:left w:val="single" w:sz="2" w:space="0" w:color="000000"/>
              <w:bottom w:val="single" w:sz="2" w:space="0" w:color="000000"/>
              <w:right w:val="single" w:sz="2" w:space="0" w:color="000000"/>
            </w:tcBorders>
          </w:tcPr>
          <w:p>
            <w:pPr>
              <w:pStyle w:val="Normal"/>
              <w:spacing w:lineRule="auto" w:line="218" w:before="0" w:after="96"/>
              <w:ind w:left="0" w:right="0" w:hanging="0"/>
              <w:jc w:val="left"/>
              <w:rPr/>
            </w:pPr>
            <w:r>
              <w:rPr>
                <w:sz w:val="19"/>
                <w:lang w:val="zh-Hans"/>
              </w:rPr>
              <w:t xml:space="preserve">指示 </w:t>
            </w:r>
            <w:r>
              <w:rPr>
                <w:sz w:val="19"/>
                <w:lang w:val="zh-Hans"/>
              </w:rPr>
              <w:t xml:space="preserve">AXI DMA </w:t>
            </w:r>
            <w:r>
              <w:rPr>
                <w:sz w:val="19"/>
                <w:lang w:val="zh-Hans"/>
              </w:rPr>
              <w:t xml:space="preserve">写入的目标地址的 </w:t>
            </w:r>
            <w:r>
              <w:rPr>
                <w:sz w:val="19"/>
                <w:lang w:val="zh-Hans"/>
              </w:rPr>
              <w:t xml:space="preserve">MSB 32 </w:t>
            </w:r>
            <w:r>
              <w:rPr>
                <w:sz w:val="19"/>
                <w:lang w:val="zh-Hans"/>
              </w:rPr>
              <w:t xml:space="preserve">位，以便从 </w:t>
            </w:r>
            <w:r>
              <w:rPr>
                <w:sz w:val="19"/>
                <w:lang w:val="zh-Hans"/>
              </w:rPr>
              <w:t xml:space="preserve">S2MM </w:t>
            </w:r>
            <w:r>
              <w:rPr>
                <w:sz w:val="19"/>
                <w:lang w:val="zh-Hans"/>
              </w:rPr>
              <w:t xml:space="preserve">通道上的 </w:t>
            </w:r>
            <w:r>
              <w:rPr>
                <w:sz w:val="19"/>
                <w:lang w:val="zh-Hans"/>
              </w:rPr>
              <w:t xml:space="preserve">AXI4 </w:t>
            </w:r>
            <w:r>
              <w:rPr>
                <w:sz w:val="19"/>
                <w:lang w:val="zh-Hans"/>
              </w:rPr>
              <w:t>流传输数据。</w:t>
            </w:r>
          </w:p>
          <w:p>
            <w:pPr>
              <w:pStyle w:val="Normal"/>
              <w:spacing w:lineRule="auto" w:line="259" w:before="0" w:after="0"/>
              <w:ind w:left="0" w:right="82" w:hanging="0"/>
              <w:rPr/>
            </w:pPr>
            <w:r>
              <w:rPr>
                <w:b/>
                <w:i/>
                <w:sz w:val="19"/>
                <w:lang w:val="zh-Hans"/>
              </w:rPr>
              <w:t xml:space="preserve">注： </w:t>
            </w:r>
            <w:r>
              <w:rPr>
                <w:sz w:val="17"/>
                <w:lang w:val="zh-Hans"/>
              </w:rPr>
              <w:t xml:space="preserve">如果包含数据重新对齐引擎，则目标地址可以位于任何字节偏移量。如果未包括数据重新对齐引擎，则目标地址必须与 </w:t>
            </w:r>
            <w:r>
              <w:rPr>
                <w:sz w:val="17"/>
                <w:lang w:val="zh-Hans"/>
              </w:rPr>
              <w:t xml:space="preserve">S2MM </w:t>
            </w:r>
            <w:r>
              <w:rPr>
                <w:sz w:val="17"/>
                <w:lang w:val="zh-Hans"/>
              </w:rPr>
              <w:t xml:space="preserve">内存映射数据宽度对齐。 </w:t>
            </w:r>
          </w:p>
        </w:tc>
      </w:tr>
    </w:tbl>
    <w:p>
      <w:pPr>
        <w:pStyle w:val="4"/>
        <w:ind w:left="755" w:right="67" w:hanging="10"/>
        <w:rPr/>
      </w:pPr>
      <w:r>
        <w:rPr>
          <w:lang w:val="zh-Hans"/>
        </w:rPr>
        <w:t xml:space="preserve">S2MM_LENGTH </w:t>
      </w:r>
      <w:r>
        <w:rPr>
          <w:lang w:val="zh-Hans"/>
        </w:rPr>
        <w:t>（</w:t>
      </w:r>
      <w:r>
        <w:rPr>
          <w:lang w:val="zh-Hans"/>
        </w:rPr>
        <w:t xml:space="preserve">S2MM DMA </w:t>
      </w:r>
      <w:r>
        <w:rPr>
          <w:lang w:val="zh-Hans"/>
        </w:rPr>
        <w:t xml:space="preserve">缓冲器长度寄存器 – 偏移 </w:t>
      </w:r>
      <w:r>
        <w:rPr>
          <w:lang w:val="zh-Hans"/>
        </w:rPr>
        <w:t>58h</w:t>
      </w:r>
      <w:r>
        <w:rPr>
          <w:lang w:val="zh-Hans"/>
        </w:rPr>
        <w:t>）</w:t>
      </w:r>
    </w:p>
    <w:p>
      <w:pPr>
        <w:pStyle w:val="Normal"/>
        <w:spacing w:before="0" w:after="94"/>
        <w:ind w:left="748" w:right="43" w:hanging="3"/>
        <w:rPr/>
      </w:pPr>
      <w:r>
        <w:rPr>
          <w:lang w:val="zh-Hans"/>
        </w:rPr>
        <w:t xml:space="preserve">此寄存器提供缓冲区的长度（以字节为单位），用于将数据从流到内存映射 </w:t>
      </w:r>
      <w:r>
        <w:rPr>
          <w:lang w:val="zh-Hans"/>
        </w:rPr>
        <w:t xml:space="preserve">DMA </w:t>
      </w:r>
      <w:r>
        <w:rPr>
          <w:lang w:val="zh-Hans"/>
        </w:rPr>
        <w:t>传输写入。</w:t>
      </w:r>
    </w:p>
    <w:p>
      <w:pPr>
        <w:pStyle w:val="Normal"/>
        <w:spacing w:lineRule="auto" w:line="264" w:before="0" w:after="39"/>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2-20</w:t>
      </w:r>
    </w:p>
    <w:p>
      <w:pPr>
        <w:pStyle w:val="Normal"/>
        <w:spacing w:lineRule="auto" w:line="259" w:before="0" w:after="39"/>
        <w:ind w:left="762" w:right="0" w:hanging="0"/>
        <w:jc w:val="left"/>
        <w:rPr/>
      </w:pPr>
      <w:r>
        <w:rPr/>
        <mc:AlternateContent>
          <mc:Choice Requires="wpg">
            <w:drawing>
              <wp:inline distT="0" distB="0" distL="0" distR="0" wp14:anchorId="6187A838">
                <wp:extent cx="5494655" cy="242570"/>
                <wp:effectExtent l="0" t="0" r="0" b="0"/>
                <wp:docPr id="64" name="形状45"/>
                <a:graphic xmlns:a="http://schemas.openxmlformats.org/drawingml/2006/main">
                  <a:graphicData uri="http://schemas.microsoft.com/office/word/2010/wordprocessingGroup">
                    <wpg:wgp>
                      <wpg:cNvGrpSpPr/>
                      <wpg:grpSpPr>
                        <a:xfrm>
                          <a:off x="0" y="0"/>
                          <a:ext cx="5493960" cy="241920"/>
                        </a:xfrm>
                      </wpg:grpSpPr>
                      <wps:wsp>
                        <wps:cNvSpPr/>
                        <wps:spPr>
                          <a:xfrm>
                            <a:off x="0" y="0"/>
                            <a:ext cx="1537200" cy="133200"/>
                          </a:xfrm>
                          <a:custGeom>
                            <a:avLst/>
                            <a:gdLst/>
                            <a:ahLst/>
                            <a:rect l="l" t="t" r="r" b="b"/>
                            <a:pathLst>
                              <a:path w="1538180" h="133615">
                                <a:moveTo>
                                  <a:pt x="1538180" y="0"/>
                                </a:moveTo>
                                <a:lnTo>
                                  <a:pt x="1538180" y="133615"/>
                                </a:lnTo>
                                <a:lnTo>
                                  <a:pt x="0" y="133615"/>
                                </a:lnTo>
                                <a:lnTo>
                                  <a:pt x="0" y="0"/>
                                </a:lnTo>
                              </a:path>
                            </a:pathLst>
                          </a:custGeom>
                          <a:noFill/>
                          <a:ln cap="rnd" w="9360">
                            <a:solidFill>
                              <a:srgbClr val="ffffff"/>
                            </a:solidFill>
                            <a:round/>
                          </a:ln>
                        </wps:spPr>
                        <wps:style>
                          <a:lnRef idx="1"/>
                          <a:fillRef idx="0"/>
                          <a:effectRef idx="0"/>
                          <a:fontRef idx="minor"/>
                        </wps:style>
                        <wps:bodyPr/>
                      </wps:wsp>
                      <wps:wsp>
                        <wps:cNvSpPr/>
                        <wps:spPr>
                          <a:xfrm>
                            <a:off x="5390640" y="28080"/>
                            <a:ext cx="6300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0</w:t>
                              </w:r>
                            </w:p>
                          </w:txbxContent>
                        </wps:txbx>
                        <wps:bodyPr lIns="0" rIns="0" tIns="0" bIns="0">
                          <a:noAutofit/>
                        </wps:bodyPr>
                      </wps:wsp>
                      <wps:wsp>
                        <wps:cNvSpPr/>
                        <wps:spPr>
                          <a:xfrm>
                            <a:off x="48960" y="22320"/>
                            <a:ext cx="11484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31</w:t>
                              </w:r>
                            </w:p>
                          </w:txbxContent>
                        </wps:txbx>
                        <wps:bodyPr lIns="0" rIns="0" tIns="0" bIns="0">
                          <a:noAutofit/>
                        </wps:bodyPr>
                      </wps:wsp>
                      <wps:wsp>
                        <wps:cNvSpPr/>
                        <wps:spPr>
                          <a:xfrm>
                            <a:off x="1428120" y="23400"/>
                            <a:ext cx="30780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2625</w:t>
                              </w:r>
                            </w:p>
                          </w:txbxContent>
                        </wps:txbx>
                        <wps:bodyPr lIns="0" rIns="0" tIns="0" bIns="0">
                          <a:noAutofit/>
                        </wps:bodyPr>
                      </wps:wsp>
                      <wps:wsp>
                        <wps:cNvSpPr/>
                        <wps:spPr>
                          <a:xfrm>
                            <a:off x="1540440" y="0"/>
                            <a:ext cx="720" cy="126360"/>
                          </a:xfrm>
                          <a:custGeom>
                            <a:avLst/>
                            <a:gdLst/>
                            <a:ahLst/>
                            <a:rect l="l" t="t" r="r" b="b"/>
                            <a:pathLst>
                              <a:path w="0" h="126293">
                                <a:moveTo>
                                  <a:pt x="0" y="126293"/>
                                </a:moveTo>
                                <a:lnTo>
                                  <a:pt x="0" y="0"/>
                                </a:lnTo>
                              </a:path>
                            </a:pathLst>
                          </a:custGeom>
                          <a:noFill/>
                          <a:ln cap="rnd" w="9360">
                            <a:solidFill>
                              <a:srgbClr val="ffffff"/>
                            </a:solidFill>
                            <a:round/>
                          </a:ln>
                        </wps:spPr>
                        <wps:style>
                          <a:lnRef idx="1"/>
                          <a:fillRef idx="0"/>
                          <a:effectRef idx="0"/>
                          <a:fontRef idx="minor"/>
                        </wps:style>
                        <wps:bodyPr/>
                      </wps:wsp>
                      <wps:wsp>
                        <wps:cNvSpPr/>
                        <wps:spPr>
                          <a:xfrm>
                            <a:off x="1544400" y="136440"/>
                            <a:ext cx="3949560" cy="105480"/>
                          </a:xfrm>
                          <a:custGeom>
                            <a:avLst/>
                            <a:gdLst/>
                            <a:ahLst/>
                            <a:rect l="l" t="t" r="r" b="b"/>
                            <a:pathLst>
                              <a:path w="3949810" h="105748">
                                <a:moveTo>
                                  <a:pt x="0" y="0"/>
                                </a:moveTo>
                                <a:cubicBezTo>
                                  <a:pt x="0" y="29355"/>
                                  <a:pt x="33430" y="52868"/>
                                  <a:pt x="74103" y="52868"/>
                                </a:cubicBezTo>
                                <a:lnTo>
                                  <a:pt x="1900870" y="52868"/>
                                </a:lnTo>
                                <a:cubicBezTo>
                                  <a:pt x="1941915" y="52868"/>
                                  <a:pt x="1974849" y="76783"/>
                                  <a:pt x="1974849" y="105748"/>
                                </a:cubicBezTo>
                                <a:cubicBezTo>
                                  <a:pt x="1974849" y="76783"/>
                                  <a:pt x="2008280" y="52868"/>
                                  <a:pt x="2048952" y="52868"/>
                                </a:cubicBezTo>
                                <a:lnTo>
                                  <a:pt x="3875707" y="52868"/>
                                </a:lnTo>
                                <a:cubicBezTo>
                                  <a:pt x="3916890" y="52868"/>
                                  <a:pt x="3949810" y="29355"/>
                                  <a:pt x="3949810" y="0"/>
                                </a:cubicBezTo>
                              </a:path>
                            </a:pathLst>
                          </a:custGeom>
                          <a:noFill/>
                          <a:ln cap="rnd" w="9360">
                            <a:solidFill>
                              <a:srgbClr val="ffffff"/>
                            </a:solidFill>
                            <a:round/>
                          </a:ln>
                        </wps:spPr>
                        <wps:style>
                          <a:lnRef idx="1"/>
                          <a:fillRef idx="0"/>
                          <a:effectRef idx="0"/>
                          <a:fontRef idx="minor"/>
                        </wps:style>
                        <wps:bodyPr/>
                      </wps:wsp>
                      <wps:wsp>
                        <wps:cNvSpPr/>
                        <wps:spPr>
                          <a:xfrm>
                            <a:off x="1540440" y="0"/>
                            <a:ext cx="3952800" cy="133200"/>
                          </a:xfrm>
                          <a:custGeom>
                            <a:avLst/>
                            <a:gdLst/>
                            <a:ahLst/>
                            <a:rect l="l" t="t" r="r" b="b"/>
                            <a:pathLst>
                              <a:path w="3953177" h="133615">
                                <a:moveTo>
                                  <a:pt x="3953177" y="0"/>
                                </a:moveTo>
                                <a:lnTo>
                                  <a:pt x="3953177" y="133615"/>
                                </a:lnTo>
                                <a:lnTo>
                                  <a:pt x="0" y="133615"/>
                                </a:lnTo>
                                <a:lnTo>
                                  <a:pt x="0" y="0"/>
                                </a:lnTo>
                              </a:path>
                            </a:pathLst>
                          </a:custGeom>
                          <a:noFill/>
                          <a:ln cap="rnd" w="9360">
                            <a:solidFill>
                              <a:srgbClr val="ffffff"/>
                            </a:solidFill>
                            <a:round/>
                          </a:ln>
                        </wps:spPr>
                        <wps:style>
                          <a:lnRef idx="1"/>
                          <a:fillRef idx="0"/>
                          <a:effectRef idx="0"/>
                          <a:fontRef idx="minor"/>
                        </wps:style>
                        <wps:bodyPr/>
                      </wps:wsp>
                      <wps:wsp>
                        <wps:cNvSpPr/>
                        <wps:spPr>
                          <a:xfrm>
                            <a:off x="529560" y="28080"/>
                            <a:ext cx="502920" cy="114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10101"/>
                                  <w14:ligatures w14:val="standardContextual"/>
                                </w:rPr>
                                <w:t>保留</w:t>
                              </w:r>
                            </w:p>
                          </w:txbxContent>
                        </wps:txbx>
                        <wps:bodyPr lIns="0" rIns="0" tIns="0" bIns="0">
                          <a:noAutofit/>
                        </wps:bodyPr>
                      </wps:wsp>
                    </wpg:wgp>
                  </a:graphicData>
                </a:graphic>
              </wp:inline>
            </w:drawing>
          </mc:Choice>
          <mc:Fallback>
            <w:pict>
              <v:group id="shape_0" alt="形状45" style="position:absolute;margin-left:0pt;margin-top:-19.1pt;width:432.6pt;height:19.05pt" coordorigin="0,-382" coordsize="8652,381">
                <v:rect id="shape_0" stroked="f" style="position:absolute;left:8489;top:-338;width:98;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77;top:-347;width:180;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31</w:t>
                        </w:r>
                      </w:p>
                    </w:txbxContent>
                  </v:textbox>
                  <w10:wrap type="square"/>
                  <v:fill o:detectmouseclick="t" on="false"/>
                  <v:stroke color="#3465a4" joinstyle="round" endcap="flat"/>
                </v:rect>
                <v:rect id="shape_0" stroked="f" style="position:absolute;left:2249;top:-345;width:484;height:179;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10101"/>
                            <w14:ligatures w14:val="standardContextual"/>
                          </w:rPr>
                          <w:t>2625</w:t>
                        </w:r>
                      </w:p>
                    </w:txbxContent>
                  </v:textbox>
                  <w10:wrap type="square"/>
                  <v:fill o:detectmouseclick="t" on="false"/>
                  <v:stroke color="#3465a4" joinstyle="round" endcap="flat"/>
                </v:rect>
                <v:rect id="shape_0" stroked="f" style="position:absolute;left:834;top:-338;width:791;height:17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10101"/>
                            <w14:ligatures w14:val="standardContextual"/>
                          </w:rPr>
                          <w:t>保留</w:t>
                        </w:r>
                      </w:p>
                    </w:txbxContent>
                  </v:textbox>
                  <w10:wrap type="square"/>
                  <v:fill o:detectmouseclick="t" on="false"/>
                  <v:stroke color="#3465a4" joinstyle="round" endcap="flat"/>
                </v:rect>
              </v:group>
            </w:pict>
          </mc:Fallback>
        </mc:AlternateContent>
      </w:r>
    </w:p>
    <w:p>
      <w:pPr>
        <w:pStyle w:val="Normal"/>
        <w:tabs>
          <w:tab w:val="clear" w:pos="420"/>
          <w:tab w:val="center" w:pos="2684" w:leader="none"/>
          <w:tab w:val="center" w:pos="6187" w:leader="none"/>
        </w:tabs>
        <w:spacing w:lineRule="auto" w:line="259" w:before="0" w:after="0"/>
        <w:ind w:left="0" w:right="0" w:hanging="0"/>
        <w:jc w:val="left"/>
        <w:rPr/>
      </w:pPr>
      <w:r>
        <w:rPr>
          <w:lang w:val="zh-Hans"/>
        </w:rPr>
        <w:tab/>
      </w:r>
      <w:r>
        <w:rPr>
          <w:color w:val="010101"/>
          <w:sz w:val="15"/>
          <w:lang w:val="zh-Hans"/>
        </w:rPr>
        <w:t xml:space="preserve">注 </w:t>
      </w:r>
      <w:r>
        <w:rPr>
          <w:color w:val="010101"/>
          <w:sz w:val="15"/>
          <w:lang w:val="zh-Hans"/>
        </w:rPr>
        <w:t>1</w:t>
      </w:r>
      <w:r>
        <w:rPr>
          <w:color w:val="010101"/>
          <w:sz w:val="15"/>
          <w:lang w:val="zh-Hans"/>
        </w:rPr>
        <w:t>：有效寄存器位由</w:t>
      </w:r>
      <w:r>
        <w:rPr>
          <w:color w:val="010101"/>
          <w:sz w:val="15"/>
          <w:lang w:val="zh-Hans"/>
        </w:rPr>
        <w:tab/>
        <w:t xml:space="preserve">C_SG_Length_Width S2MM </w:t>
      </w:r>
      <w:r>
        <w:rPr>
          <w:color w:val="010101"/>
          <w:sz w:val="15"/>
          <w:lang w:val="zh-Hans"/>
        </w:rPr>
        <w:t xml:space="preserve">长度 </w:t>
      </w:r>
      <w:r>
        <w:rPr>
          <w:color w:val="010101"/>
          <w:sz w:val="15"/>
          <w:lang w:val="zh-Hans"/>
        </w:rPr>
        <w:t>[25</w:t>
      </w:r>
      <w:r>
        <w:rPr>
          <w:color w:val="010101"/>
          <w:sz w:val="15"/>
          <w:lang w:val="zh-Hans"/>
        </w:rPr>
        <w:t>：</w:t>
      </w:r>
      <w:r>
        <w:rPr>
          <w:color w:val="010101"/>
          <w:sz w:val="15"/>
          <w:lang w:val="zh-Hans"/>
        </w:rPr>
        <w:t xml:space="preserve">0] </w:t>
      </w:r>
      <w:r>
        <w:rPr>
          <w:sz w:val="19"/>
          <w:vertAlign w:val="superscript"/>
          <w:lang w:val="zh-Hans"/>
        </w:rPr>
        <w:t>1</w:t>
      </w:r>
      <w:r>
        <w:rPr>
          <w:lang w:val="zh-Hans"/>
        </w:rPr>
        <w:t xml:space="preserve"> </w:t>
      </w:r>
      <w:r>
        <w:rPr>
          <w:lang w:val="zh-Hans"/>
        </w:rPr>
        <w:t>确定</w:t>
      </w:r>
    </w:p>
    <w:p>
      <w:pPr>
        <w:pStyle w:val="Normal"/>
        <w:spacing w:lineRule="auto" w:line="264" w:before="0" w:after="305"/>
        <w:ind w:left="10" w:right="657" w:hanging="10"/>
        <w:jc w:val="right"/>
        <w:rPr/>
      </w:pPr>
      <w:r>
        <w:rPr>
          <w:sz w:val="10"/>
          <w:lang w:val="zh-Hans"/>
        </w:rPr>
        <w:t>X14569</w:t>
      </w:r>
    </w:p>
    <w:p>
      <w:pPr>
        <w:pStyle w:val="Normal"/>
        <w:tabs>
          <w:tab w:val="clear" w:pos="420"/>
          <w:tab w:val="center" w:pos="3746"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2-20</w:t>
      </w:r>
      <w:r>
        <w:rPr>
          <w:i/>
          <w:lang w:val="zh-Hans"/>
        </w:rPr>
        <w:t>：</w:t>
      </w:r>
      <w:r>
        <w:rPr>
          <w:i/>
          <w:lang w:val="zh-Hans"/>
        </w:rPr>
        <w:tab/>
      </w:r>
      <w:r>
        <w:rPr>
          <w:b/>
          <w:lang w:val="zh-Hans"/>
        </w:rPr>
        <w:t xml:space="preserve">S2MM_LENGTH </w:t>
      </w:r>
      <w:r>
        <w:rPr>
          <w:b/>
          <w:lang w:val="zh-Hans"/>
        </w:rPr>
        <w:t xml:space="preserve">寄存器 </w:t>
      </w:r>
    </w:p>
    <w:p>
      <w:pPr>
        <w:pStyle w:val="Normal"/>
        <w:tabs>
          <w:tab w:val="clear" w:pos="420"/>
          <w:tab w:val="center" w:pos="2791" w:leader="none"/>
        </w:tabs>
        <w:spacing w:lineRule="auto" w:line="264" w:before="0" w:after="3"/>
        <w:ind w:left="-15" w:right="0" w:hanging="0"/>
        <w:jc w:val="left"/>
        <w:rPr/>
      </w:pPr>
      <w:r>
        <w:rPr>
          <w:i/>
          <w:lang w:val="zh-Hans"/>
        </w:rPr>
        <w:t xml:space="preserve">表 </w:t>
      </w:r>
      <w:r>
        <w:rPr>
          <w:i/>
          <w:lang w:val="zh-Hans"/>
        </w:rPr>
        <w:t>2-24</w:t>
      </w:r>
      <w:r>
        <w:rPr>
          <w:i/>
          <w:lang w:val="zh-Hans"/>
        </w:rPr>
        <w:t>：</w:t>
      </w:r>
      <w:r>
        <w:rPr>
          <w:i/>
          <w:lang w:val="zh-Hans"/>
        </w:rPr>
        <w:tab/>
      </w:r>
      <w:r>
        <w:rPr>
          <w:b/>
          <w:lang w:val="zh-Hans"/>
        </w:rPr>
        <w:t xml:space="preserve">S2MM_LENGTH </w:t>
      </w:r>
      <w:r>
        <w:rPr>
          <w:b/>
          <w:lang w:val="zh-Hans"/>
        </w:rPr>
        <w:t>寄存器详细信息</w:t>
      </w:r>
    </w:p>
    <w:tbl>
      <w:tblPr>
        <w:tblStyle w:val="TableGrid"/>
        <w:tblW w:w="10093" w:type="dxa"/>
        <w:jc w:val="left"/>
        <w:tblInd w:w="0" w:type="dxa"/>
        <w:tblCellMar>
          <w:top w:w="82" w:type="dxa"/>
          <w:left w:w="90" w:type="dxa"/>
          <w:bottom w:w="0" w:type="dxa"/>
          <w:right w:w="57" w:type="dxa"/>
        </w:tblCellMar>
        <w:tblLook w:val="04a0" w:noHBand="0" w:noVBand="1" w:firstColumn="1" w:lastRow="0" w:lastColumn="0" w:firstRow="1"/>
      </w:tblPr>
      <w:tblGrid>
        <w:gridCol w:w="1268"/>
        <w:gridCol w:w="1613"/>
        <w:gridCol w:w="926"/>
        <w:gridCol w:w="799"/>
        <w:gridCol w:w="5487"/>
      </w:tblGrid>
      <w:tr>
        <w:trPr>
          <w:trHeight w:val="641" w:hRule="atLeast"/>
        </w:trPr>
        <w:tc>
          <w:tcPr>
            <w:tcW w:w="1268"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字段名称</w:t>
            </w:r>
          </w:p>
        </w:tc>
        <w:tc>
          <w:tcPr>
            <w:tcW w:w="92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c>
          <w:tcPr>
            <w:tcW w:w="7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访问类型</w:t>
            </w:r>
          </w:p>
        </w:tc>
        <w:tc>
          <w:tcPr>
            <w:tcW w:w="548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2559" w:hRule="atLeast"/>
        </w:trPr>
        <w:tc>
          <w:tcPr>
            <w:tcW w:w="1268"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25</w:t>
            </w:r>
            <w:r>
              <w:rPr>
                <w:color w:val="0000FF"/>
                <w:sz w:val="19"/>
                <w:vertAlign w:val="superscript"/>
                <w:lang w:val="zh-Hans"/>
              </w:rPr>
              <w:t>（</w:t>
            </w:r>
            <w:r>
              <w:rPr>
                <w:color w:val="0000FF"/>
                <w:sz w:val="19"/>
                <w:vertAlign w:val="superscript"/>
                <w:lang w:val="zh-Hans"/>
              </w:rPr>
              <w:t>1</w:t>
            </w:r>
            <w:r>
              <w:rPr>
                <w:color w:val="0000FF"/>
                <w:sz w:val="19"/>
                <w:vertAlign w:val="superscript"/>
                <w:lang w:val="zh-Hans"/>
              </w:rPr>
              <w:t>）</w:t>
            </w:r>
            <w:r>
              <w:rPr>
                <w:sz w:val="19"/>
                <w:lang w:val="zh-Hans"/>
              </w:rPr>
              <w:t xml:space="preserve"> 到 </w:t>
            </w:r>
            <w:r>
              <w:rPr>
                <w:sz w:val="19"/>
                <w:lang w:val="zh-Hans"/>
              </w:rPr>
              <w:t>0</w:t>
            </w:r>
          </w:p>
        </w:tc>
        <w:tc>
          <w:tcPr>
            <w:tcW w:w="161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长度</w:t>
            </w:r>
          </w:p>
        </w:tc>
        <w:tc>
          <w:tcPr>
            <w:tcW w:w="926"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零</w:t>
            </w:r>
          </w:p>
        </w:tc>
        <w:tc>
          <w:tcPr>
            <w:tcW w:w="79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R/W</w:t>
            </w:r>
          </w:p>
        </w:tc>
        <w:tc>
          <w:tcPr>
            <w:tcW w:w="5487"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0"/>
              <w:ind w:left="0" w:right="83" w:hanging="0"/>
              <w:rPr/>
            </w:pPr>
            <w:r>
              <w:rPr>
                <w:sz w:val="19"/>
                <w:lang w:val="zh-Hans"/>
              </w:rPr>
              <w:t xml:space="preserve">指示可用于从 </w:t>
            </w:r>
            <w:r>
              <w:rPr>
                <w:sz w:val="19"/>
                <w:lang w:val="zh-Hans"/>
              </w:rPr>
              <w:t xml:space="preserve">S2MM </w:t>
            </w:r>
            <w:r>
              <w:rPr>
                <w:sz w:val="19"/>
                <w:lang w:val="zh-Hans"/>
              </w:rPr>
              <w:t xml:space="preserve">通道写入接收数据的 </w:t>
            </w:r>
            <w:r>
              <w:rPr>
                <w:sz w:val="19"/>
                <w:lang w:val="zh-Hans"/>
              </w:rPr>
              <w:t xml:space="preserve">S2MM </w:t>
            </w:r>
            <w:r>
              <w:rPr>
                <w:sz w:val="19"/>
                <w:lang w:val="zh-Hans"/>
              </w:rPr>
              <w:t xml:space="preserve">缓冲区的长度（以字节为单位）。将非零值写入此寄存器可使 </w:t>
            </w:r>
            <w:r>
              <w:rPr>
                <w:sz w:val="19"/>
                <w:lang w:val="zh-Hans"/>
              </w:rPr>
              <w:t xml:space="preserve">S2MM </w:t>
            </w:r>
            <w:r>
              <w:rPr>
                <w:sz w:val="19"/>
                <w:lang w:val="zh-Hans"/>
              </w:rPr>
              <w:t>通道接收数据包数据。</w:t>
            </w:r>
          </w:p>
          <w:p>
            <w:pPr>
              <w:pStyle w:val="Normal"/>
              <w:spacing w:lineRule="auto" w:line="218" w:before="0" w:after="98"/>
              <w:ind w:left="0" w:right="89" w:hanging="0"/>
              <w:rPr/>
            </w:pPr>
            <w:r>
              <w:rPr>
                <w:sz w:val="19"/>
                <w:lang w:val="zh-Hans"/>
              </w:rPr>
              <w:t xml:space="preserve">S2MM </w:t>
            </w:r>
            <w:r>
              <w:rPr>
                <w:sz w:val="19"/>
                <w:lang w:val="zh-Hans"/>
              </w:rPr>
              <w:t xml:space="preserve">传输完成后，写入 </w:t>
            </w:r>
            <w:r>
              <w:rPr>
                <w:sz w:val="19"/>
                <w:lang w:val="zh-Hans"/>
              </w:rPr>
              <w:t xml:space="preserve">S2MM AXI4 </w:t>
            </w:r>
            <w:r>
              <w:rPr>
                <w:sz w:val="19"/>
                <w:lang w:val="zh-Hans"/>
              </w:rPr>
              <w:t>接口上的实际字节数将更新到</w:t>
            </w:r>
            <w:r>
              <w:rPr>
                <w:sz w:val="19"/>
                <w:lang w:val="zh-Hans"/>
              </w:rPr>
              <w:t>S2MM_LENGTH</w:t>
            </w:r>
            <w:r>
              <w:rPr>
                <w:sz w:val="19"/>
                <w:lang w:val="zh-Hans"/>
              </w:rPr>
              <w:t>寄存器。</w:t>
            </w:r>
          </w:p>
          <w:p>
            <w:pPr>
              <w:pStyle w:val="Normal"/>
              <w:spacing w:lineRule="auto" w:line="259" w:before="0" w:after="0"/>
              <w:ind w:left="0" w:right="0" w:hanging="0"/>
              <w:jc w:val="left"/>
              <w:rPr/>
            </w:pPr>
            <w:r>
              <w:rPr>
                <w:b/>
                <w:i/>
                <w:sz w:val="19"/>
                <w:lang w:val="zh-Hans"/>
              </w:rPr>
              <w:t xml:space="preserve">注意： </w:t>
            </w:r>
            <w:r>
              <w:rPr>
                <w:sz w:val="17"/>
                <w:lang w:val="zh-Hans"/>
              </w:rPr>
              <w:t xml:space="preserve">此值必须大于或等于 </w:t>
            </w:r>
            <w:r>
              <w:rPr>
                <w:sz w:val="17"/>
                <w:lang w:val="zh-Hans"/>
              </w:rPr>
              <w:t xml:space="preserve">S2MM AXI4 </w:t>
            </w:r>
            <w:r>
              <w:rPr>
                <w:sz w:val="17"/>
                <w:lang w:val="zh-Hans"/>
              </w:rPr>
              <w:t>流上要接收的最大预期数据包。 小于接收数据包的值会导致未定义的行为。</w:t>
            </w:r>
          </w:p>
        </w:tc>
      </w:tr>
      <w:tr>
        <w:trPr>
          <w:trHeight w:val="581" w:hRule="atLeast"/>
        </w:trPr>
        <w:tc>
          <w:tcPr>
            <w:tcW w:w="126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26</w:t>
            </w:r>
          </w:p>
        </w:tc>
        <w:tc>
          <w:tcPr>
            <w:tcW w:w="1613" w:type="dxa"/>
            <w:tcBorders>
              <w:top w:val="single" w:sz="2" w:space="0" w:color="000000"/>
              <w:left w:val="single" w:sz="4"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保留</w:t>
            </w:r>
          </w:p>
        </w:tc>
        <w:tc>
          <w:tcPr>
            <w:tcW w:w="926" w:type="dxa"/>
            <w:tcBorders>
              <w:top w:val="single" w:sz="2"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p>
        </w:tc>
        <w:tc>
          <w:tcPr>
            <w:tcW w:w="799" w:type="dxa"/>
            <w:tcBorders>
              <w:top w:val="single" w:sz="2"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RO</w:t>
            </w:r>
          </w:p>
        </w:tc>
        <w:tc>
          <w:tcPr>
            <w:tcW w:w="5487" w:type="dxa"/>
            <w:tcBorders>
              <w:top w:val="single" w:sz="2"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写入这些位不起作用，它们始终被读取为零。</w:t>
            </w:r>
          </w:p>
        </w:tc>
      </w:tr>
    </w:tbl>
    <w:p>
      <w:pPr>
        <w:pStyle w:val="Normal"/>
        <w:spacing w:lineRule="auto" w:line="259" w:before="0" w:after="0"/>
        <w:ind w:left="40" w:right="0" w:hanging="10"/>
        <w:jc w:val="left"/>
        <w:rPr/>
      </w:pPr>
      <w:r>
        <w:rPr>
          <w:b/>
          <w:sz w:val="18"/>
          <w:lang w:val="zh-Hans"/>
        </w:rPr>
        <w:t xml:space="preserve">笔记： </w:t>
      </w:r>
    </w:p>
    <w:p>
      <w:pPr>
        <w:pStyle w:val="Normal"/>
        <w:spacing w:lineRule="auto" w:line="218" w:before="0" w:after="58"/>
        <w:ind w:left="280" w:right="0" w:hanging="250"/>
        <w:rPr/>
      </w:pPr>
      <w:r>
        <w:rPr>
          <w:sz w:val="17"/>
          <w:lang w:val="zh-Hans"/>
        </w:rPr>
        <w:t xml:space="preserve">1. </w:t>
      </w:r>
      <w:r>
        <w:rPr>
          <w:sz w:val="17"/>
          <w:lang w:val="zh-Hans"/>
        </w:rPr>
        <w:t xml:space="preserve">长度宽度字段由缓冲区长度寄存器宽度参数确定。最小宽度为 </w:t>
      </w:r>
      <w:r>
        <w:rPr>
          <w:sz w:val="17"/>
          <w:lang w:val="zh-Hans"/>
        </w:rPr>
        <w:t xml:space="preserve">8 </w:t>
      </w:r>
      <w:r>
        <w:rPr>
          <w:sz w:val="17"/>
          <w:lang w:val="zh-Hans"/>
        </w:rPr>
        <w:t>位（</w:t>
      </w:r>
      <w:r>
        <w:rPr>
          <w:sz w:val="17"/>
          <w:lang w:val="zh-Hans"/>
        </w:rPr>
        <w:t xml:space="preserve">7 </w:t>
      </w:r>
      <w:r>
        <w:rPr>
          <w:sz w:val="17"/>
          <w:lang w:val="zh-Hans"/>
        </w:rPr>
        <w:t xml:space="preserve">到 </w:t>
      </w:r>
      <w:r>
        <w:rPr>
          <w:sz w:val="17"/>
          <w:lang w:val="zh-Hans"/>
        </w:rPr>
        <w:t>0</w:t>
      </w:r>
      <w:r>
        <w:rPr>
          <w:sz w:val="17"/>
          <w:lang w:val="zh-Hans"/>
        </w:rPr>
        <w:t xml:space="preserve">），最大宽度为 </w:t>
      </w:r>
      <w:r>
        <w:rPr>
          <w:sz w:val="17"/>
          <w:lang w:val="zh-Hans"/>
        </w:rPr>
        <w:t xml:space="preserve">26 </w:t>
      </w:r>
      <w:r>
        <w:rPr>
          <w:sz w:val="17"/>
          <w:lang w:val="zh-Hans"/>
        </w:rPr>
        <w:t>位（</w:t>
      </w:r>
      <w:r>
        <w:rPr>
          <w:sz w:val="17"/>
          <w:lang w:val="zh-Hans"/>
        </w:rPr>
        <w:t xml:space="preserve">25 </w:t>
      </w:r>
      <w:r>
        <w:rPr>
          <w:sz w:val="17"/>
          <w:lang w:val="zh-Hans"/>
        </w:rPr>
        <w:t xml:space="preserve">到 </w:t>
      </w:r>
      <w:r>
        <w:rPr>
          <w:sz w:val="17"/>
          <w:lang w:val="zh-Hans"/>
        </w:rPr>
        <w:t>0</w:t>
      </w:r>
      <w:r>
        <w:rPr>
          <w:sz w:val="17"/>
          <w:lang w:val="zh-Hans"/>
        </w:rPr>
        <w:t>）。</w:t>
      </w:r>
    </w:p>
    <w:p>
      <w:pPr>
        <w:pStyle w:val="Normal"/>
        <w:spacing w:lineRule="auto" w:line="259" w:before="0" w:after="286"/>
        <w:ind w:left="760" w:right="-36" w:hanging="0"/>
        <w:jc w:val="left"/>
        <w:rPr/>
      </w:pPr>
      <w:r>
        <w:rPr/>
        <mc:AlternateContent>
          <mc:Choice Requires="wpg">
            <w:drawing>
              <wp:inline distT="0" distB="0" distL="0" distR="0" wp14:anchorId="2D141908">
                <wp:extent cx="5921375" cy="25400"/>
                <wp:effectExtent l="0" t="0" r="0" b="0"/>
                <wp:docPr id="65" name="形状46"/>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46" style="position:absolute;margin-left:0pt;margin-top:-2pt;width:466.2pt;height:1.95pt" coordorigin="0,-40" coordsize="9324,39"/>
            </w:pict>
          </mc:Fallback>
        </mc:AlternateContent>
      </w:r>
    </w:p>
    <w:p>
      <w:pPr>
        <w:pStyle w:val="2"/>
        <w:ind w:left="755" w:right="67" w:hanging="10"/>
        <w:rPr/>
      </w:pPr>
      <w:r>
        <w:rPr>
          <w:lang w:val="zh-Hans"/>
        </w:rPr>
        <w:t>分散收集描述符</w:t>
      </w:r>
    </w:p>
    <w:p>
      <w:pPr>
        <w:pStyle w:val="Normal"/>
        <w:spacing w:before="0" w:after="268"/>
        <w:ind w:left="748" w:right="43" w:hanging="3"/>
        <w:rPr/>
      </w:pPr>
      <w:r>
        <w:rPr>
          <w:lang w:val="zh-Hans"/>
        </w:rPr>
        <w:t xml:space="preserve">本节定义 </w:t>
      </w:r>
      <w:r>
        <w:rPr>
          <w:lang w:val="zh-Hans"/>
        </w:rPr>
        <w:t>S2MM</w:t>
      </w:r>
      <w:r>
        <w:rPr>
          <w:lang w:val="zh-Hans"/>
        </w:rPr>
        <w:t xml:space="preserve">（接收）和 </w:t>
      </w:r>
      <w:r>
        <w:rPr>
          <w:lang w:val="zh-Hans"/>
        </w:rPr>
        <w:t>MM2S</w:t>
      </w:r>
      <w:r>
        <w:rPr>
          <w:lang w:val="zh-Hans"/>
        </w:rPr>
        <w:t xml:space="preserve">（传输）散射收集描述符的字段，用于将 </w:t>
      </w:r>
      <w:r>
        <w:rPr>
          <w:lang w:val="zh-Hans"/>
        </w:rPr>
        <w:t xml:space="preserve">AXI DMA </w:t>
      </w:r>
      <w:r>
        <w:rPr>
          <w:lang w:val="zh-Hans"/>
        </w:rPr>
        <w:t>配置为散射</w:t>
      </w:r>
      <w:r>
        <w:rPr>
          <w:lang w:val="zh-Hans"/>
        </w:rPr>
        <w:t>/</w:t>
      </w:r>
      <w:r>
        <w:rPr>
          <w:lang w:val="zh-Hans"/>
        </w:rPr>
        <w:t xml:space="preserve">聚集模式。描述符由 </w:t>
      </w:r>
      <w:r>
        <w:rPr>
          <w:lang w:val="zh-Hans"/>
        </w:rPr>
        <w:t xml:space="preserve">8 </w:t>
      </w:r>
      <w:r>
        <w:rPr>
          <w:lang w:val="zh-Hans"/>
        </w:rPr>
        <w:t xml:space="preserve">个 </w:t>
      </w:r>
      <w:r>
        <w:rPr>
          <w:lang w:val="zh-Hans"/>
        </w:rPr>
        <w:t xml:space="preserve">32 </w:t>
      </w:r>
      <w:r>
        <w:rPr>
          <w:lang w:val="zh-Hans"/>
        </w:rPr>
        <w:t xml:space="preserve">位基本字和 </w:t>
      </w:r>
      <w:r>
        <w:rPr>
          <w:lang w:val="zh-Hans"/>
        </w:rPr>
        <w:t xml:space="preserve">0 </w:t>
      </w:r>
      <w:r>
        <w:rPr>
          <w:lang w:val="zh-Hans"/>
        </w:rPr>
        <w:t xml:space="preserve">或 </w:t>
      </w:r>
      <w:r>
        <w:rPr>
          <w:lang w:val="zh-Hans"/>
        </w:rPr>
        <w:t xml:space="preserve">5 </w:t>
      </w:r>
      <w:r>
        <w:rPr>
          <w:lang w:val="zh-Hans"/>
        </w:rPr>
        <w:t>个用户应用程序字组成。</w:t>
      </w:r>
      <w:r>
        <w:rPr>
          <w:lang w:val="zh-Hans"/>
        </w:rPr>
        <w:t>d</w:t>
      </w:r>
      <w:r>
        <w:rPr>
          <w:lang w:val="zh-Hans"/>
        </w:rPr>
        <w:t xml:space="preserve">描述符将来支持 </w:t>
      </w:r>
      <w:r>
        <w:rPr>
          <w:lang w:val="zh-Hans"/>
        </w:rPr>
        <w:t xml:space="preserve">64 </w:t>
      </w:r>
      <w:r>
        <w:rPr>
          <w:lang w:val="zh-Hans"/>
        </w:rPr>
        <w:t>位地址并支持用户应用程序数据。通过帧开始和帧结束标志支持每个数据包的多个描述符。还包括已完成状态和完成时中断。</w:t>
      </w:r>
      <w:r>
        <w:rPr>
          <w:lang w:val="zh-Hans"/>
        </w:rPr>
        <w:t xml:space="preserve">Buffer </w:t>
      </w:r>
      <w:r>
        <w:rPr>
          <w:lang w:val="zh-Hans"/>
        </w:rPr>
        <w:t xml:space="preserve">长度可以描述每个描述符多达 </w:t>
      </w:r>
      <w:r>
        <w:rPr>
          <w:lang w:val="zh-Hans"/>
        </w:rPr>
        <w:t>67</w:t>
      </w:r>
      <w:r>
        <w:rPr>
          <w:lang w:val="zh-Hans"/>
        </w:rPr>
        <w:t>、</w:t>
      </w:r>
      <w:r>
        <w:rPr>
          <w:lang w:val="zh-Hans"/>
        </w:rPr>
        <w:t>108</w:t>
      </w:r>
      <w:r>
        <w:rPr>
          <w:lang w:val="zh-Hans"/>
        </w:rPr>
        <w:t>、</w:t>
      </w:r>
      <w:r>
        <w:rPr>
          <w:lang w:val="zh-Hans"/>
        </w:rPr>
        <w:t xml:space="preserve">863 </w:t>
      </w:r>
      <w:r>
        <w:rPr>
          <w:lang w:val="zh-Hans"/>
        </w:rPr>
        <w:t xml:space="preserve">字节的数据缓冲区。两个数据传输方向 </w:t>
      </w:r>
      <w:r>
        <w:rPr>
          <w:lang w:val="zh-Hans"/>
        </w:rPr>
        <w:t xml:space="preserve">MM2S </w:t>
      </w:r>
      <w:r>
        <w:rPr>
          <w:lang w:val="zh-Hans"/>
        </w:rPr>
        <w:t xml:space="preserve">和 </w:t>
      </w:r>
      <w:r>
        <w:rPr>
          <w:lang w:val="zh-Hans"/>
        </w:rPr>
        <w:t xml:space="preserve">S2MM </w:t>
      </w:r>
      <w:r>
        <w:rPr>
          <w:lang w:val="zh-Hans"/>
        </w:rPr>
        <w:t xml:space="preserve">需要两个描述符链。 </w:t>
      </w:r>
    </w:p>
    <w:p>
      <w:pPr>
        <w:pStyle w:val="Normal"/>
        <w:tabs>
          <w:tab w:val="clear" w:pos="420"/>
          <w:tab w:val="center" w:pos="1272" w:leader="none"/>
          <w:tab w:val="center" w:pos="4118" w:leader="none"/>
        </w:tabs>
        <w:spacing w:lineRule="auto" w:line="264" w:before="0" w:after="3"/>
        <w:ind w:left="0" w:right="0" w:hanging="0"/>
        <w:jc w:val="left"/>
        <w:rPr/>
      </w:pPr>
      <w:r>
        <w:rPr>
          <w:lang w:val="zh-Hans"/>
        </w:rPr>
        <w:tab/>
      </w:r>
      <w:r>
        <w:rPr>
          <w:i/>
          <w:lang w:val="zh-Hans"/>
        </w:rPr>
        <w:t xml:space="preserve">表 </w:t>
      </w:r>
      <w:r>
        <w:rPr>
          <w:i/>
          <w:lang w:val="zh-Hans"/>
        </w:rPr>
        <w:t>2-25</w:t>
      </w:r>
      <w:r>
        <w:rPr>
          <w:i/>
          <w:lang w:val="zh-Hans"/>
        </w:rPr>
        <w:t>：</w:t>
      </w:r>
      <w:r>
        <w:rPr>
          <w:i/>
          <w:lang w:val="zh-Hans"/>
        </w:rPr>
        <w:tab/>
      </w:r>
      <w:r>
        <w:rPr>
          <w:b/>
          <w:lang w:val="zh-Hans"/>
        </w:rPr>
        <w:t>描述符字段（非多通道模式）</w:t>
      </w:r>
    </w:p>
    <w:tbl>
      <w:tblPr>
        <w:tblStyle w:val="TableGrid"/>
        <w:tblW w:w="9245" w:type="dxa"/>
        <w:jc w:val="left"/>
        <w:tblInd w:w="760" w:type="dxa"/>
        <w:tblCellMar>
          <w:top w:w="80" w:type="dxa"/>
          <w:left w:w="89" w:type="dxa"/>
          <w:bottom w:w="0" w:type="dxa"/>
          <w:right w:w="115" w:type="dxa"/>
        </w:tblCellMar>
        <w:tblLook w:val="04a0" w:noHBand="0" w:noVBand="1" w:firstColumn="1" w:lastRow="0" w:lastColumn="0" w:firstRow="1"/>
      </w:tblPr>
      <w:tblGrid>
        <w:gridCol w:w="2438"/>
        <w:gridCol w:w="3623"/>
        <w:gridCol w:w="3184"/>
      </w:tblGrid>
      <w:tr>
        <w:trPr>
          <w:trHeight w:val="381" w:hRule="atLeast"/>
        </w:trPr>
        <w:tc>
          <w:tcPr>
            <w:tcW w:w="243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地址空间偏移</w:t>
            </w:r>
            <w:r>
              <w:rPr>
                <w:color w:val="0000FF"/>
                <w:vertAlign w:val="superscript"/>
                <w:lang w:val="zh-Hans"/>
              </w:rPr>
              <w:t>量（</w:t>
            </w:r>
            <w:r>
              <w:rPr>
                <w:color w:val="0000FF"/>
                <w:vertAlign w:val="superscript"/>
                <w:lang w:val="zh-Hans"/>
              </w:rPr>
              <w:t>1</w:t>
            </w:r>
            <w:r>
              <w:rPr>
                <w:color w:val="0000FF"/>
                <w:vertAlign w:val="superscript"/>
                <w:lang w:val="zh-Hans"/>
              </w:rPr>
              <w:t>）</w:t>
            </w:r>
          </w:p>
        </w:tc>
        <w:tc>
          <w:tcPr>
            <w:tcW w:w="362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318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描述翻录</w:t>
            </w:r>
          </w:p>
        </w:tc>
      </w:tr>
      <w:tr>
        <w:trPr>
          <w:trHeight w:val="349" w:hRule="atLeast"/>
        </w:trPr>
        <w:tc>
          <w:tcPr>
            <w:tcW w:w="2438" w:type="dxa"/>
            <w:tcBorders>
              <w:top w:val="single" w:sz="12" w:space="0" w:color="B20838"/>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00h</w:t>
            </w:r>
          </w:p>
        </w:tc>
        <w:tc>
          <w:tcPr>
            <w:tcW w:w="362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del w:id="76" w:author="未知作者" w:date="2023-05-06T14:56:36Z">
              <w:r>
                <w:rPr>
                  <w:sz w:val="19"/>
                  <w:lang w:val="zh-Hans"/>
                </w:rPr>
                <w:delText>恩特德斯克</w:delText>
              </w:r>
            </w:del>
            <w:ins w:id="77" w:author="未知作者" w:date="2023-05-06T14:56:36Z">
              <w:r>
                <w:rPr>
                  <w:sz w:val="19"/>
                  <w:lang w:val="zh-Hans"/>
                </w:rPr>
                <w:t>NXTDESC</w:t>
              </w:r>
            </w:ins>
          </w:p>
        </w:tc>
        <w:tc>
          <w:tcPr>
            <w:tcW w:w="3184" w:type="dxa"/>
            <w:tcBorders>
              <w:top w:val="single" w:sz="12" w:space="0" w:color="B20838"/>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下一个描述符指针</w:t>
            </w:r>
          </w:p>
        </w:tc>
      </w:tr>
      <w:tr>
        <w:trPr>
          <w:trHeight w:val="581" w:hRule="atLeast"/>
        </w:trPr>
        <w:tc>
          <w:tcPr>
            <w:tcW w:w="2438"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04</w:t>
            </w:r>
            <w:del w:id="78" w:author="未知作者" w:date="2023-05-06T11:11:56Z">
              <w:r>
                <w:rPr>
                  <w:sz w:val="19"/>
                  <w:lang w:val="zh-Hans"/>
                </w:rPr>
                <w:delText>小时</w:delText>
              </w:r>
            </w:del>
            <w:ins w:id="79" w:author="未知作者" w:date="2023-05-06T11:11:56Z">
              <w:r>
                <w:rPr>
                  <w:rFonts w:eastAsia="Segoe UI" w:cs="Segoe UI"/>
                  <w:color w:val="000000"/>
                  <w:kern w:val="2"/>
                  <w:sz w:val="19"/>
                  <w:szCs w:val="22"/>
                  <w:lang w:val="zh-Hans" w:eastAsia="zh-CN" w:bidi="ar-SA"/>
                </w:rPr>
                <w:t>h</w:t>
              </w:r>
            </w:ins>
          </w:p>
        </w:tc>
        <w:tc>
          <w:tcPr>
            <w:tcW w:w="362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NXTDESC_MSB</w:t>
            </w:r>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 xml:space="preserve">下一个描述符指针的高 </w:t>
            </w:r>
            <w:r>
              <w:rPr>
                <w:sz w:val="19"/>
                <w:lang w:val="zh-Hans"/>
              </w:rPr>
              <w:t xml:space="preserve">32 </w:t>
            </w:r>
            <w:r>
              <w:rPr>
                <w:sz w:val="19"/>
                <w:lang w:val="zh-Hans"/>
              </w:rPr>
              <w:t>位</w:t>
            </w:r>
          </w:p>
        </w:tc>
      </w:tr>
      <w:tr>
        <w:trPr>
          <w:trHeight w:val="349" w:hRule="atLeast"/>
        </w:trPr>
        <w:tc>
          <w:tcPr>
            <w:tcW w:w="2438"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08</w:t>
            </w:r>
            <w:del w:id="80" w:author="未知作者" w:date="2023-05-06T11:11:56Z">
              <w:r>
                <w:rPr>
                  <w:sz w:val="19"/>
                  <w:lang w:val="zh-Hans"/>
                </w:rPr>
                <w:delText>小时</w:delText>
              </w:r>
            </w:del>
            <w:ins w:id="81" w:author="未知作者" w:date="2023-05-06T11:11:56Z">
              <w:r>
                <w:rPr>
                  <w:rFonts w:eastAsia="Segoe UI" w:cs="Segoe UI"/>
                  <w:color w:val="000000"/>
                  <w:kern w:val="2"/>
                  <w:sz w:val="19"/>
                  <w:szCs w:val="22"/>
                  <w:lang w:val="zh-Hans" w:eastAsia="zh-CN" w:bidi="ar-SA"/>
                </w:rPr>
                <w:t>h</w:t>
              </w:r>
            </w:ins>
          </w:p>
        </w:tc>
        <w:tc>
          <w:tcPr>
            <w:tcW w:w="36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BUFFER_ADDRESS</w:t>
            </w:r>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缓冲区地址</w:t>
            </w:r>
          </w:p>
        </w:tc>
      </w:tr>
      <w:tr>
        <w:trPr>
          <w:trHeight w:val="350" w:hRule="atLeast"/>
        </w:trPr>
        <w:tc>
          <w:tcPr>
            <w:tcW w:w="2438"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0</w:t>
            </w:r>
            <w:del w:id="82" w:author="未知作者" w:date="2023-05-06T11:13:16Z">
              <w:r>
                <w:rPr>
                  <w:sz w:val="19"/>
                  <w:lang w:val="zh-Hans"/>
                </w:rPr>
                <w:delText>通道</w:delText>
              </w:r>
            </w:del>
            <w:ins w:id="83" w:author="未知作者" w:date="2023-05-06T11:13:16Z">
              <w:r>
                <w:rPr>
                  <w:rFonts w:eastAsia="Segoe UI" w:cs="Segoe UI"/>
                  <w:color w:val="000000"/>
                  <w:kern w:val="2"/>
                  <w:sz w:val="19"/>
                  <w:szCs w:val="22"/>
                  <w:lang w:val="zh-Hans" w:eastAsia="zh-CN" w:bidi="ar-SA"/>
                </w:rPr>
                <w:t>Ch</w:t>
              </w:r>
            </w:ins>
          </w:p>
        </w:tc>
        <w:tc>
          <w:tcPr>
            <w:tcW w:w="36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BUFFER_ADDRESS_MSB</w:t>
            </w:r>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 xml:space="preserve">缓冲区地址的高 </w:t>
            </w:r>
            <w:r>
              <w:rPr>
                <w:sz w:val="19"/>
                <w:lang w:val="zh-Hans"/>
              </w:rPr>
              <w:t xml:space="preserve">32 </w:t>
            </w:r>
            <w:r>
              <w:rPr>
                <w:sz w:val="19"/>
                <w:lang w:val="zh-Hans"/>
              </w:rPr>
              <w:t>位。</w:t>
            </w:r>
          </w:p>
        </w:tc>
      </w:tr>
      <w:tr>
        <w:trPr>
          <w:trHeight w:val="350" w:hRule="atLeast"/>
        </w:trPr>
        <w:tc>
          <w:tcPr>
            <w:tcW w:w="2438"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10</w:t>
            </w:r>
            <w:del w:id="84" w:author="未知作者" w:date="2023-05-06T11:11:56Z">
              <w:r>
                <w:rPr>
                  <w:sz w:val="19"/>
                  <w:lang w:val="zh-Hans"/>
                </w:rPr>
                <w:delText>小时</w:delText>
              </w:r>
            </w:del>
            <w:ins w:id="85" w:author="未知作者" w:date="2023-05-06T11:11:56Z">
              <w:r>
                <w:rPr>
                  <w:rFonts w:eastAsia="Segoe UI" w:cs="Segoe UI"/>
                  <w:color w:val="000000"/>
                  <w:kern w:val="2"/>
                  <w:sz w:val="19"/>
                  <w:szCs w:val="22"/>
                  <w:lang w:val="zh-Hans" w:eastAsia="zh-CN" w:bidi="ar-SA"/>
                </w:rPr>
                <w:t>h</w:t>
              </w:r>
            </w:ins>
          </w:p>
        </w:tc>
        <w:tc>
          <w:tcPr>
            <w:tcW w:w="36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del w:id="86" w:author="未知作者" w:date="2023-05-06T14:56:43Z">
              <w:r>
                <w:rPr>
                  <w:sz w:val="19"/>
                  <w:lang w:val="zh-Hans"/>
                </w:rPr>
                <w:delText>保留</w:delText>
              </w:r>
            </w:del>
            <w:ins w:id="87" w:author="未知作者" w:date="2023-05-06T14:56:43Z">
              <w:r>
                <w:rPr>
                  <w:sz w:val="19"/>
                  <w:lang w:val="zh-Hans"/>
                </w:rPr>
                <w:t>RESERVED</w:t>
              </w:r>
            </w:ins>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不适用</w:t>
            </w:r>
          </w:p>
        </w:tc>
      </w:tr>
      <w:tr>
        <w:trPr>
          <w:trHeight w:val="349" w:hRule="atLeast"/>
        </w:trPr>
        <w:tc>
          <w:tcPr>
            <w:tcW w:w="2438"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14</w:t>
            </w:r>
            <w:del w:id="88" w:author="未知作者" w:date="2023-05-06T11:11:56Z">
              <w:r>
                <w:rPr>
                  <w:sz w:val="19"/>
                  <w:lang w:val="zh-Hans"/>
                </w:rPr>
                <w:delText>小时</w:delText>
              </w:r>
            </w:del>
            <w:ins w:id="89" w:author="未知作者" w:date="2023-05-06T11:11:56Z">
              <w:r>
                <w:rPr>
                  <w:rFonts w:eastAsia="Segoe UI" w:cs="Segoe UI"/>
                  <w:color w:val="000000"/>
                  <w:kern w:val="2"/>
                  <w:sz w:val="19"/>
                  <w:szCs w:val="22"/>
                  <w:lang w:val="zh-Hans" w:eastAsia="zh-CN" w:bidi="ar-SA"/>
                </w:rPr>
                <w:t>h</w:t>
              </w:r>
            </w:ins>
          </w:p>
        </w:tc>
        <w:tc>
          <w:tcPr>
            <w:tcW w:w="36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del w:id="90" w:author="未知作者" w:date="2023-05-06T14:56:45Z">
              <w:r>
                <w:rPr>
                  <w:sz w:val="19"/>
                  <w:lang w:val="zh-Hans"/>
                </w:rPr>
                <w:delText>保留</w:delText>
              </w:r>
            </w:del>
            <w:ins w:id="91" w:author="未知作者" w:date="2023-05-06T14:56:45Z">
              <w:r>
                <w:rPr>
                  <w:sz w:val="19"/>
                  <w:lang w:val="zh-Hans"/>
                </w:rPr>
                <w:t>RESERVED</w:t>
              </w:r>
            </w:ins>
          </w:p>
        </w:tc>
        <w:tc>
          <w:tcPr>
            <w:tcW w:w="3184"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不适用</w:t>
            </w:r>
          </w:p>
        </w:tc>
      </w:tr>
      <w:tr>
        <w:trPr>
          <w:trHeight w:val="350" w:hRule="atLeast"/>
        </w:trPr>
        <w:tc>
          <w:tcPr>
            <w:tcW w:w="2438"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18</w:t>
            </w:r>
            <w:del w:id="92" w:author="未知作者" w:date="2023-05-06T11:11:56Z">
              <w:r>
                <w:rPr>
                  <w:sz w:val="19"/>
                  <w:lang w:val="zh-Hans"/>
                </w:rPr>
                <w:delText>小时</w:delText>
              </w:r>
            </w:del>
            <w:ins w:id="93" w:author="未知作者" w:date="2023-05-06T11:11:56Z">
              <w:r>
                <w:rPr>
                  <w:rFonts w:eastAsia="Segoe UI" w:cs="Segoe UI"/>
                  <w:color w:val="000000"/>
                  <w:kern w:val="2"/>
                  <w:sz w:val="19"/>
                  <w:szCs w:val="22"/>
                  <w:lang w:val="zh-Hans" w:eastAsia="zh-CN" w:bidi="ar-SA"/>
                </w:rPr>
                <w:t>h</w:t>
              </w:r>
            </w:ins>
          </w:p>
        </w:tc>
        <w:tc>
          <w:tcPr>
            <w:tcW w:w="36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del w:id="94" w:author="未知作者" w:date="2023-05-06T14:56:49Z">
              <w:r>
                <w:rPr>
                  <w:sz w:val="19"/>
                  <w:lang w:val="zh-Hans"/>
                </w:rPr>
                <w:delText>控制</w:delText>
              </w:r>
            </w:del>
            <w:ins w:id="95" w:author="未知作者" w:date="2023-05-06T14:56:49Z">
              <w:r>
                <w:rPr>
                  <w:sz w:val="19"/>
                  <w:lang w:val="zh-Hans"/>
                </w:rPr>
                <w:t>CONTROL</w:t>
              </w:r>
            </w:ins>
          </w:p>
        </w:tc>
        <w:tc>
          <w:tcPr>
            <w:tcW w:w="3184" w:type="dxa"/>
            <w:tcBorders>
              <w:top w:val="single" w:sz="2"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控制</w:t>
            </w:r>
          </w:p>
        </w:tc>
      </w:tr>
      <w:tr>
        <w:trPr>
          <w:trHeight w:val="350" w:hRule="atLeast"/>
        </w:trPr>
        <w:tc>
          <w:tcPr>
            <w:tcW w:w="2438"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1</w:t>
            </w:r>
            <w:del w:id="96" w:author="未知作者" w:date="2023-05-06T11:13:12Z">
              <w:r>
                <w:rPr>
                  <w:sz w:val="19"/>
                  <w:lang w:val="zh-Hans"/>
                </w:rPr>
                <w:delText>通道</w:delText>
              </w:r>
            </w:del>
            <w:ins w:id="97" w:author="未知作者" w:date="2023-05-06T11:13:12Z">
              <w:r>
                <w:rPr>
                  <w:rFonts w:eastAsia="Segoe UI" w:cs="Segoe UI"/>
                  <w:color w:val="000000"/>
                  <w:kern w:val="2"/>
                  <w:sz w:val="19"/>
                  <w:szCs w:val="22"/>
                  <w:lang w:val="zh-Hans" w:eastAsia="zh-CN" w:bidi="ar-SA"/>
                </w:rPr>
                <w:t>Ch</w:t>
              </w:r>
            </w:ins>
          </w:p>
        </w:tc>
        <w:tc>
          <w:tcPr>
            <w:tcW w:w="36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del w:id="98" w:author="未知作者" w:date="2023-05-06T14:56:10Z">
              <w:r>
                <w:rPr>
                  <w:sz w:val="19"/>
                  <w:lang w:val="zh-Hans"/>
                </w:rPr>
                <w:delText>地位</w:delText>
              </w:r>
            </w:del>
            <w:ins w:id="99" w:author="未知作者" w:date="2023-05-06T14:56:25Z">
              <w:r>
                <w:rPr>
                  <w:sz w:val="19"/>
                  <w:lang w:val="zh-Hans"/>
                </w:rPr>
                <w:t>STATUS</w:t>
              </w:r>
            </w:ins>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地位</w:t>
            </w:r>
          </w:p>
        </w:tc>
      </w:tr>
      <w:tr>
        <w:trPr>
          <w:trHeight w:val="349" w:hRule="atLeast"/>
        </w:trPr>
        <w:tc>
          <w:tcPr>
            <w:tcW w:w="2438"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20</w:t>
            </w:r>
            <w:del w:id="100" w:author="未知作者" w:date="2023-05-06T11:11:56Z">
              <w:r>
                <w:rPr>
                  <w:sz w:val="19"/>
                  <w:lang w:val="zh-Hans"/>
                </w:rPr>
                <w:delText>小时</w:delText>
              </w:r>
            </w:del>
            <w:ins w:id="101" w:author="未知作者" w:date="2023-05-06T11:11:56Z">
              <w:r>
                <w:rPr>
                  <w:rFonts w:eastAsia="Segoe UI" w:cs="Segoe UI"/>
                  <w:color w:val="000000"/>
                  <w:kern w:val="2"/>
                  <w:sz w:val="19"/>
                  <w:szCs w:val="22"/>
                  <w:lang w:val="zh-Hans" w:eastAsia="zh-CN" w:bidi="ar-SA"/>
                </w:rPr>
                <w:t>h</w:t>
              </w:r>
            </w:ins>
          </w:p>
        </w:tc>
        <w:tc>
          <w:tcPr>
            <w:tcW w:w="36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APP0</w:t>
            </w:r>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用户应用领域 </w:t>
            </w:r>
            <w:r>
              <w:rPr>
                <w:sz w:val="19"/>
                <w:lang w:val="zh-Hans"/>
              </w:rPr>
              <w:t xml:space="preserve">0 </w:t>
            </w:r>
            <w:r>
              <w:rPr>
                <w:color w:val="0000FF"/>
                <w:sz w:val="19"/>
                <w:vertAlign w:val="superscript"/>
                <w:lang w:val="zh-Hans"/>
              </w:rPr>
              <w:t>（</w:t>
            </w:r>
            <w:r>
              <w:rPr>
                <w:color w:val="0000FF"/>
                <w:sz w:val="19"/>
                <w:vertAlign w:val="superscript"/>
                <w:lang w:val="zh-Hans"/>
              </w:rPr>
              <w:t>2</w:t>
            </w:r>
            <w:r>
              <w:rPr>
                <w:color w:val="0000FF"/>
                <w:sz w:val="19"/>
                <w:vertAlign w:val="superscript"/>
                <w:lang w:val="zh-Hans"/>
              </w:rPr>
              <w:t>）</w:t>
            </w:r>
          </w:p>
        </w:tc>
      </w:tr>
      <w:tr>
        <w:trPr>
          <w:trHeight w:val="350" w:hRule="atLeast"/>
        </w:trPr>
        <w:tc>
          <w:tcPr>
            <w:tcW w:w="2438"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24</w:t>
            </w:r>
            <w:del w:id="102" w:author="未知作者" w:date="2023-05-06T11:11:56Z">
              <w:r>
                <w:rPr>
                  <w:sz w:val="19"/>
                  <w:lang w:val="zh-Hans"/>
                </w:rPr>
                <w:delText>小时</w:delText>
              </w:r>
            </w:del>
            <w:ins w:id="103" w:author="未知作者" w:date="2023-05-06T11:11:56Z">
              <w:r>
                <w:rPr>
                  <w:rFonts w:eastAsia="Segoe UI" w:cs="Segoe UI"/>
                  <w:color w:val="000000"/>
                  <w:kern w:val="2"/>
                  <w:sz w:val="19"/>
                  <w:szCs w:val="22"/>
                  <w:lang w:val="zh-Hans" w:eastAsia="zh-CN" w:bidi="ar-SA"/>
                </w:rPr>
                <w:t>h</w:t>
              </w:r>
            </w:ins>
          </w:p>
        </w:tc>
        <w:tc>
          <w:tcPr>
            <w:tcW w:w="3623" w:type="dxa"/>
            <w:tcBorders>
              <w:top w:val="single" w:sz="2"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APP1</w:t>
            </w:r>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用户应用字段 </w:t>
            </w:r>
            <w:r>
              <w:rPr>
                <w:sz w:val="19"/>
                <w:lang w:val="zh-Hans"/>
              </w:rPr>
              <w:t>1</w:t>
            </w:r>
          </w:p>
        </w:tc>
      </w:tr>
      <w:tr>
        <w:trPr>
          <w:trHeight w:val="350" w:hRule="atLeast"/>
        </w:trPr>
        <w:tc>
          <w:tcPr>
            <w:tcW w:w="2438"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28</w:t>
            </w:r>
            <w:del w:id="104" w:author="未知作者" w:date="2023-05-06T11:11:56Z">
              <w:r>
                <w:rPr>
                  <w:sz w:val="19"/>
                  <w:lang w:val="zh-Hans"/>
                </w:rPr>
                <w:delText>小时</w:delText>
              </w:r>
            </w:del>
            <w:ins w:id="105" w:author="未知作者" w:date="2023-05-06T11:11:56Z">
              <w:r>
                <w:rPr>
                  <w:rFonts w:eastAsia="Segoe UI" w:cs="Segoe UI"/>
                  <w:color w:val="000000"/>
                  <w:kern w:val="2"/>
                  <w:sz w:val="19"/>
                  <w:szCs w:val="22"/>
                  <w:lang w:val="zh-Hans" w:eastAsia="zh-CN" w:bidi="ar-SA"/>
                </w:rPr>
                <w:t>h</w:t>
              </w:r>
            </w:ins>
          </w:p>
        </w:tc>
        <w:tc>
          <w:tcPr>
            <w:tcW w:w="3623"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APP2</w:t>
            </w:r>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用户应用字段 </w:t>
            </w:r>
            <w:r>
              <w:rPr>
                <w:sz w:val="19"/>
                <w:lang w:val="zh-Hans"/>
              </w:rPr>
              <w:t>2</w:t>
            </w:r>
          </w:p>
        </w:tc>
      </w:tr>
      <w:tr>
        <w:trPr>
          <w:trHeight w:val="349" w:hRule="atLeast"/>
        </w:trPr>
        <w:tc>
          <w:tcPr>
            <w:tcW w:w="2438"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2</w:t>
            </w:r>
            <w:del w:id="106" w:author="未知作者" w:date="2023-05-06T11:13:19Z">
              <w:r>
                <w:rPr>
                  <w:sz w:val="19"/>
                  <w:lang w:val="zh-Hans"/>
                </w:rPr>
                <w:delText>通道</w:delText>
              </w:r>
            </w:del>
            <w:ins w:id="107" w:author="未知作者" w:date="2023-05-06T11:13:19Z">
              <w:r>
                <w:rPr>
                  <w:rFonts w:eastAsia="Segoe UI" w:cs="Segoe UI"/>
                  <w:color w:val="000000"/>
                  <w:kern w:val="2"/>
                  <w:sz w:val="19"/>
                  <w:szCs w:val="22"/>
                  <w:lang w:val="zh-Hans" w:eastAsia="zh-CN" w:bidi="ar-SA"/>
                </w:rPr>
                <w:t>Ch</w:t>
              </w:r>
            </w:ins>
          </w:p>
        </w:tc>
        <w:tc>
          <w:tcPr>
            <w:tcW w:w="3623"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APP3</w:t>
            </w:r>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用户应用字段 </w:t>
            </w:r>
            <w:r>
              <w:rPr>
                <w:sz w:val="19"/>
                <w:lang w:val="zh-Hans"/>
              </w:rPr>
              <w:t>3</w:t>
            </w:r>
          </w:p>
        </w:tc>
      </w:tr>
      <w:tr>
        <w:trPr>
          <w:trHeight w:val="350" w:hRule="atLeast"/>
        </w:trPr>
        <w:tc>
          <w:tcPr>
            <w:tcW w:w="2438"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30</w:t>
            </w:r>
            <w:del w:id="108" w:author="未知作者" w:date="2023-05-06T11:11:56Z">
              <w:r>
                <w:rPr>
                  <w:sz w:val="19"/>
                  <w:lang w:val="zh-Hans"/>
                </w:rPr>
                <w:delText>小时</w:delText>
              </w:r>
            </w:del>
            <w:ins w:id="109" w:author="未知作者" w:date="2023-05-06T11:11:56Z">
              <w:r>
                <w:rPr>
                  <w:rFonts w:eastAsia="Segoe UI" w:cs="Segoe UI"/>
                  <w:color w:val="000000"/>
                  <w:kern w:val="2"/>
                  <w:sz w:val="19"/>
                  <w:szCs w:val="22"/>
                  <w:lang w:val="zh-Hans" w:eastAsia="zh-CN" w:bidi="ar-SA"/>
                </w:rPr>
                <w:t>h</w:t>
              </w:r>
            </w:ins>
          </w:p>
        </w:tc>
        <w:tc>
          <w:tcPr>
            <w:tcW w:w="3623" w:type="dxa"/>
            <w:tcBorders>
              <w:top w:val="single" w:sz="2"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APP4</w:t>
            </w:r>
          </w:p>
        </w:tc>
        <w:tc>
          <w:tcPr>
            <w:tcW w:w="3184"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用户应用领域 </w:t>
            </w:r>
            <w:r>
              <w:rPr>
                <w:sz w:val="19"/>
                <w:lang w:val="zh-Hans"/>
              </w:rPr>
              <w:t>4</w:t>
            </w:r>
          </w:p>
        </w:tc>
      </w:tr>
    </w:tbl>
    <w:p>
      <w:pPr>
        <w:pStyle w:val="Normal"/>
        <w:spacing w:lineRule="auto" w:line="259" w:before="0" w:after="0"/>
        <w:ind w:left="785" w:right="0" w:hanging="10"/>
        <w:jc w:val="left"/>
        <w:rPr/>
      </w:pPr>
      <w:r>
        <w:rPr>
          <w:b/>
          <w:sz w:val="18"/>
          <w:lang w:val="zh-Hans"/>
        </w:rPr>
        <w:t xml:space="preserve">笔记： </w:t>
      </w:r>
    </w:p>
    <w:p>
      <w:pPr>
        <w:pStyle w:val="Normal"/>
        <w:numPr>
          <w:ilvl w:val="0"/>
          <w:numId w:val="8"/>
        </w:numPr>
        <w:spacing w:lineRule="auto" w:line="218" w:before="0" w:after="58"/>
        <w:ind w:left="1015" w:right="0" w:hanging="240"/>
        <w:rPr/>
      </w:pPr>
      <w:r>
        <w:rPr>
          <w:sz w:val="17"/>
          <w:lang w:val="zh-Hans"/>
        </w:rPr>
        <w:t xml:space="preserve">地址空间偏移相对于系统内存中的 </w:t>
      </w:r>
      <w:r>
        <w:rPr>
          <w:sz w:val="17"/>
          <w:lang w:val="zh-Hans"/>
        </w:rPr>
        <w:t xml:space="preserve">16 - 32 </w:t>
      </w:r>
      <w:r>
        <w:rPr>
          <w:sz w:val="17"/>
          <w:lang w:val="zh-Hans"/>
        </w:rPr>
        <w:t xml:space="preserve">位字对齐方式，即 </w:t>
      </w:r>
      <w:r>
        <w:rPr>
          <w:sz w:val="17"/>
          <w:lang w:val="zh-Hans"/>
        </w:rPr>
        <w:t>0x00</w:t>
      </w:r>
      <w:r>
        <w:rPr>
          <w:sz w:val="17"/>
          <w:lang w:val="zh-Hans"/>
        </w:rPr>
        <w:t>、</w:t>
      </w:r>
      <w:r>
        <w:rPr>
          <w:sz w:val="17"/>
          <w:lang w:val="zh-Hans"/>
        </w:rPr>
        <w:t>0x40</w:t>
      </w:r>
      <w:r>
        <w:rPr>
          <w:sz w:val="17"/>
          <w:lang w:val="zh-Hans"/>
        </w:rPr>
        <w:t>、</w:t>
      </w:r>
      <w:r>
        <w:rPr>
          <w:sz w:val="17"/>
          <w:lang w:val="zh-Hans"/>
        </w:rPr>
        <w:t xml:space="preserve">0x80 </w:t>
      </w:r>
      <w:r>
        <w:rPr>
          <w:sz w:val="17"/>
          <w:lang w:val="zh-Hans"/>
        </w:rPr>
        <w:t>等。</w:t>
      </w:r>
    </w:p>
    <w:p>
      <w:pPr>
        <w:pStyle w:val="Normal"/>
        <w:numPr>
          <w:ilvl w:val="0"/>
          <w:numId w:val="8"/>
        </w:numPr>
        <w:spacing w:lineRule="auto" w:line="218" w:before="0" w:after="58"/>
        <w:ind w:left="1015" w:right="0" w:hanging="240"/>
        <w:rPr/>
      </w:pPr>
      <w:r>
        <w:rPr>
          <w:sz w:val="17"/>
          <w:lang w:val="zh-Hans"/>
        </w:rPr>
        <w:t>用户应用程序字段（</w:t>
      </w:r>
      <w:r>
        <w:rPr>
          <w:sz w:val="17"/>
          <w:lang w:val="zh-Hans"/>
        </w:rPr>
        <w:t>APP0</w:t>
      </w:r>
      <w:r>
        <w:rPr>
          <w:sz w:val="17"/>
          <w:lang w:val="zh-Hans"/>
        </w:rPr>
        <w:t>、</w:t>
      </w:r>
      <w:r>
        <w:rPr>
          <w:sz w:val="17"/>
          <w:lang w:val="zh-Hans"/>
        </w:rPr>
        <w:t>APP1</w:t>
      </w:r>
      <w:r>
        <w:rPr>
          <w:sz w:val="17"/>
          <w:lang w:val="zh-Hans"/>
        </w:rPr>
        <w:t>、</w:t>
      </w:r>
      <w:r>
        <w:rPr>
          <w:sz w:val="17"/>
          <w:lang w:val="zh-Hans"/>
        </w:rPr>
        <w:t>APP2</w:t>
      </w:r>
      <w:r>
        <w:rPr>
          <w:sz w:val="17"/>
          <w:lang w:val="zh-Hans"/>
        </w:rPr>
        <w:t>、</w:t>
      </w:r>
      <w:r>
        <w:rPr>
          <w:sz w:val="17"/>
          <w:lang w:val="zh-Hans"/>
        </w:rPr>
        <w:t xml:space="preserve">APP3 </w:t>
      </w:r>
      <w:r>
        <w:rPr>
          <w:sz w:val="17"/>
          <w:lang w:val="zh-Hans"/>
        </w:rPr>
        <w:t xml:space="preserve">和 </w:t>
      </w:r>
      <w:r>
        <w:rPr>
          <w:sz w:val="17"/>
          <w:lang w:val="zh-Hans"/>
        </w:rPr>
        <w:t>APP4</w:t>
      </w:r>
      <w:r>
        <w:rPr>
          <w:sz w:val="17"/>
          <w:lang w:val="zh-Hans"/>
        </w:rPr>
        <w:t>）仅在包含控制</w:t>
      </w:r>
      <w:r>
        <w:rPr>
          <w:sz w:val="17"/>
          <w:lang w:val="zh-Hans"/>
        </w:rPr>
        <w:t>/</w:t>
      </w:r>
      <w:r>
        <w:rPr>
          <w:sz w:val="17"/>
          <w:lang w:val="zh-Hans"/>
        </w:rPr>
        <w:t>状态流时使用，当不包括控制</w:t>
      </w:r>
      <w:r>
        <w:rPr>
          <w:sz w:val="17"/>
          <w:lang w:val="zh-Hans"/>
        </w:rPr>
        <w:t>/</w:t>
      </w:r>
      <w:r>
        <w:rPr>
          <w:sz w:val="17"/>
          <w:lang w:val="zh-Hans"/>
        </w:rPr>
        <w:t>状态流时，分散收集引擎不会获取或更新用户应用程序字段。</w:t>
      </w:r>
    </w:p>
    <w:p>
      <w:pPr>
        <w:pStyle w:val="Normal"/>
        <w:numPr>
          <w:ilvl w:val="0"/>
          <w:numId w:val="8"/>
        </w:numPr>
        <w:spacing w:lineRule="auto" w:line="218" w:before="0" w:after="58"/>
        <w:ind w:left="1015" w:right="0" w:hanging="240"/>
        <w:rPr/>
      </w:pPr>
      <w:r>
        <w:rPr>
          <w:sz w:val="17"/>
          <w:lang w:val="zh-Hans"/>
        </w:rPr>
        <w:t xml:space="preserve">仅当为大于 </w:t>
      </w:r>
      <w:r>
        <w:rPr>
          <w:sz w:val="17"/>
          <w:lang w:val="zh-Hans"/>
        </w:rPr>
        <w:t xml:space="preserve">32 </w:t>
      </w:r>
      <w:r>
        <w:rPr>
          <w:sz w:val="17"/>
          <w:lang w:val="zh-Hans"/>
        </w:rPr>
        <w:t xml:space="preserve">的地址空间配置 </w:t>
      </w:r>
      <w:r>
        <w:rPr>
          <w:sz w:val="17"/>
          <w:lang w:val="zh-Hans"/>
        </w:rPr>
        <w:t xml:space="preserve">DMA </w:t>
      </w:r>
      <w:r>
        <w:rPr>
          <w:sz w:val="17"/>
          <w:lang w:val="zh-Hans"/>
        </w:rPr>
        <w:t xml:space="preserve">时，才使用 </w:t>
      </w:r>
      <w:r>
        <w:rPr>
          <w:sz w:val="17"/>
          <w:lang w:val="zh-Hans"/>
        </w:rPr>
        <w:t xml:space="preserve">MSB </w:t>
      </w:r>
      <w:r>
        <w:rPr>
          <w:sz w:val="17"/>
          <w:lang w:val="zh-Hans"/>
        </w:rPr>
        <w:t xml:space="preserve">字段或 </w:t>
      </w:r>
      <w:r>
        <w:rPr>
          <w:sz w:val="17"/>
          <w:lang w:val="zh-Hans"/>
        </w:rPr>
        <w:t xml:space="preserve">32 </w:t>
      </w:r>
      <w:r>
        <w:rPr>
          <w:sz w:val="17"/>
          <w:lang w:val="zh-Hans"/>
        </w:rPr>
        <w:t>位以上的地址。</w:t>
      </w:r>
    </w:p>
    <w:p>
      <w:pPr>
        <w:pStyle w:val="3"/>
        <w:ind w:left="755" w:right="67" w:hanging="10"/>
        <w:rPr/>
      </w:pPr>
      <w:r>
        <w:rPr>
          <w:lang w:val="zh-Hans"/>
        </w:rPr>
        <w:t>MM2S_NXTDESC</w:t>
      </w:r>
      <w:r>
        <w:rPr>
          <w:lang w:val="zh-Hans"/>
        </w:rPr>
        <w:t>（</w:t>
      </w:r>
      <w:r>
        <w:rPr>
          <w:lang w:val="zh-Hans"/>
        </w:rPr>
        <w:t xml:space="preserve">MM2S </w:t>
      </w:r>
      <w:r>
        <w:rPr>
          <w:lang w:val="zh-Hans"/>
        </w:rPr>
        <w:t>下一个描述符指针）</w:t>
      </w:r>
    </w:p>
    <w:p>
      <w:pPr>
        <w:pStyle w:val="Normal"/>
        <w:spacing w:before="0" w:after="83"/>
        <w:ind w:left="748" w:right="43" w:hanging="3"/>
        <w:rPr/>
      </w:pPr>
      <w:r>
        <w:rPr>
          <w:lang w:val="zh-Hans"/>
        </w:rPr>
        <w:t>此值提供指向描述符链中下一个描述符的指针。</w:t>
      </w:r>
    </w:p>
    <w:p>
      <w:pPr>
        <w:pStyle w:val="Normal"/>
        <w:spacing w:lineRule="auto" w:line="264" w:before="0" w:after="37"/>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2-21</w:t>
      </w:r>
    </w:p>
    <w:p>
      <w:pPr>
        <w:pStyle w:val="Normal"/>
        <w:spacing w:lineRule="auto" w:line="259" w:before="0" w:after="57"/>
        <w:ind w:left="599" w:right="0" w:hanging="0"/>
        <w:jc w:val="left"/>
        <w:rPr/>
      </w:pPr>
      <w:r>
        <w:rPr/>
        <mc:AlternateContent>
          <mc:Choice Requires="wpg">
            <w:drawing>
              <wp:inline distT="0" distB="0" distL="0" distR="0" wp14:anchorId="63183E4C">
                <wp:extent cx="5788025" cy="285115"/>
                <wp:effectExtent l="0" t="0" r="0" b="0"/>
                <wp:docPr id="66" name="形状47"/>
                <a:graphic xmlns:a="http://schemas.openxmlformats.org/drawingml/2006/main">
                  <a:graphicData uri="http://schemas.microsoft.com/office/word/2010/wordprocessingGroup">
                    <wpg:wgp>
                      <wpg:cNvGrpSpPr/>
                      <wpg:grpSpPr>
                        <a:xfrm>
                          <a:off x="0" y="0"/>
                          <a:ext cx="5787360" cy="284400"/>
                        </a:xfrm>
                      </wpg:grpSpPr>
                      <wps:wsp>
                        <wps:cNvSpPr/>
                        <wps:spPr>
                          <a:xfrm>
                            <a:off x="4537800" y="160560"/>
                            <a:ext cx="1038240" cy="106200"/>
                          </a:xfrm>
                          <a:custGeom>
                            <a:avLst/>
                            <a:gdLst/>
                            <a:ahLst/>
                            <a:rect l="l" t="t" r="r" b="b"/>
                            <a:pathLst>
                              <a:path w="1080877" h="106996">
                                <a:moveTo>
                                  <a:pt x="1080877" y="0"/>
                                </a:moveTo>
                                <a:cubicBezTo>
                                  <a:pt x="1080877" y="29617"/>
                                  <a:pt x="1050908" y="53492"/>
                                  <a:pt x="1013300" y="53492"/>
                                </a:cubicBezTo>
                                <a:lnTo>
                                  <a:pt x="608016" y="53492"/>
                                </a:lnTo>
                                <a:cubicBezTo>
                                  <a:pt x="570927" y="53492"/>
                                  <a:pt x="540439" y="77633"/>
                                  <a:pt x="540439" y="106996"/>
                                </a:cubicBezTo>
                                <a:cubicBezTo>
                                  <a:pt x="540439" y="77633"/>
                                  <a:pt x="510469" y="53492"/>
                                  <a:pt x="472874" y="53492"/>
                                </a:cubicBezTo>
                                <a:lnTo>
                                  <a:pt x="67577" y="53492"/>
                                </a:lnTo>
                                <a:cubicBezTo>
                                  <a:pt x="30489" y="53492"/>
                                  <a:pt x="0" y="29744"/>
                                  <a:pt x="0" y="0"/>
                                </a:cubicBezTo>
                              </a:path>
                            </a:pathLst>
                          </a:custGeom>
                          <a:noFill/>
                          <a:ln cap="rnd" w="9360">
                            <a:solidFill>
                              <a:srgbClr val="ffffff"/>
                            </a:solidFill>
                            <a:round/>
                          </a:ln>
                        </wps:spPr>
                        <wps:style>
                          <a:lnRef idx="1"/>
                          <a:fillRef idx="0"/>
                          <a:effectRef idx="0"/>
                          <a:fontRef idx="minor"/>
                        </wps:style>
                        <wps:bodyPr/>
                      </wps:wsp>
                      <wps:wsp>
                        <wps:cNvSpPr/>
                        <wps:spPr>
                          <a:xfrm>
                            <a:off x="2520" y="178560"/>
                            <a:ext cx="4529520" cy="106200"/>
                          </a:xfrm>
                          <a:custGeom>
                            <a:avLst/>
                            <a:gdLst/>
                            <a:ahLst/>
                            <a:rect l="l" t="t" r="r" b="b"/>
                            <a:pathLst>
                              <a:path w="4698684" h="106996">
                                <a:moveTo>
                                  <a:pt x="0" y="0"/>
                                </a:moveTo>
                                <a:cubicBezTo>
                                  <a:pt x="0" y="29617"/>
                                  <a:pt x="39761" y="53492"/>
                                  <a:pt x="88148" y="53492"/>
                                </a:cubicBezTo>
                                <a:lnTo>
                                  <a:pt x="2261201" y="53492"/>
                                </a:lnTo>
                                <a:cubicBezTo>
                                  <a:pt x="2310221" y="53492"/>
                                  <a:pt x="2349349" y="77633"/>
                                  <a:pt x="2349349" y="106996"/>
                                </a:cubicBezTo>
                                <a:cubicBezTo>
                                  <a:pt x="2349349" y="77633"/>
                                  <a:pt x="2389097" y="53492"/>
                                  <a:pt x="2437357" y="53492"/>
                                </a:cubicBezTo>
                                <a:lnTo>
                                  <a:pt x="4610537" y="53492"/>
                                </a:lnTo>
                                <a:cubicBezTo>
                                  <a:pt x="4659570" y="53492"/>
                                  <a:pt x="4698684" y="29617"/>
                                  <a:pt x="4698684" y="0"/>
                                </a:cubicBezTo>
                              </a:path>
                            </a:pathLst>
                          </a:custGeom>
                          <a:noFill/>
                          <a:ln cap="rnd" w="9360">
                            <a:solidFill>
                              <a:srgbClr val="ffffff"/>
                            </a:solidFill>
                            <a:round/>
                          </a:ln>
                        </wps:spPr>
                        <wps:style>
                          <a:lnRef idx="1"/>
                          <a:fillRef idx="0"/>
                          <a:effectRef idx="0"/>
                          <a:fontRef idx="minor"/>
                        </wps:style>
                        <wps:bodyPr/>
                      </wps:wsp>
                      <wps:wsp>
                        <wps:cNvSpPr/>
                        <wps:spPr>
                          <a:xfrm>
                            <a:off x="0" y="13320"/>
                            <a:ext cx="4532040" cy="142920"/>
                          </a:xfrm>
                          <a:custGeom>
                            <a:avLst/>
                            <a:gdLst/>
                            <a:ahLst/>
                            <a:rect l="l" t="t" r="r" b="b"/>
                            <a:pathLst>
                              <a:path w="4701446" h="142699">
                                <a:moveTo>
                                  <a:pt x="0" y="0"/>
                                </a:moveTo>
                                <a:lnTo>
                                  <a:pt x="4701446" y="0"/>
                                </a:lnTo>
                                <a:lnTo>
                                  <a:pt x="4701446" y="142699"/>
                                </a:lnTo>
                                <a:lnTo>
                                  <a:pt x="0" y="142699"/>
                                </a:lnTo>
                                <a:close/>
                              </a:path>
                            </a:pathLst>
                          </a:custGeom>
                          <a:noFill/>
                          <a:ln cap="rnd" w="9360">
                            <a:solidFill>
                              <a:srgbClr val="ffffff"/>
                            </a:solidFill>
                            <a:round/>
                          </a:ln>
                        </wps:spPr>
                        <wps:style>
                          <a:lnRef idx="1"/>
                          <a:fillRef idx="0"/>
                          <a:effectRef idx="0"/>
                          <a:fontRef idx="minor"/>
                        </wps:style>
                        <wps:bodyPr/>
                      </wps:wsp>
                      <wps:wsp>
                        <wps:cNvSpPr/>
                        <wps:spPr>
                          <a:xfrm>
                            <a:off x="4535280" y="13320"/>
                            <a:ext cx="1040040" cy="142920"/>
                          </a:xfrm>
                          <a:custGeom>
                            <a:avLst/>
                            <a:gdLst/>
                            <a:ahLst/>
                            <a:rect l="l" t="t" r="r" b="b"/>
                            <a:pathLst>
                              <a:path w="1082422" h="142699">
                                <a:moveTo>
                                  <a:pt x="0" y="0"/>
                                </a:moveTo>
                                <a:lnTo>
                                  <a:pt x="1082422" y="0"/>
                                </a:lnTo>
                                <a:lnTo>
                                  <a:pt x="1082422" y="142699"/>
                                </a:lnTo>
                                <a:lnTo>
                                  <a:pt x="0" y="142699"/>
                                </a:lnTo>
                                <a:close/>
                              </a:path>
                            </a:pathLst>
                          </a:custGeom>
                          <a:noFill/>
                          <a:ln cap="rnd" w="9360">
                            <a:solidFill>
                              <a:srgbClr val="ffffff"/>
                            </a:solidFill>
                            <a:round/>
                          </a:ln>
                        </wps:spPr>
                        <wps:style>
                          <a:lnRef idx="1"/>
                          <a:fillRef idx="0"/>
                          <a:effectRef idx="0"/>
                          <a:fontRef idx="minor"/>
                        </wps:style>
                        <wps:bodyPr/>
                      </wps:wsp>
                      <wps:wsp>
                        <wps:cNvSpPr/>
                        <wps:spPr>
                          <a:xfrm>
                            <a:off x="4535280" y="13320"/>
                            <a:ext cx="720" cy="142920"/>
                          </a:xfrm>
                          <a:custGeom>
                            <a:avLst/>
                            <a:gdLst/>
                            <a:ahLst/>
                            <a:rect l="l" t="t" r="r" b="b"/>
                            <a:pathLst>
                              <a:path w="0" h="142750">
                                <a:moveTo>
                                  <a:pt x="0" y="0"/>
                                </a:moveTo>
                                <a:lnTo>
                                  <a:pt x="0" y="142750"/>
                                </a:lnTo>
                              </a:path>
                            </a:pathLst>
                          </a:custGeom>
                          <a:noFill/>
                          <a:ln cap="rnd" w="9360">
                            <a:solidFill>
                              <a:srgbClr val="ffffff"/>
                            </a:solidFill>
                            <a:round/>
                          </a:ln>
                        </wps:spPr>
                        <wps:style>
                          <a:lnRef idx="1"/>
                          <a:fillRef idx="0"/>
                          <a:effectRef idx="0"/>
                          <a:fontRef idx="minor"/>
                        </wps:style>
                        <wps:bodyPr/>
                      </wps:wsp>
                      <wps:wsp>
                        <wps:cNvSpPr/>
                        <wps:spPr>
                          <a:xfrm>
                            <a:off x="4433040" y="52560"/>
                            <a:ext cx="69120" cy="125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6</w:t>
                              </w:r>
                            </w:p>
                          </w:txbxContent>
                        </wps:txbx>
                        <wps:bodyPr lIns="0" rIns="0" tIns="0" bIns="0">
                          <a:noAutofit/>
                        </wps:bodyPr>
                      </wps:wsp>
                      <wps:wsp>
                        <wps:cNvSpPr/>
                        <wps:spPr>
                          <a:xfrm>
                            <a:off x="4487400" y="52560"/>
                            <a:ext cx="1299960" cy="125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5    4      3     2    1</w:t>
                              </w:r>
                            </w:p>
                          </w:txbxContent>
                        </wps:txbx>
                        <wps:bodyPr lIns="0" rIns="0" tIns="0" bIns="0">
                          <a:noAutofit/>
                        </wps:bodyPr>
                      </wps:wsp>
                      <wps:wsp>
                        <wps:cNvSpPr/>
                        <wps:spPr>
                          <a:xfrm>
                            <a:off x="5466600" y="52560"/>
                            <a:ext cx="69120" cy="125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s:wsp>
                        <wps:cNvSpPr/>
                        <wps:spPr>
                          <a:xfrm>
                            <a:off x="43920" y="41760"/>
                            <a:ext cx="142200" cy="125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4855320" y="0"/>
                            <a:ext cx="720" cy="191160"/>
                          </a:xfrm>
                          <a:custGeom>
                            <a:avLst/>
                            <a:gdLst/>
                            <a:ahLst/>
                            <a:rect l="l" t="t" r="r" b="b"/>
                            <a:pathLst>
                              <a:path w="0" h="191135">
                                <a:moveTo>
                                  <a:pt x="0" y="0"/>
                                </a:moveTo>
                                <a:lnTo>
                                  <a:pt x="0" y="191135"/>
                                </a:lnTo>
                              </a:path>
                            </a:pathLst>
                          </a:custGeom>
                          <a:noFill/>
                          <a:ln cap="rnd" w="12600">
                            <a:solidFill>
                              <a:srgbClr val="ffffff"/>
                            </a:solidFill>
                            <a:round/>
                          </a:ln>
                        </wps:spPr>
                        <wps:style>
                          <a:lnRef idx="1"/>
                          <a:fillRef idx="0"/>
                          <a:effectRef idx="0"/>
                          <a:fontRef idx="minor"/>
                        </wps:style>
                        <wps:bodyPr/>
                      </wps:wsp>
                    </wpg:wgp>
                  </a:graphicData>
                </a:graphic>
              </wp:inline>
            </w:drawing>
          </mc:Choice>
          <mc:Fallback>
            <w:pict>
              <v:group id="shape_0" alt="形状47" style="position:absolute;margin-left:0pt;margin-top:-22.45pt;width:455.7pt;height:22.4pt" coordorigin="0,-449" coordsize="9114,448">
                <v:rect id="shape_0" stroked="f" style="position:absolute;left:6981;top:-366;width:108;height:19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7067;top:-366;width:2046;height:19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5    4      3     2    1</w:t>
                        </w:r>
                      </w:p>
                    </w:txbxContent>
                  </v:textbox>
                  <w10:wrap type="square"/>
                  <v:fill o:detectmouseclick="t" on="false"/>
                  <v:stroke color="#3465a4" joinstyle="round" endcap="flat"/>
                </v:rect>
                <v:rect id="shape_0" stroked="f" style="position:absolute;left:8609;top:-366;width:108;height:19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69;top:-383;width:223;height:19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group>
            </w:pict>
          </mc:Fallback>
        </mc:AlternateContent>
      </w:r>
    </w:p>
    <w:p>
      <w:pPr>
        <w:pStyle w:val="Normal"/>
        <w:tabs>
          <w:tab w:val="clear" w:pos="420"/>
          <w:tab w:val="center" w:pos="4306" w:leader="none"/>
          <w:tab w:val="center" w:pos="8846" w:leader="none"/>
        </w:tabs>
        <w:spacing w:lineRule="auto" w:line="259" w:before="0" w:after="0"/>
        <w:ind w:left="0" w:right="0" w:hanging="0"/>
        <w:jc w:val="left"/>
        <w:rPr/>
      </w:pPr>
      <w:r>
        <w:rPr>
          <w:lang w:val="zh-Hans"/>
        </w:rPr>
        <w:tab/>
      </w:r>
      <w:r>
        <w:rPr>
          <w:sz w:val="16"/>
          <w:lang w:val="zh-Hans"/>
        </w:rPr>
        <w:t xml:space="preserve">下一个描述符指针 </w:t>
      </w:r>
      <w:r>
        <w:rPr>
          <w:sz w:val="16"/>
          <w:lang w:val="zh-Hans"/>
        </w:rPr>
        <w:t>[31</w:t>
      </w:r>
      <w:r>
        <w:rPr>
          <w:sz w:val="16"/>
          <w:lang w:val="zh-Hans"/>
        </w:rPr>
        <w:t>：</w:t>
      </w:r>
      <w:r>
        <w:rPr>
          <w:sz w:val="16"/>
          <w:lang w:val="zh-Hans"/>
        </w:rPr>
        <w:t>6]</w:t>
        <w:tab/>
      </w:r>
      <w:r>
        <w:rPr>
          <w:sz w:val="25"/>
          <w:vertAlign w:val="superscript"/>
          <w:lang w:val="zh-Hans"/>
        </w:rPr>
        <w:t>保留</w:t>
      </w:r>
    </w:p>
    <w:p>
      <w:pPr>
        <w:pStyle w:val="Normal"/>
        <w:spacing w:lineRule="auto" w:line="264" w:before="0" w:after="377"/>
        <w:ind w:left="10" w:right="269" w:hanging="10"/>
        <w:jc w:val="right"/>
        <w:rPr/>
      </w:pPr>
      <w:r>
        <w:rPr>
          <w:sz w:val="10"/>
          <w:lang w:val="zh-Hans"/>
        </w:rPr>
        <w:t>X14577</w:t>
      </w:r>
    </w:p>
    <w:p>
      <w:pPr>
        <w:pStyle w:val="Normal"/>
        <w:tabs>
          <w:tab w:val="clear" w:pos="420"/>
          <w:tab w:val="center" w:pos="4112"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2-21</w:t>
      </w:r>
      <w:r>
        <w:rPr>
          <w:i/>
          <w:lang w:val="zh-Hans"/>
        </w:rPr>
        <w:t>：</w:t>
      </w:r>
      <w:r>
        <w:rPr>
          <w:i/>
          <w:lang w:val="zh-Hans"/>
        </w:rPr>
        <w:tab/>
      </w:r>
      <w:r>
        <w:rPr>
          <w:b/>
          <w:lang w:val="zh-Hans"/>
        </w:rPr>
        <w:t>MM2S_NXTDESC</w:t>
      </w:r>
    </w:p>
    <w:p>
      <w:pPr>
        <w:pStyle w:val="Normal"/>
        <w:tabs>
          <w:tab w:val="clear" w:pos="420"/>
          <w:tab w:val="center" w:pos="2426" w:leader="none"/>
        </w:tabs>
        <w:spacing w:lineRule="auto" w:line="264" w:before="0" w:after="3"/>
        <w:ind w:left="-15" w:right="0" w:hanging="0"/>
        <w:jc w:val="left"/>
        <w:rPr/>
      </w:pPr>
      <w:r>
        <w:rPr>
          <w:i/>
          <w:lang w:val="zh-Hans"/>
        </w:rPr>
        <w:t xml:space="preserve">表 </w:t>
      </w:r>
      <w:r>
        <w:rPr>
          <w:i/>
          <w:lang w:val="zh-Hans"/>
        </w:rPr>
        <w:t>2-26</w:t>
      </w:r>
      <w:r>
        <w:rPr>
          <w:i/>
          <w:lang w:val="zh-Hans"/>
        </w:rPr>
        <w:t>：</w:t>
      </w:r>
      <w:r>
        <w:rPr>
          <w:i/>
          <w:lang w:val="zh-Hans"/>
        </w:rPr>
        <w:tab/>
      </w:r>
      <w:r>
        <w:rPr>
          <w:b/>
          <w:lang w:val="zh-Hans"/>
        </w:rPr>
        <w:t xml:space="preserve">MM2S_NXTDESC </w:t>
      </w:r>
      <w:r>
        <w:rPr>
          <w:b/>
          <w:lang w:val="zh-Hans"/>
        </w:rPr>
        <w:t>详细信息</w:t>
      </w:r>
    </w:p>
    <w:tbl>
      <w:tblPr>
        <w:tblStyle w:val="TableGrid"/>
        <w:tblW w:w="10074" w:type="dxa"/>
        <w:jc w:val="left"/>
        <w:tblInd w:w="0" w:type="dxa"/>
        <w:tblCellMar>
          <w:top w:w="81" w:type="dxa"/>
          <w:left w:w="89" w:type="dxa"/>
          <w:bottom w:w="0" w:type="dxa"/>
          <w:right w:w="86" w:type="dxa"/>
        </w:tblCellMar>
        <w:tblLook w:val="04a0" w:noHBand="0" w:noVBand="1" w:firstColumn="1" w:lastRow="0" w:lastColumn="0" w:firstRow="1"/>
      </w:tblPr>
      <w:tblGrid>
        <w:gridCol w:w="807"/>
        <w:gridCol w:w="1612"/>
        <w:gridCol w:w="7655"/>
      </w:tblGrid>
      <w:tr>
        <w:trPr>
          <w:trHeight w:val="380" w:hRule="atLeast"/>
        </w:trPr>
        <w:tc>
          <w:tcPr>
            <w:tcW w:w="80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65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50" w:hRule="atLeast"/>
        </w:trPr>
        <w:tc>
          <w:tcPr>
            <w:tcW w:w="807"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5 </w:t>
            </w:r>
            <w:del w:id="110" w:author="未知作者" w:date="2023-05-06T11:13:44Z">
              <w:r>
                <w:rPr>
                  <w:sz w:val="19"/>
                  <w:lang w:val="zh-Hans"/>
                </w:rPr>
                <w:delText>比</w:delText>
              </w:r>
            </w:del>
            <w:ins w:id="111" w:author="未知作者" w:date="2023-05-06T11:13:45Z">
              <w:r>
                <w:rPr>
                  <w:sz w:val="19"/>
                  <w:lang w:val="zh-Hans"/>
                </w:rPr>
                <w:t>:</w:t>
              </w:r>
            </w:ins>
            <w:r>
              <w:rPr>
                <w:sz w:val="19"/>
                <w:lang w:val="zh-Hans"/>
              </w:rPr>
              <w:t xml:space="preserve"> 0</w:t>
            </w:r>
          </w:p>
        </w:tc>
        <w:tc>
          <w:tcPr>
            <w:tcW w:w="161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7655"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这些位是保留的，应设置为零。</w:t>
            </w:r>
          </w:p>
        </w:tc>
      </w:tr>
      <w:tr>
        <w:trPr>
          <w:trHeight w:val="970" w:hRule="atLeast"/>
        </w:trPr>
        <w:tc>
          <w:tcPr>
            <w:tcW w:w="80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31</w:t>
            </w:r>
            <w:del w:id="112" w:author="未知作者" w:date="2023-05-06T11:13:52Z">
              <w:r>
                <w:rPr>
                  <w:sz w:val="19"/>
                  <w:lang w:val="zh-Hans"/>
                </w:rPr>
                <w:delText xml:space="preserve"> </w:delText>
              </w:r>
            </w:del>
            <w:del w:id="113" w:author="未知作者" w:date="2023-05-06T11:13:52Z">
              <w:r>
                <w:rPr>
                  <w:sz w:val="19"/>
                  <w:lang w:val="zh-Hans"/>
                </w:rPr>
                <w:delText xml:space="preserve">到 </w:delText>
              </w:r>
            </w:del>
            <w:ins w:id="114" w:author="未知作者" w:date="2023-05-06T11:13:54Z">
              <w:r>
                <w:rPr>
                  <w:sz w:val="19"/>
                  <w:lang w:val="zh-Hans"/>
                </w:rPr>
                <w:t xml:space="preserve"> </w:t>
              </w:r>
            </w:ins>
            <w:ins w:id="115" w:author="未知作者" w:date="2023-05-06T11:13:54Z">
              <w:r>
                <w:rPr>
                  <w:sz w:val="19"/>
                  <w:lang w:val="zh-Hans"/>
                </w:rPr>
                <w:t xml:space="preserve">:  </w:t>
              </w:r>
            </w:ins>
            <w:r>
              <w:rPr>
                <w:sz w:val="19"/>
                <w:lang w:val="zh-Hans"/>
              </w:rPr>
              <w:t>6</w:t>
            </w:r>
          </w:p>
        </w:tc>
        <w:tc>
          <w:tcPr>
            <w:tcW w:w="161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下一个描述符指针</w:t>
            </w:r>
          </w:p>
        </w:tc>
        <w:tc>
          <w:tcPr>
            <w:tcW w:w="7655"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140"/>
              <w:ind w:left="1" w:right="0" w:hanging="0"/>
              <w:jc w:val="left"/>
              <w:rPr/>
            </w:pPr>
            <w:r>
              <w:rPr>
                <w:sz w:val="19"/>
                <w:lang w:val="zh-Hans"/>
              </w:rPr>
              <w:t xml:space="preserve">指示指向下一个描述符的第一个单词的低阶指针。 </w:t>
            </w:r>
          </w:p>
          <w:p>
            <w:pPr>
              <w:pStyle w:val="Normal"/>
              <w:spacing w:lineRule="auto" w:line="259" w:before="0" w:after="0"/>
              <w:ind w:left="1" w:right="0" w:hanging="0"/>
              <w:jc w:val="left"/>
              <w:rPr/>
            </w:pPr>
            <w:r>
              <w:rPr>
                <w:b/>
                <w:i/>
                <w:lang w:val="zh-Hans"/>
              </w:rPr>
              <w:t xml:space="preserve">注意： </w:t>
            </w:r>
            <w:r>
              <w:rPr>
                <w:sz w:val="20"/>
                <w:lang w:val="zh-Hans"/>
              </w:rPr>
              <w:t xml:space="preserve">描述符必须与 </w:t>
            </w:r>
            <w:r>
              <w:rPr>
                <w:sz w:val="20"/>
                <w:lang w:val="zh-Hans"/>
              </w:rPr>
              <w:t xml:space="preserve">16 </w:t>
            </w:r>
            <w:r>
              <w:rPr>
                <w:sz w:val="20"/>
                <w:lang w:val="zh-Hans"/>
              </w:rPr>
              <w:t xml:space="preserve">个单词对齐，即 </w:t>
            </w:r>
            <w:r>
              <w:rPr>
                <w:sz w:val="20"/>
                <w:lang w:val="zh-Hans"/>
              </w:rPr>
              <w:t>0x00</w:t>
            </w:r>
            <w:r>
              <w:rPr>
                <w:sz w:val="20"/>
                <w:lang w:val="zh-Hans"/>
              </w:rPr>
              <w:t xml:space="preserve">、 </w:t>
            </w:r>
            <w:r>
              <w:rPr>
                <w:sz w:val="20"/>
                <w:lang w:val="zh-Hans"/>
              </w:rPr>
              <w:t>0x40</w:t>
            </w:r>
            <w:r>
              <w:rPr>
                <w:sz w:val="20"/>
                <w:lang w:val="zh-Hans"/>
              </w:rPr>
              <w:t xml:space="preserve">、 </w:t>
            </w:r>
            <w:r>
              <w:rPr>
                <w:sz w:val="20"/>
                <w:lang w:val="zh-Hans"/>
              </w:rPr>
              <w:t>0x80</w:t>
            </w:r>
            <w:r>
              <w:rPr>
                <w:sz w:val="20"/>
                <w:lang w:val="zh-Hans"/>
              </w:rPr>
              <w:t>等。任何其他对齐都有未定义的结果。</w:t>
            </w:r>
          </w:p>
        </w:tc>
      </w:tr>
    </w:tbl>
    <w:p>
      <w:pPr>
        <w:pStyle w:val="3"/>
        <w:ind w:left="755" w:right="67" w:hanging="10"/>
        <w:rPr/>
      </w:pPr>
      <w:r>
        <w:rPr>
          <w:lang w:val="zh-Hans"/>
        </w:rPr>
        <w:t>MM2S_NXTDESC_MSB</w:t>
      </w:r>
      <w:r>
        <w:rPr>
          <w:lang w:val="zh-Hans"/>
        </w:rPr>
        <w:t>（</w:t>
      </w:r>
      <w:r>
        <w:rPr>
          <w:lang w:val="zh-Hans"/>
        </w:rPr>
        <w:t xml:space="preserve">MM2S </w:t>
      </w:r>
      <w:r>
        <w:rPr>
          <w:lang w:val="zh-Hans"/>
        </w:rPr>
        <w:t>下一个描述符指针）</w:t>
      </w:r>
    </w:p>
    <w:p>
      <w:pPr>
        <w:pStyle w:val="Normal"/>
        <w:spacing w:before="0" w:after="94"/>
        <w:ind w:left="748" w:right="43" w:hanging="3"/>
        <w:rPr/>
      </w:pPr>
      <w:r>
        <w:rPr>
          <w:lang w:val="zh-Hans"/>
        </w:rPr>
        <w:t xml:space="preserve">此值提供指向描述符链中下一个描述符的指针的前 </w:t>
      </w:r>
      <w:r>
        <w:rPr>
          <w:lang w:val="zh-Hans"/>
        </w:rPr>
        <w:t xml:space="preserve">32 </w:t>
      </w:r>
      <w:r>
        <w:rPr>
          <w:lang w:val="zh-Hans"/>
        </w:rPr>
        <w:t xml:space="preserve">位。仅当为大于 </w:t>
      </w:r>
      <w:r>
        <w:rPr>
          <w:lang w:val="zh-Hans"/>
        </w:rPr>
        <w:t xml:space="preserve">32 </w:t>
      </w:r>
      <w:r>
        <w:rPr>
          <w:lang w:val="zh-Hans"/>
        </w:rPr>
        <w:t xml:space="preserve">的地址空间配置 </w:t>
      </w:r>
      <w:r>
        <w:rPr>
          <w:lang w:val="zh-Hans"/>
        </w:rPr>
        <w:t xml:space="preserve">AXI DMA </w:t>
      </w:r>
      <w:r>
        <w:rPr>
          <w:lang w:val="zh-Hans"/>
        </w:rPr>
        <w:t>时，才使用此选项。</w:t>
      </w:r>
    </w:p>
    <w:p>
      <w:pPr>
        <w:pStyle w:val="Normal"/>
        <w:spacing w:lineRule="auto" w:line="264" w:before="0" w:after="55"/>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2-22</w:t>
      </w:r>
    </w:p>
    <w:p>
      <w:pPr>
        <w:pStyle w:val="Normal"/>
        <w:spacing w:lineRule="auto" w:line="259" w:before="0" w:after="69"/>
        <w:ind w:left="513" w:right="0" w:hanging="0"/>
        <w:jc w:val="left"/>
        <w:rPr/>
      </w:pPr>
      <w:r>
        <w:rPr/>
        <mc:AlternateContent>
          <mc:Choice Requires="wpg">
            <w:drawing>
              <wp:inline distT="0" distB="0" distL="0" distR="0" wp14:anchorId="021F2093">
                <wp:extent cx="5824855" cy="274320"/>
                <wp:effectExtent l="0" t="0" r="0" b="0"/>
                <wp:docPr id="67" name="形状48"/>
                <a:graphic xmlns:a="http://schemas.openxmlformats.org/drawingml/2006/main">
                  <a:graphicData uri="http://schemas.microsoft.com/office/word/2010/wordprocessingGroup">
                    <wpg:wgp>
                      <wpg:cNvGrpSpPr/>
                      <wpg:grpSpPr>
                        <a:xfrm>
                          <a:off x="0" y="0"/>
                          <a:ext cx="5824080" cy="273600"/>
                        </a:xfrm>
                      </wpg:grpSpPr>
                      <wps:wsp>
                        <wps:cNvSpPr/>
                        <wps:spPr>
                          <a:xfrm>
                            <a:off x="2520" y="166320"/>
                            <a:ext cx="5814720" cy="107280"/>
                          </a:xfrm>
                          <a:custGeom>
                            <a:avLst/>
                            <a:gdLst/>
                            <a:ahLst/>
                            <a:rect l="l" t="t" r="r" b="b"/>
                            <a:pathLst>
                              <a:path w="5811888" h="107778">
                                <a:moveTo>
                                  <a:pt x="0" y="0"/>
                                </a:moveTo>
                                <a:cubicBezTo>
                                  <a:pt x="0" y="29971"/>
                                  <a:pt x="49234" y="53889"/>
                                  <a:pt x="109027" y="53889"/>
                                </a:cubicBezTo>
                                <a:lnTo>
                                  <a:pt x="2796981" y="53889"/>
                                </a:lnTo>
                                <a:cubicBezTo>
                                  <a:pt x="2857532" y="53889"/>
                                  <a:pt x="2905881" y="78203"/>
                                  <a:pt x="2905881" y="107778"/>
                                </a:cubicBezTo>
                                <a:cubicBezTo>
                                  <a:pt x="2905881" y="78203"/>
                                  <a:pt x="2955115" y="53889"/>
                                  <a:pt x="3014908" y="53889"/>
                                </a:cubicBezTo>
                                <a:lnTo>
                                  <a:pt x="5702862" y="53889"/>
                                </a:lnTo>
                                <a:cubicBezTo>
                                  <a:pt x="5763425" y="53889"/>
                                  <a:pt x="5811888" y="29971"/>
                                  <a:pt x="5811888" y="0"/>
                                </a:cubicBezTo>
                              </a:path>
                            </a:pathLst>
                          </a:custGeom>
                          <a:noFill/>
                          <a:ln cap="rnd" w="9360">
                            <a:solidFill>
                              <a:srgbClr val="ffffff"/>
                            </a:solidFill>
                            <a:round/>
                          </a:ln>
                        </wps:spPr>
                        <wps:style>
                          <a:lnRef idx="1"/>
                          <a:fillRef idx="0"/>
                          <a:effectRef idx="0"/>
                          <a:fontRef idx="minor"/>
                        </wps:style>
                        <wps:bodyPr/>
                      </wps:wsp>
                      <wps:wsp>
                        <wps:cNvSpPr/>
                        <wps:spPr>
                          <a:xfrm>
                            <a:off x="0" y="0"/>
                            <a:ext cx="5824080" cy="143640"/>
                          </a:xfrm>
                          <a:custGeom>
                            <a:avLst/>
                            <a:gdLst/>
                            <a:ahLst/>
                            <a:rect l="l" t="t" r="r" b="b"/>
                            <a:pathLst>
                              <a:path w="5821816" h="143763">
                                <a:moveTo>
                                  <a:pt x="0" y="0"/>
                                </a:moveTo>
                                <a:lnTo>
                                  <a:pt x="5821816" y="0"/>
                                </a:lnTo>
                                <a:lnTo>
                                  <a:pt x="5821816" y="143763"/>
                                </a:lnTo>
                                <a:lnTo>
                                  <a:pt x="0" y="143763"/>
                                </a:lnTo>
                                <a:close/>
                              </a:path>
                            </a:pathLst>
                          </a:custGeom>
                          <a:noFill/>
                          <a:ln cap="rnd" w="9360">
                            <a:solidFill>
                              <a:srgbClr val="ffffff"/>
                            </a:solidFill>
                            <a:round/>
                          </a:ln>
                        </wps:spPr>
                        <wps:style>
                          <a:lnRef idx="1"/>
                          <a:fillRef idx="0"/>
                          <a:effectRef idx="0"/>
                          <a:fontRef idx="minor"/>
                        </wps:style>
                        <wps:bodyPr/>
                      </wps:wsp>
                      <wps:wsp>
                        <wps:cNvSpPr/>
                        <wps:spPr>
                          <a:xfrm>
                            <a:off x="45720" y="29160"/>
                            <a:ext cx="14724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59200" y="29160"/>
                            <a:ext cx="72360" cy="126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48" style="position:absolute;margin-left:0pt;margin-top:-21.6pt;width:458.6pt;height:21.55pt" coordorigin="0,-432" coordsize="9172,431">
                <v:rect id="shape_0" stroked="f" style="position:absolute;left:72;top:-386;width:231;height:19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2;top:-386;width:113;height:19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3184" w:right="0" w:hanging="10"/>
        <w:jc w:val="left"/>
        <w:rPr/>
      </w:pPr>
      <w:r>
        <w:rPr>
          <w:sz w:val="16"/>
          <w:lang w:val="zh-Hans"/>
        </w:rPr>
        <w:t xml:space="preserve">下一个描述符指针 </w:t>
      </w:r>
      <w:r>
        <w:rPr>
          <w:sz w:val="16"/>
          <w:lang w:val="zh-Hans"/>
        </w:rPr>
        <w:t>[31</w:t>
      </w:r>
      <w:r>
        <w:rPr>
          <w:sz w:val="16"/>
          <w:lang w:val="zh-Hans"/>
        </w:rPr>
        <w:t>：</w:t>
      </w:r>
      <w:r>
        <w:rPr>
          <w:sz w:val="16"/>
          <w:lang w:val="zh-Hans"/>
        </w:rPr>
        <w:t>0]</w:t>
      </w:r>
    </w:p>
    <w:p>
      <w:pPr>
        <w:pStyle w:val="Normal"/>
        <w:spacing w:lineRule="auto" w:line="264" w:before="0" w:after="269"/>
        <w:ind w:left="10" w:right="337" w:hanging="10"/>
        <w:jc w:val="right"/>
        <w:rPr/>
      </w:pPr>
      <w:r>
        <w:rPr>
          <w:sz w:val="10"/>
          <w:lang w:val="zh-Hans"/>
        </w:rPr>
        <w:t>X14576</w:t>
      </w:r>
    </w:p>
    <w:p>
      <w:pPr>
        <w:pStyle w:val="Normal"/>
        <w:tabs>
          <w:tab w:val="clear" w:pos="420"/>
          <w:tab w:val="center" w:pos="3835"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2-22</w:t>
      </w:r>
      <w:r>
        <w:rPr>
          <w:i/>
          <w:lang w:val="zh-Hans"/>
        </w:rPr>
        <w:t>：</w:t>
      </w:r>
      <w:r>
        <w:rPr>
          <w:i/>
          <w:lang w:val="zh-Hans"/>
        </w:rPr>
        <w:tab/>
      </w:r>
      <w:r>
        <w:rPr>
          <w:b/>
          <w:lang w:val="zh-Hans"/>
        </w:rPr>
        <w:t>MM2S_NXTDESC_MSB</w:t>
      </w:r>
    </w:p>
    <w:p>
      <w:pPr>
        <w:pStyle w:val="Normal"/>
        <w:tabs>
          <w:tab w:val="clear" w:pos="420"/>
          <w:tab w:val="center" w:pos="2704" w:leader="none"/>
        </w:tabs>
        <w:spacing w:lineRule="auto" w:line="264" w:before="0" w:after="3"/>
        <w:ind w:left="-15" w:right="0" w:hanging="0"/>
        <w:jc w:val="left"/>
        <w:rPr/>
      </w:pPr>
      <w:r>
        <w:rPr>
          <w:i/>
          <w:lang w:val="zh-Hans"/>
        </w:rPr>
        <w:t xml:space="preserve">表 </w:t>
      </w:r>
      <w:r>
        <w:rPr>
          <w:i/>
          <w:lang w:val="zh-Hans"/>
        </w:rPr>
        <w:t>2-27</w:t>
      </w:r>
      <w:r>
        <w:rPr>
          <w:i/>
          <w:lang w:val="zh-Hans"/>
        </w:rPr>
        <w:t>：</w:t>
      </w:r>
      <w:r>
        <w:rPr>
          <w:i/>
          <w:lang w:val="zh-Hans"/>
        </w:rPr>
        <w:tab/>
      </w:r>
      <w:r>
        <w:rPr>
          <w:b/>
          <w:lang w:val="zh-Hans"/>
        </w:rPr>
        <w:t xml:space="preserve">MM2S_NXTDESC_MSB </w:t>
      </w:r>
      <w:r>
        <w:rPr>
          <w:b/>
          <w:lang w:val="zh-Hans"/>
        </w:rPr>
        <w:t>详细信息</w:t>
      </w:r>
    </w:p>
    <w:tbl>
      <w:tblPr>
        <w:tblStyle w:val="TableGrid"/>
        <w:tblW w:w="10074" w:type="dxa"/>
        <w:jc w:val="left"/>
        <w:tblInd w:w="0" w:type="dxa"/>
        <w:tblCellMar>
          <w:top w:w="81" w:type="dxa"/>
          <w:left w:w="90" w:type="dxa"/>
          <w:bottom w:w="0" w:type="dxa"/>
          <w:right w:w="86" w:type="dxa"/>
        </w:tblCellMar>
        <w:tblLook w:val="04a0" w:noHBand="0" w:noVBand="1" w:firstColumn="1" w:lastRow="0" w:lastColumn="0" w:firstRow="1"/>
      </w:tblPr>
      <w:tblGrid>
        <w:gridCol w:w="807"/>
        <w:gridCol w:w="1612"/>
        <w:gridCol w:w="7655"/>
      </w:tblGrid>
      <w:tr>
        <w:trPr>
          <w:trHeight w:val="381" w:hRule="atLeast"/>
        </w:trPr>
        <w:tc>
          <w:tcPr>
            <w:tcW w:w="80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65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579" w:hRule="atLeast"/>
        </w:trPr>
        <w:tc>
          <w:tcPr>
            <w:tcW w:w="80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16" w:author="未知作者" w:date="2023-05-06T11:14:06Z">
              <w:r>
                <w:rPr>
                  <w:sz w:val="19"/>
                  <w:lang w:val="zh-Hans"/>
                </w:rPr>
                <w:delText xml:space="preserve">比 </w:delText>
              </w:r>
            </w:del>
            <w:ins w:id="117" w:author="未知作者" w:date="2023-05-06T11:14:07Z">
              <w:r>
                <w:rPr>
                  <w:sz w:val="19"/>
                  <w:lang w:val="zh-Hans"/>
                </w:rPr>
                <w:t xml:space="preserve">: </w:t>
              </w:r>
            </w:ins>
            <w:r>
              <w:rPr>
                <w:sz w:val="19"/>
                <w:lang w:val="zh-Hans"/>
              </w:rPr>
              <w:t>0</w:t>
            </w:r>
          </w:p>
        </w:tc>
        <w:tc>
          <w:tcPr>
            <w:tcW w:w="161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下一个描述符指针</w:t>
            </w:r>
          </w:p>
        </w:tc>
        <w:tc>
          <w:tcPr>
            <w:tcW w:w="7655"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指示指向下一个描述符的第一个单词的指针的 </w:t>
            </w:r>
            <w:r>
              <w:rPr>
                <w:sz w:val="19"/>
                <w:lang w:val="zh-Hans"/>
              </w:rPr>
              <w:t xml:space="preserve">MSB 32 </w:t>
            </w:r>
            <w:r>
              <w:rPr>
                <w:sz w:val="19"/>
                <w:lang w:val="zh-Hans"/>
              </w:rPr>
              <w:t xml:space="preserve">位。 </w:t>
            </w:r>
          </w:p>
        </w:tc>
      </w:tr>
    </w:tbl>
    <w:p>
      <w:pPr>
        <w:pStyle w:val="3"/>
        <w:ind w:left="755" w:right="67" w:hanging="10"/>
        <w:rPr/>
      </w:pPr>
      <w:r>
        <w:rPr>
          <w:lang w:val="zh-Hans"/>
        </w:rPr>
        <w:t>MM2S_BUFFER_ADDRESS</w:t>
      </w:r>
      <w:r>
        <w:rPr>
          <w:lang w:val="zh-Hans"/>
        </w:rPr>
        <w:t>（</w:t>
      </w:r>
      <w:r>
        <w:rPr>
          <w:lang w:val="zh-Hans"/>
        </w:rPr>
        <w:t xml:space="preserve">MM2S </w:t>
      </w:r>
      <w:r>
        <w:rPr>
          <w:lang w:val="zh-Hans"/>
        </w:rPr>
        <w:t>缓冲区地址）</w:t>
      </w:r>
    </w:p>
    <w:p>
      <w:pPr>
        <w:pStyle w:val="Normal"/>
        <w:spacing w:before="0" w:after="94"/>
        <w:ind w:left="748" w:right="43" w:hanging="3"/>
        <w:rPr/>
      </w:pPr>
      <w:r>
        <w:rPr>
          <w:lang w:val="zh-Hans"/>
        </w:rPr>
        <w:t>此值提供指向要从系统内存传输到流的数据缓冲区的指针。</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2-23</w:t>
      </w:r>
    </w:p>
    <w:p>
      <w:pPr>
        <w:pStyle w:val="Normal"/>
        <w:spacing w:lineRule="auto" w:line="259" w:before="0" w:after="99"/>
        <w:ind w:left="729" w:right="0" w:hanging="0"/>
        <w:jc w:val="left"/>
        <w:rPr/>
      </w:pPr>
      <w:r>
        <w:rPr/>
        <mc:AlternateContent>
          <mc:Choice Requires="wpg">
            <w:drawing>
              <wp:inline distT="0" distB="0" distL="0" distR="0" wp14:anchorId="221F4AEF">
                <wp:extent cx="5835015" cy="356235"/>
                <wp:effectExtent l="0" t="0" r="0" b="0"/>
                <wp:docPr id="68" name="形状49"/>
                <a:graphic xmlns:a="http://schemas.openxmlformats.org/drawingml/2006/main">
                  <a:graphicData uri="http://schemas.microsoft.com/office/word/2010/wordprocessingGroup">
                    <wpg:wgp>
                      <wpg:cNvGrpSpPr/>
                      <wpg:grpSpPr>
                        <a:xfrm>
                          <a:off x="0" y="0"/>
                          <a:ext cx="5834520" cy="355680"/>
                        </a:xfrm>
                      </wpg:grpSpPr>
                      <wps:wsp>
                        <wps:cNvSpPr/>
                        <wps:spPr>
                          <a:xfrm>
                            <a:off x="0" y="0"/>
                            <a:ext cx="5834520" cy="225360"/>
                          </a:xfrm>
                          <a:custGeom>
                            <a:avLst/>
                            <a:gdLst/>
                            <a:ahLst/>
                            <a:rect l="l" t="t" r="r" b="b"/>
                            <a:pathLst>
                              <a:path w="5832062" h="225620">
                                <a:moveTo>
                                  <a:pt x="5832062" y="0"/>
                                </a:moveTo>
                                <a:lnTo>
                                  <a:pt x="5832062" y="225620"/>
                                </a:lnTo>
                                <a:lnTo>
                                  <a:pt x="0" y="225620"/>
                                </a:lnTo>
                                <a:lnTo>
                                  <a:pt x="0" y="0"/>
                                </a:lnTo>
                              </a:path>
                            </a:pathLst>
                          </a:custGeom>
                          <a:noFill/>
                          <a:ln cap="rnd" w="9360">
                            <a:solidFill>
                              <a:srgbClr val="ffffff"/>
                            </a:solidFill>
                            <a:round/>
                          </a:ln>
                        </wps:spPr>
                        <wps:style>
                          <a:lnRef idx="1"/>
                          <a:fillRef idx="0"/>
                          <a:effectRef idx="0"/>
                          <a:fontRef idx="minor"/>
                        </wps:style>
                        <wps:bodyPr/>
                      </wps:wsp>
                      <wps:wsp>
                        <wps:cNvSpPr/>
                        <wps:spPr>
                          <a:xfrm>
                            <a:off x="5691600" y="69120"/>
                            <a:ext cx="7164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wps:txbx>
                        <wps:bodyPr lIns="0" rIns="0" tIns="0" bIns="0">
                          <a:noAutofit/>
                        </wps:bodyPr>
                      </wps:wsp>
                      <wps:wsp>
                        <wps:cNvSpPr/>
                        <wps:spPr>
                          <a:xfrm>
                            <a:off x="69120" y="69120"/>
                            <a:ext cx="14724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wps:txbx>
                        <wps:bodyPr lIns="0" rIns="0" tIns="0" bIns="0">
                          <a:noAutofit/>
                        </wps:bodyPr>
                      </wps:wsp>
                      <wps:wsp>
                        <wps:cNvSpPr/>
                        <wps:spPr>
                          <a:xfrm>
                            <a:off x="0" y="241920"/>
                            <a:ext cx="5834520" cy="113760"/>
                          </a:xfrm>
                          <a:custGeom>
                            <a:avLst/>
                            <a:gdLst/>
                            <a:ahLst/>
                            <a:rect l="l" t="t" r="r" b="b"/>
                            <a:pathLst>
                              <a:path w="5832061" h="114156">
                                <a:moveTo>
                                  <a:pt x="0" y="0"/>
                                </a:moveTo>
                                <a:cubicBezTo>
                                  <a:pt x="0" y="31525"/>
                                  <a:pt x="25167" y="57084"/>
                                  <a:pt x="56054" y="57084"/>
                                </a:cubicBezTo>
                                <a:lnTo>
                                  <a:pt x="2859920" y="57084"/>
                                </a:lnTo>
                                <a:cubicBezTo>
                                  <a:pt x="2890933" y="57084"/>
                                  <a:pt x="2915962" y="82630"/>
                                  <a:pt x="2915962" y="114156"/>
                                </a:cubicBezTo>
                                <a:cubicBezTo>
                                  <a:pt x="2915962" y="82630"/>
                                  <a:pt x="2941129" y="57084"/>
                                  <a:pt x="2972141" y="57084"/>
                                </a:cubicBezTo>
                                <a:lnTo>
                                  <a:pt x="5776007" y="57084"/>
                                </a:lnTo>
                                <a:cubicBezTo>
                                  <a:pt x="5806895" y="57084"/>
                                  <a:pt x="5832061" y="31525"/>
                                  <a:pt x="5832061" y="0"/>
                                </a:cubicBezTo>
                              </a:path>
                            </a:pathLst>
                          </a:custGeom>
                          <a:noFill/>
                          <a:ln cap="rnd" w="9360">
                            <a:solidFill>
                              <a:srgbClr val="ffffff"/>
                            </a:solidFill>
                            <a:round/>
                          </a:ln>
                        </wps:spPr>
                        <wps:style>
                          <a:lnRef idx="1"/>
                          <a:fillRef idx="0"/>
                          <a:effectRef idx="0"/>
                          <a:fontRef idx="minor"/>
                        </wps:style>
                        <wps:bodyPr/>
                      </wps:wsp>
                    </wpg:wgp>
                  </a:graphicData>
                </a:graphic>
              </wp:inline>
            </w:drawing>
          </mc:Choice>
          <mc:Fallback>
            <w:pict>
              <v:group id="shape_0" alt="形状49" style="position:absolute;margin-left:0pt;margin-top:-28.05pt;width:459.4pt;height:28pt" coordorigin="0,-561" coordsize="9188,560">
                <v:rect id="shape_0" stroked="f" style="position:absolute;left:8963;top:-452;width:112;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109;top:-452;width:231;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v:textbox>
                  <w10:wrap type="square"/>
                  <v:fill o:detectmouseclick="t" on="false"/>
                  <v:stroke color="#3465a4" joinstyle="round" endcap="flat"/>
                </v:rect>
              </v:group>
            </w:pict>
          </mc:Fallback>
        </mc:AlternateContent>
      </w:r>
    </w:p>
    <w:p>
      <w:pPr>
        <w:pStyle w:val="Normal"/>
        <w:tabs>
          <w:tab w:val="clear" w:pos="420"/>
          <w:tab w:val="center" w:pos="5330" w:leader="none"/>
          <w:tab w:val="right" w:pos="10044" w:leader="none"/>
        </w:tabs>
        <w:spacing w:lineRule="auto" w:line="259" w:before="0" w:after="253"/>
        <w:ind w:left="0" w:right="0" w:hanging="0"/>
        <w:jc w:val="left"/>
        <w:rPr/>
      </w:pPr>
      <w:r>
        <w:rPr>
          <w:lang w:val="zh-Hans"/>
        </w:rPr>
        <w:tab/>
      </w:r>
      <w:r>
        <w:rPr>
          <w:color w:val="010101"/>
          <w:sz w:val="16"/>
          <w:lang w:val="zh-Hans"/>
        </w:rPr>
        <w:t xml:space="preserve">缓冲区地址 </w:t>
      </w:r>
      <w:r>
        <w:rPr>
          <w:color w:val="010101"/>
          <w:sz w:val="16"/>
          <w:lang w:val="zh-Hans"/>
        </w:rPr>
        <w:t>[31</w:t>
      </w:r>
      <w:r>
        <w:rPr>
          <w:color w:val="010101"/>
          <w:sz w:val="16"/>
          <w:lang w:val="zh-Hans"/>
        </w:rPr>
        <w:t>：</w:t>
      </w:r>
      <w:r>
        <w:rPr>
          <w:color w:val="010101"/>
          <w:sz w:val="16"/>
          <w:lang w:val="zh-Hans"/>
        </w:rPr>
        <w:t>0]</w:t>
        <w:tab/>
      </w:r>
      <w:r>
        <w:rPr>
          <w:sz w:val="16"/>
          <w:vertAlign w:val="subscript"/>
          <w:lang w:val="zh-Hans"/>
        </w:rPr>
        <w:t>X14570</w:t>
      </w:r>
    </w:p>
    <w:p>
      <w:pPr>
        <w:pStyle w:val="Normal"/>
        <w:tabs>
          <w:tab w:val="clear" w:pos="420"/>
          <w:tab w:val="center" w:pos="3866"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2-23</w:t>
      </w:r>
      <w:r>
        <w:rPr>
          <w:i/>
          <w:lang w:val="zh-Hans"/>
        </w:rPr>
        <w:t>：</w:t>
      </w:r>
      <w:r>
        <w:rPr>
          <w:i/>
          <w:lang w:val="zh-Hans"/>
        </w:rPr>
        <w:tab/>
      </w:r>
      <w:r>
        <w:rPr>
          <w:b/>
          <w:lang w:val="zh-Hans"/>
        </w:rPr>
        <w:t xml:space="preserve">MM2S </w:t>
      </w:r>
      <w:r>
        <w:rPr>
          <w:b/>
          <w:lang w:val="zh-Hans"/>
        </w:rPr>
        <w:t>缓冲区地址</w:t>
      </w:r>
    </w:p>
    <w:p>
      <w:pPr>
        <w:pStyle w:val="Normal"/>
        <w:tabs>
          <w:tab w:val="clear" w:pos="420"/>
          <w:tab w:val="center" w:pos="2858" w:leader="none"/>
        </w:tabs>
        <w:spacing w:lineRule="auto" w:line="264" w:before="0" w:after="3"/>
        <w:ind w:left="-15" w:right="0" w:hanging="0"/>
        <w:jc w:val="left"/>
        <w:rPr/>
      </w:pPr>
      <w:r>
        <w:rPr>
          <w:i/>
          <w:lang w:val="zh-Hans"/>
        </w:rPr>
        <w:t xml:space="preserve">表 </w:t>
      </w:r>
      <w:r>
        <w:rPr>
          <w:i/>
          <w:lang w:val="zh-Hans"/>
        </w:rPr>
        <w:t>2-28</w:t>
      </w:r>
      <w:r>
        <w:rPr>
          <w:i/>
          <w:lang w:val="zh-Hans"/>
        </w:rPr>
        <w:t>：</w:t>
      </w:r>
      <w:r>
        <w:rPr>
          <w:i/>
          <w:lang w:val="zh-Hans"/>
        </w:rPr>
        <w:tab/>
      </w:r>
      <w:r>
        <w:rPr>
          <w:b/>
          <w:lang w:val="zh-Hans"/>
        </w:rPr>
        <w:t xml:space="preserve">MM2S_BUFFER_ADDRESS </w:t>
      </w:r>
      <w:r>
        <w:rPr>
          <w:b/>
          <w:lang w:val="zh-Hans"/>
        </w:rPr>
        <w:t>详细信息</w:t>
      </w:r>
    </w:p>
    <w:tbl>
      <w:tblPr>
        <w:tblStyle w:val="TableGrid"/>
        <w:tblW w:w="10094" w:type="dxa"/>
        <w:jc w:val="left"/>
        <w:tblInd w:w="0" w:type="dxa"/>
        <w:tblCellMar>
          <w:top w:w="82" w:type="dxa"/>
          <w:left w:w="89" w:type="dxa"/>
          <w:bottom w:w="0" w:type="dxa"/>
          <w:right w:w="83" w:type="dxa"/>
        </w:tblCellMar>
        <w:tblLook w:val="04a0" w:noHBand="0" w:noVBand="1" w:firstColumn="1" w:lastRow="0" w:lastColumn="0" w:firstRow="1"/>
      </w:tblPr>
      <w:tblGrid>
        <w:gridCol w:w="920"/>
        <w:gridCol w:w="1611"/>
        <w:gridCol w:w="7563"/>
      </w:tblGrid>
      <w:tr>
        <w:trPr>
          <w:trHeight w:val="381" w:hRule="atLeast"/>
        </w:trPr>
        <w:tc>
          <w:tcPr>
            <w:tcW w:w="92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位</w:t>
            </w:r>
          </w:p>
        </w:tc>
        <w:tc>
          <w:tcPr>
            <w:tcW w:w="161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字段名称</w:t>
            </w:r>
          </w:p>
        </w:tc>
        <w:tc>
          <w:tcPr>
            <w:tcW w:w="756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1449" w:hRule="atLeast"/>
        </w:trPr>
        <w:tc>
          <w:tcPr>
            <w:tcW w:w="92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del w:id="118" w:author="未知作者" w:date="2023-05-06T11:18:37Z">
              <w:r>
                <w:rPr>
                  <w:sz w:val="19"/>
                  <w:lang w:val="zh-Hans"/>
                </w:rPr>
                <w:delText>比</w:delText>
              </w:r>
            </w:del>
            <w:ins w:id="119"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缓冲区地址</w:t>
            </w:r>
          </w:p>
        </w:tc>
        <w:tc>
          <w:tcPr>
            <w:tcW w:w="756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136"/>
              <w:ind w:left="0" w:right="0" w:hanging="0"/>
              <w:jc w:val="left"/>
              <w:rPr/>
            </w:pPr>
            <w:r>
              <w:rPr>
                <w:sz w:val="19"/>
                <w:lang w:val="zh-Hans"/>
              </w:rPr>
              <w:t>提供要从内存映射传输到流的数据的位置。</w:t>
            </w:r>
          </w:p>
          <w:p>
            <w:pPr>
              <w:pStyle w:val="Normal"/>
              <w:spacing w:lineRule="auto" w:line="218" w:before="0" w:after="0"/>
              <w:ind w:left="1" w:right="0" w:hanging="0"/>
              <w:rPr/>
            </w:pPr>
            <w:r>
              <w:rPr>
                <w:b/>
                <w:i/>
                <w:lang w:val="zh-Hans"/>
              </w:rPr>
              <w:t xml:space="preserve">注： </w:t>
            </w:r>
            <w:r>
              <w:rPr>
                <w:sz w:val="20"/>
                <w:lang w:val="zh-Hans"/>
              </w:rPr>
              <w:t xml:space="preserve">如果包含数据重新对齐引擎，则缓冲区地址可以位于任何字节偏移量，但缓冲区中的数据必须是连续的。如果数据 </w:t>
            </w:r>
          </w:p>
          <w:p>
            <w:pPr>
              <w:pStyle w:val="Normal"/>
              <w:spacing w:lineRule="auto" w:line="259" w:before="0" w:after="0"/>
              <w:ind w:left="1" w:right="0" w:hanging="0"/>
              <w:rPr/>
            </w:pPr>
            <w:r>
              <w:rPr>
                <w:sz w:val="20"/>
                <w:lang w:val="zh-Hans"/>
              </w:rPr>
              <w:t xml:space="preserve">不包括重新对齐引擎，缓冲区地址必须与 </w:t>
            </w:r>
            <w:r>
              <w:rPr>
                <w:sz w:val="20"/>
                <w:lang w:val="zh-Hans"/>
              </w:rPr>
              <w:t xml:space="preserve">MM2S </w:t>
            </w:r>
            <w:r>
              <w:rPr>
                <w:sz w:val="20"/>
                <w:lang w:val="zh-Hans"/>
              </w:rPr>
              <w:t>内存映射数据宽度对齐。</w:t>
            </w:r>
          </w:p>
        </w:tc>
      </w:tr>
    </w:tbl>
    <w:p>
      <w:pPr>
        <w:pStyle w:val="3"/>
        <w:ind w:left="755" w:right="67" w:hanging="10"/>
        <w:rPr/>
      </w:pPr>
      <w:r>
        <w:rPr>
          <w:lang w:val="zh-Hans"/>
        </w:rPr>
        <w:t>MM2S_BUFFER_ADDRESS_MSB</w:t>
      </w:r>
      <w:r>
        <w:rPr>
          <w:lang w:val="zh-Hans"/>
        </w:rPr>
        <w:t>（</w:t>
      </w:r>
      <w:r>
        <w:rPr>
          <w:lang w:val="zh-Hans"/>
        </w:rPr>
        <w:t xml:space="preserve">MM2S </w:t>
      </w:r>
      <w:r>
        <w:rPr>
          <w:lang w:val="zh-Hans"/>
        </w:rPr>
        <w:t>缓冲区地址）</w:t>
      </w:r>
    </w:p>
    <w:p>
      <w:pPr>
        <w:pStyle w:val="Normal"/>
        <w:spacing w:before="0" w:after="94"/>
        <w:ind w:left="748" w:right="43" w:hanging="3"/>
        <w:rPr/>
      </w:pPr>
      <w:r>
        <w:rPr>
          <w:lang w:val="zh-Hans"/>
        </w:rPr>
        <w:t xml:space="preserve">此值提供指向要从系统内存传输到流的数据缓冲区的上 </w:t>
      </w:r>
      <w:r>
        <w:rPr>
          <w:lang w:val="zh-Hans"/>
        </w:rPr>
        <w:t xml:space="preserve">32 </w:t>
      </w:r>
      <w:r>
        <w:rPr>
          <w:lang w:val="zh-Hans"/>
        </w:rPr>
        <w:t xml:space="preserve">位指针。仅当为大于 </w:t>
      </w:r>
      <w:r>
        <w:rPr>
          <w:lang w:val="zh-Hans"/>
        </w:rPr>
        <w:t xml:space="preserve">32 </w:t>
      </w:r>
      <w:r>
        <w:rPr>
          <w:lang w:val="zh-Hans"/>
        </w:rPr>
        <w:t xml:space="preserve">的地址空间配置 </w:t>
      </w:r>
      <w:r>
        <w:rPr>
          <w:lang w:val="zh-Hans"/>
        </w:rPr>
        <w:t xml:space="preserve">AXI DMA </w:t>
      </w:r>
      <w:r>
        <w:rPr>
          <w:lang w:val="zh-Hans"/>
        </w:rPr>
        <w:t>时，才使用此选项。</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2-24</w:t>
      </w:r>
    </w:p>
    <w:p>
      <w:pPr>
        <w:pStyle w:val="Normal"/>
        <w:spacing w:lineRule="auto" w:line="259" w:before="0" w:after="99"/>
        <w:ind w:left="631" w:right="0" w:hanging="0"/>
        <w:jc w:val="left"/>
        <w:rPr/>
      </w:pPr>
      <w:r>
        <w:rPr/>
        <mc:AlternateContent>
          <mc:Choice Requires="wpg">
            <w:drawing>
              <wp:inline distT="0" distB="0" distL="0" distR="0" wp14:anchorId="4C4689D4">
                <wp:extent cx="5835015" cy="356235"/>
                <wp:effectExtent l="0" t="0" r="0" b="0"/>
                <wp:docPr id="69" name="形状50"/>
                <a:graphic xmlns:a="http://schemas.openxmlformats.org/drawingml/2006/main">
                  <a:graphicData uri="http://schemas.microsoft.com/office/word/2010/wordprocessingGroup">
                    <wpg:wgp>
                      <wpg:cNvGrpSpPr/>
                      <wpg:grpSpPr>
                        <a:xfrm>
                          <a:off x="0" y="0"/>
                          <a:ext cx="5834520" cy="355680"/>
                        </a:xfrm>
                      </wpg:grpSpPr>
                      <wps:wsp>
                        <wps:cNvSpPr/>
                        <wps:spPr>
                          <a:xfrm>
                            <a:off x="0" y="0"/>
                            <a:ext cx="5834520" cy="225360"/>
                          </a:xfrm>
                          <a:custGeom>
                            <a:avLst/>
                            <a:gdLst/>
                            <a:ahLst/>
                            <a:rect l="l" t="t" r="r" b="b"/>
                            <a:pathLst>
                              <a:path w="5832062" h="225530">
                                <a:moveTo>
                                  <a:pt x="5832062" y="0"/>
                                </a:moveTo>
                                <a:lnTo>
                                  <a:pt x="5832062" y="225530"/>
                                </a:lnTo>
                                <a:lnTo>
                                  <a:pt x="0" y="225530"/>
                                </a:lnTo>
                                <a:lnTo>
                                  <a:pt x="0" y="0"/>
                                </a:lnTo>
                              </a:path>
                            </a:pathLst>
                          </a:custGeom>
                          <a:noFill/>
                          <a:ln cap="rnd" w="9360">
                            <a:solidFill>
                              <a:srgbClr val="ffffff"/>
                            </a:solidFill>
                            <a:round/>
                          </a:ln>
                        </wps:spPr>
                        <wps:style>
                          <a:lnRef idx="1"/>
                          <a:fillRef idx="0"/>
                          <a:effectRef idx="0"/>
                          <a:fontRef idx="minor"/>
                        </wps:style>
                        <wps:bodyPr/>
                      </wps:wsp>
                      <wps:wsp>
                        <wps:cNvSpPr/>
                        <wps:spPr>
                          <a:xfrm>
                            <a:off x="5691600" y="68760"/>
                            <a:ext cx="7164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wps:txbx>
                        <wps:bodyPr lIns="0" rIns="0" tIns="0" bIns="0">
                          <a:noAutofit/>
                        </wps:bodyPr>
                      </wps:wsp>
                      <wps:wsp>
                        <wps:cNvSpPr/>
                        <wps:spPr>
                          <a:xfrm>
                            <a:off x="69120" y="68760"/>
                            <a:ext cx="14724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wps:txbx>
                        <wps:bodyPr lIns="0" rIns="0" tIns="0" bIns="0">
                          <a:noAutofit/>
                        </wps:bodyPr>
                      </wps:wsp>
                      <wps:wsp>
                        <wps:cNvSpPr/>
                        <wps:spPr>
                          <a:xfrm>
                            <a:off x="0" y="241920"/>
                            <a:ext cx="5834520" cy="113760"/>
                          </a:xfrm>
                          <a:custGeom>
                            <a:avLst/>
                            <a:gdLst/>
                            <a:ahLst/>
                            <a:rect l="l" t="t" r="r" b="b"/>
                            <a:pathLst>
                              <a:path w="5832061" h="114156">
                                <a:moveTo>
                                  <a:pt x="0" y="0"/>
                                </a:moveTo>
                                <a:cubicBezTo>
                                  <a:pt x="0" y="31525"/>
                                  <a:pt x="25167" y="57084"/>
                                  <a:pt x="56054" y="57084"/>
                                </a:cubicBezTo>
                                <a:lnTo>
                                  <a:pt x="2859920" y="57084"/>
                                </a:lnTo>
                                <a:cubicBezTo>
                                  <a:pt x="2890933" y="57084"/>
                                  <a:pt x="2915962" y="82643"/>
                                  <a:pt x="2915962" y="114156"/>
                                </a:cubicBezTo>
                                <a:cubicBezTo>
                                  <a:pt x="2915962" y="82643"/>
                                  <a:pt x="2941129" y="57084"/>
                                  <a:pt x="2972141" y="57084"/>
                                </a:cubicBezTo>
                                <a:lnTo>
                                  <a:pt x="5776007" y="57084"/>
                                </a:lnTo>
                                <a:cubicBezTo>
                                  <a:pt x="5806895" y="57084"/>
                                  <a:pt x="5832061" y="31525"/>
                                  <a:pt x="5832061" y="0"/>
                                </a:cubicBezTo>
                              </a:path>
                            </a:pathLst>
                          </a:custGeom>
                          <a:noFill/>
                          <a:ln cap="rnd" w="9360">
                            <a:solidFill>
                              <a:srgbClr val="ffffff"/>
                            </a:solidFill>
                            <a:round/>
                          </a:ln>
                        </wps:spPr>
                        <wps:style>
                          <a:lnRef idx="1"/>
                          <a:fillRef idx="0"/>
                          <a:effectRef idx="0"/>
                          <a:fontRef idx="minor"/>
                        </wps:style>
                        <wps:bodyPr/>
                      </wps:wsp>
                    </wpg:wgp>
                  </a:graphicData>
                </a:graphic>
              </wp:inline>
            </w:drawing>
          </mc:Choice>
          <mc:Fallback>
            <w:pict>
              <v:group id="shape_0" alt="形状50" style="position:absolute;margin-left:0pt;margin-top:-28.05pt;width:459.4pt;height:28pt" coordorigin="0,-561" coordsize="9188,560">
                <v:rect id="shape_0" stroked="f" style="position:absolute;left:8963;top:-453;width:112;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109;top:-453;width:231;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v:textbox>
                  <w10:wrap type="square"/>
                  <v:fill o:detectmouseclick="t" on="false"/>
                  <v:stroke color="#3465a4" joinstyle="round" endcap="flat"/>
                </v:rect>
              </v:group>
            </w:pict>
          </mc:Fallback>
        </mc:AlternateContent>
      </w:r>
    </w:p>
    <w:p>
      <w:pPr>
        <w:pStyle w:val="Normal"/>
        <w:tabs>
          <w:tab w:val="clear" w:pos="420"/>
          <w:tab w:val="center" w:pos="5233" w:leader="none"/>
          <w:tab w:val="center" w:pos="9622" w:leader="none"/>
        </w:tabs>
        <w:spacing w:lineRule="auto" w:line="259" w:before="0" w:after="282"/>
        <w:ind w:left="0" w:right="0" w:hanging="0"/>
        <w:jc w:val="left"/>
        <w:rPr/>
      </w:pPr>
      <w:r>
        <w:rPr>
          <w:lang w:val="zh-Hans"/>
        </w:rPr>
        <w:tab/>
      </w:r>
      <w:r>
        <w:rPr>
          <w:color w:val="010101"/>
          <w:sz w:val="16"/>
          <w:lang w:val="zh-Hans"/>
        </w:rPr>
        <w:t xml:space="preserve">缓冲区地址 </w:t>
      </w:r>
      <w:r>
        <w:rPr>
          <w:color w:val="010101"/>
          <w:sz w:val="16"/>
          <w:lang w:val="zh-Hans"/>
        </w:rPr>
        <w:t>[31</w:t>
      </w:r>
      <w:r>
        <w:rPr>
          <w:color w:val="010101"/>
          <w:sz w:val="16"/>
          <w:lang w:val="zh-Hans"/>
        </w:rPr>
        <w:t>：</w:t>
      </w:r>
      <w:r>
        <w:rPr>
          <w:color w:val="010101"/>
          <w:sz w:val="16"/>
          <w:lang w:val="zh-Hans"/>
        </w:rPr>
        <w:t>0]</w:t>
        <w:tab/>
      </w:r>
      <w:r>
        <w:rPr>
          <w:sz w:val="16"/>
          <w:vertAlign w:val="subscript"/>
          <w:lang w:val="zh-Hans"/>
        </w:rPr>
        <w:t>X14570</w:t>
      </w:r>
    </w:p>
    <w:p>
      <w:pPr>
        <w:pStyle w:val="Normal"/>
        <w:tabs>
          <w:tab w:val="clear" w:pos="420"/>
          <w:tab w:val="center" w:pos="3866"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2-24</w:t>
      </w:r>
      <w:r>
        <w:rPr>
          <w:i/>
          <w:lang w:val="zh-Hans"/>
        </w:rPr>
        <w:t>：</w:t>
      </w:r>
      <w:r>
        <w:rPr>
          <w:i/>
          <w:lang w:val="zh-Hans"/>
        </w:rPr>
        <w:tab/>
      </w:r>
      <w:r>
        <w:rPr>
          <w:b/>
          <w:lang w:val="zh-Hans"/>
        </w:rPr>
        <w:t xml:space="preserve">MM2S </w:t>
      </w:r>
      <w:r>
        <w:rPr>
          <w:b/>
          <w:lang w:val="zh-Hans"/>
        </w:rPr>
        <w:t xml:space="preserve">缓冲区地址 </w:t>
      </w:r>
    </w:p>
    <w:p>
      <w:pPr>
        <w:pStyle w:val="Normal"/>
        <w:tabs>
          <w:tab w:val="clear" w:pos="420"/>
          <w:tab w:val="center" w:pos="3136" w:leader="none"/>
        </w:tabs>
        <w:spacing w:lineRule="auto" w:line="264" w:before="0" w:after="3"/>
        <w:ind w:left="-15" w:right="0" w:hanging="0"/>
        <w:jc w:val="left"/>
        <w:rPr/>
      </w:pPr>
      <w:r>
        <w:rPr>
          <w:i/>
          <w:lang w:val="zh-Hans"/>
        </w:rPr>
        <w:t xml:space="preserve">表 </w:t>
      </w:r>
      <w:r>
        <w:rPr>
          <w:i/>
          <w:lang w:val="zh-Hans"/>
        </w:rPr>
        <w:t>2-29</w:t>
      </w:r>
      <w:r>
        <w:rPr>
          <w:i/>
          <w:lang w:val="zh-Hans"/>
        </w:rPr>
        <w:t>：</w:t>
      </w:r>
      <w:r>
        <w:rPr>
          <w:i/>
          <w:lang w:val="zh-Hans"/>
        </w:rPr>
        <w:tab/>
      </w:r>
      <w:r>
        <w:rPr>
          <w:b/>
          <w:lang w:val="zh-Hans"/>
        </w:rPr>
        <w:t xml:space="preserve">MM2S_BUFFER_ADDRESS_MSB </w:t>
      </w:r>
      <w:r>
        <w:rPr>
          <w:b/>
          <w:lang w:val="zh-Hans"/>
        </w:rPr>
        <w:t>详细信息</w:t>
      </w:r>
    </w:p>
    <w:tbl>
      <w:tblPr>
        <w:tblStyle w:val="TableGrid"/>
        <w:tblW w:w="10094" w:type="dxa"/>
        <w:jc w:val="left"/>
        <w:tblInd w:w="0" w:type="dxa"/>
        <w:tblCellMar>
          <w:top w:w="82" w:type="dxa"/>
          <w:left w:w="89" w:type="dxa"/>
          <w:bottom w:w="0" w:type="dxa"/>
          <w:right w:w="95" w:type="dxa"/>
        </w:tblCellMar>
        <w:tblLook w:val="04a0" w:noHBand="0" w:noVBand="1" w:firstColumn="1" w:lastRow="0" w:lastColumn="0" w:firstRow="1"/>
      </w:tblPr>
      <w:tblGrid>
        <w:gridCol w:w="920"/>
        <w:gridCol w:w="1611"/>
        <w:gridCol w:w="7563"/>
      </w:tblGrid>
      <w:tr>
        <w:trPr>
          <w:trHeight w:val="381" w:hRule="atLeast"/>
        </w:trPr>
        <w:tc>
          <w:tcPr>
            <w:tcW w:w="92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位</w:t>
            </w:r>
          </w:p>
        </w:tc>
        <w:tc>
          <w:tcPr>
            <w:tcW w:w="161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字段名称</w:t>
            </w:r>
          </w:p>
        </w:tc>
        <w:tc>
          <w:tcPr>
            <w:tcW w:w="756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579" w:hRule="atLeast"/>
        </w:trPr>
        <w:tc>
          <w:tcPr>
            <w:tcW w:w="92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31 </w:t>
            </w:r>
            <w:del w:id="120" w:author="未知作者" w:date="2023-05-06T11:18:38Z">
              <w:r>
                <w:rPr>
                  <w:sz w:val="19"/>
                  <w:lang w:val="zh-Hans"/>
                </w:rPr>
                <w:delText>比</w:delText>
              </w:r>
            </w:del>
            <w:ins w:id="121"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1"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缓冲区地址</w:t>
            </w:r>
          </w:p>
        </w:tc>
        <w:tc>
          <w:tcPr>
            <w:tcW w:w="756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提供要从内存映射传输到流的数据位置的 </w:t>
            </w:r>
            <w:r>
              <w:rPr>
                <w:sz w:val="19"/>
                <w:lang w:val="zh-Hans"/>
              </w:rPr>
              <w:t xml:space="preserve">MSB 32 </w:t>
            </w:r>
            <w:r>
              <w:rPr>
                <w:sz w:val="19"/>
                <w:lang w:val="zh-Hans"/>
              </w:rPr>
              <w:t>位。</w:t>
            </w:r>
          </w:p>
        </w:tc>
      </w:tr>
    </w:tbl>
    <w:p>
      <w:pPr>
        <w:pStyle w:val="3"/>
        <w:ind w:left="755" w:right="67" w:hanging="10"/>
        <w:rPr/>
      </w:pPr>
      <w:r>
        <w:rPr>
          <w:lang w:val="zh-Hans"/>
        </w:rPr>
        <w:t>MM2S_CONTROL</w:t>
      </w:r>
      <w:r>
        <w:rPr>
          <w:lang w:val="zh-Hans"/>
        </w:rPr>
        <w:t>（</w:t>
      </w:r>
      <w:r>
        <w:rPr>
          <w:lang w:val="zh-Hans"/>
        </w:rPr>
        <w:t xml:space="preserve">MM2S </w:t>
      </w:r>
      <w:r>
        <w:rPr>
          <w:lang w:val="zh-Hans"/>
        </w:rPr>
        <w:t>控制）</w:t>
      </w:r>
    </w:p>
    <w:p>
      <w:pPr>
        <w:pStyle w:val="Normal"/>
        <w:spacing w:before="0" w:after="83"/>
        <w:ind w:left="748" w:right="43" w:hanging="3"/>
        <w:rPr/>
      </w:pPr>
      <w:r>
        <w:rPr>
          <w:lang w:val="zh-Hans"/>
        </w:rPr>
        <w:t xml:space="preserve">此值提供对从内存映射到流的 </w:t>
      </w:r>
      <w:r>
        <w:rPr>
          <w:lang w:val="zh-Hans"/>
        </w:rPr>
        <w:t xml:space="preserve">MM2S </w:t>
      </w:r>
      <w:r>
        <w:rPr>
          <w:lang w:val="zh-Hans"/>
        </w:rPr>
        <w:t>传输的控制。</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2-25</w:t>
      </w:r>
    </w:p>
    <w:p>
      <w:pPr>
        <w:pStyle w:val="Normal"/>
        <w:spacing w:lineRule="auto" w:line="259" w:before="0" w:after="20"/>
        <w:ind w:left="657" w:right="0" w:hanging="0"/>
        <w:jc w:val="left"/>
        <w:rPr/>
      </w:pPr>
      <w:r>
        <w:rPr/>
        <mc:AlternateContent>
          <mc:Choice Requires="wpg">
            <w:drawing>
              <wp:inline distT="0" distB="0" distL="0" distR="0" wp14:anchorId="4A9974FC">
                <wp:extent cx="5795010" cy="777875"/>
                <wp:effectExtent l="0" t="0" r="0" b="0"/>
                <wp:docPr id="70" name="形状51"/>
                <a:graphic xmlns:a="http://schemas.openxmlformats.org/drawingml/2006/main">
                  <a:graphicData uri="http://schemas.microsoft.com/office/word/2010/wordprocessingGroup">
                    <wpg:wgp>
                      <wpg:cNvGrpSpPr/>
                      <wpg:grpSpPr>
                        <a:xfrm>
                          <a:off x="0" y="0"/>
                          <a:ext cx="5794200" cy="777240"/>
                        </a:xfrm>
                      </wpg:grpSpPr>
                      <wps:wsp>
                        <wps:cNvSpPr/>
                        <wps:spPr>
                          <a:xfrm>
                            <a:off x="0" y="282600"/>
                            <a:ext cx="220320" cy="213480"/>
                          </a:xfrm>
                          <a:custGeom>
                            <a:avLst/>
                            <a:gdLst/>
                            <a:ahLst/>
                            <a:rect l="l" t="t" r="r" b="b"/>
                            <a:pathLst>
                              <a:path w="223417" h="225606">
                                <a:moveTo>
                                  <a:pt x="0" y="0"/>
                                </a:moveTo>
                                <a:lnTo>
                                  <a:pt x="223417" y="0"/>
                                </a:lnTo>
                                <a:lnTo>
                                  <a:pt x="223417"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1117080" y="282600"/>
                            <a:ext cx="220320" cy="213480"/>
                          </a:xfrm>
                          <a:custGeom>
                            <a:avLst/>
                            <a:gdLst/>
                            <a:ahLst/>
                            <a:rect l="l" t="t" r="r" b="b"/>
                            <a:pathLst>
                              <a:path w="223404" h="225606">
                                <a:moveTo>
                                  <a:pt x="0" y="0"/>
                                </a:moveTo>
                                <a:lnTo>
                                  <a:pt x="223404" y="0"/>
                                </a:lnTo>
                                <a:lnTo>
                                  <a:pt x="223404"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893520" y="282600"/>
                            <a:ext cx="220320" cy="213480"/>
                          </a:xfrm>
                          <a:custGeom>
                            <a:avLst/>
                            <a:gdLst/>
                            <a:ahLst/>
                            <a:rect l="l" t="t" r="r" b="b"/>
                            <a:pathLst>
                              <a:path w="223417" h="225606">
                                <a:moveTo>
                                  <a:pt x="0" y="0"/>
                                </a:moveTo>
                                <a:lnTo>
                                  <a:pt x="223417" y="0"/>
                                </a:lnTo>
                                <a:lnTo>
                                  <a:pt x="223417"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220320" y="282600"/>
                            <a:ext cx="220320" cy="213480"/>
                          </a:xfrm>
                          <a:custGeom>
                            <a:avLst/>
                            <a:gdLst/>
                            <a:ahLst/>
                            <a:rect l="l" t="t" r="r" b="b"/>
                            <a:pathLst>
                              <a:path w="223417" h="225606">
                                <a:moveTo>
                                  <a:pt x="0" y="0"/>
                                </a:moveTo>
                                <a:lnTo>
                                  <a:pt x="223417" y="0"/>
                                </a:lnTo>
                                <a:lnTo>
                                  <a:pt x="223417"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1345680" y="282600"/>
                            <a:ext cx="4448880" cy="213480"/>
                          </a:xfrm>
                          <a:custGeom>
                            <a:avLst/>
                            <a:gdLst/>
                            <a:ahLst/>
                            <a:rect l="l" t="t" r="r" b="b"/>
                            <a:pathLst>
                              <a:path w="4445851" h="225606">
                                <a:moveTo>
                                  <a:pt x="0" y="0"/>
                                </a:moveTo>
                                <a:lnTo>
                                  <a:pt x="4445851" y="0"/>
                                </a:lnTo>
                                <a:lnTo>
                                  <a:pt x="4445851"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1345680" y="499680"/>
                            <a:ext cx="4448880" cy="108000"/>
                          </a:xfrm>
                          <a:custGeom>
                            <a:avLst/>
                            <a:gdLst/>
                            <a:ahLst/>
                            <a:rect l="l" t="t" r="r" b="b"/>
                            <a:pathLst>
                              <a:path w="4445788" h="112720">
                                <a:moveTo>
                                  <a:pt x="0" y="0"/>
                                </a:moveTo>
                                <a:cubicBezTo>
                                  <a:pt x="0" y="31132"/>
                                  <a:pt x="29357" y="56359"/>
                                  <a:pt x="65579" y="56359"/>
                                </a:cubicBezTo>
                                <a:lnTo>
                                  <a:pt x="2157258" y="56359"/>
                                </a:lnTo>
                                <a:cubicBezTo>
                                  <a:pt x="2193468" y="56359"/>
                                  <a:pt x="2222951" y="81575"/>
                                  <a:pt x="2222951" y="112720"/>
                                </a:cubicBezTo>
                                <a:cubicBezTo>
                                  <a:pt x="2222951" y="81575"/>
                                  <a:pt x="2252307" y="56359"/>
                                  <a:pt x="2288530" y="56359"/>
                                </a:cubicBezTo>
                                <a:lnTo>
                                  <a:pt x="4380210" y="56359"/>
                                </a:lnTo>
                                <a:cubicBezTo>
                                  <a:pt x="4416431" y="56359"/>
                                  <a:pt x="4445788" y="31132"/>
                                  <a:pt x="4445788" y="0"/>
                                </a:cubicBezTo>
                              </a:path>
                            </a:pathLst>
                          </a:custGeom>
                          <a:noFill/>
                          <a:ln cap="rnd" w="9360">
                            <a:solidFill>
                              <a:srgbClr val="ffffff"/>
                            </a:solidFill>
                            <a:round/>
                          </a:ln>
                        </wps:spPr>
                        <wps:style>
                          <a:lnRef idx="1"/>
                          <a:fillRef idx="0"/>
                          <a:effectRef idx="0"/>
                          <a:fontRef idx="minor"/>
                        </wps:style>
                        <wps:bodyPr/>
                      </wps:wsp>
                      <wps:wsp>
                        <wps:cNvSpPr/>
                        <wps:spPr>
                          <a:xfrm>
                            <a:off x="5675760" y="375840"/>
                            <a:ext cx="53280" cy="87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10101"/>
                                  <w14:ligatures w14:val="standardContextual"/>
                                </w:rPr>
                                <w:t>0</w:t>
                              </w:r>
                            </w:p>
                          </w:txbxContent>
                        </wps:txbx>
                        <wps:bodyPr lIns="0" rIns="0" tIns="0" bIns="0">
                          <a:noAutofit/>
                        </wps:bodyPr>
                      </wps:wsp>
                      <wps:wsp>
                        <wps:cNvSpPr/>
                        <wps:spPr>
                          <a:xfrm>
                            <a:off x="667440" y="282600"/>
                            <a:ext cx="220320" cy="213480"/>
                          </a:xfrm>
                          <a:custGeom>
                            <a:avLst/>
                            <a:gdLst/>
                            <a:ahLst/>
                            <a:rect l="l" t="t" r="r" b="b"/>
                            <a:pathLst>
                              <a:path w="223417" h="225606">
                                <a:moveTo>
                                  <a:pt x="0" y="0"/>
                                </a:moveTo>
                                <a:lnTo>
                                  <a:pt x="223417" y="0"/>
                                </a:lnTo>
                                <a:lnTo>
                                  <a:pt x="223417"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443880" y="282600"/>
                            <a:ext cx="220320" cy="213480"/>
                          </a:xfrm>
                          <a:custGeom>
                            <a:avLst/>
                            <a:gdLst/>
                            <a:ahLst/>
                            <a:rect l="l" t="t" r="r" b="b"/>
                            <a:pathLst>
                              <a:path w="223392" h="225606">
                                <a:moveTo>
                                  <a:pt x="0" y="0"/>
                                </a:moveTo>
                                <a:lnTo>
                                  <a:pt x="223392" y="0"/>
                                </a:lnTo>
                                <a:lnTo>
                                  <a:pt x="223392" y="225606"/>
                                </a:lnTo>
                                <a:lnTo>
                                  <a:pt x="0" y="225606"/>
                                </a:lnTo>
                                <a:close/>
                              </a:path>
                            </a:pathLst>
                          </a:custGeom>
                          <a:noFill/>
                          <a:ln cap="rnd" w="9360">
                            <a:solidFill>
                              <a:srgbClr val="ffffff"/>
                            </a:solidFill>
                            <a:round/>
                          </a:ln>
                        </wps:spPr>
                        <wps:style>
                          <a:lnRef idx="1"/>
                          <a:fillRef idx="0"/>
                          <a:effectRef idx="0"/>
                          <a:fontRef idx="minor"/>
                        </wps:style>
                        <wps:bodyPr/>
                      </wps:wsp>
                      <wps:wsp>
                        <wps:cNvSpPr/>
                        <wps:spPr>
                          <a:xfrm>
                            <a:off x="891000" y="228600"/>
                            <a:ext cx="720" cy="322560"/>
                          </a:xfrm>
                          <a:custGeom>
                            <a:avLst/>
                            <a:gdLst/>
                            <a:ahLst/>
                            <a:rect l="l" t="t" r="r" b="b"/>
                            <a:pathLst>
                              <a:path w="0" h="338428">
                                <a:moveTo>
                                  <a:pt x="0" y="0"/>
                                </a:moveTo>
                                <a:lnTo>
                                  <a:pt x="0" y="338428"/>
                                </a:lnTo>
                              </a:path>
                            </a:pathLst>
                          </a:custGeom>
                          <a:noFill/>
                          <a:ln cap="rnd" w="9360">
                            <a:solidFill>
                              <a:srgbClr val="ffffff"/>
                            </a:solidFill>
                            <a:round/>
                          </a:ln>
                        </wps:spPr>
                        <wps:style>
                          <a:lnRef idx="1"/>
                          <a:fillRef idx="0"/>
                          <a:effectRef idx="0"/>
                          <a:fontRef idx="minor"/>
                        </wps:style>
                        <wps:bodyPr/>
                      </wps:wsp>
                      <wps:wsp>
                        <wps:cNvSpPr/>
                        <wps:spPr>
                          <a:xfrm>
                            <a:off x="0" y="499680"/>
                            <a:ext cx="887760" cy="108000"/>
                          </a:xfrm>
                          <a:custGeom>
                            <a:avLst/>
                            <a:gdLst/>
                            <a:ahLst/>
                            <a:rect l="l" t="t" r="r" b="b"/>
                            <a:pathLst>
                              <a:path w="890677" h="112720">
                                <a:moveTo>
                                  <a:pt x="0" y="0"/>
                                </a:moveTo>
                                <a:cubicBezTo>
                                  <a:pt x="0" y="31132"/>
                                  <a:pt x="25040" y="56359"/>
                                  <a:pt x="55785" y="56359"/>
                                </a:cubicBezTo>
                                <a:lnTo>
                                  <a:pt x="389232" y="56359"/>
                                </a:lnTo>
                                <a:cubicBezTo>
                                  <a:pt x="420620" y="56359"/>
                                  <a:pt x="445029" y="81575"/>
                                  <a:pt x="445029" y="112720"/>
                                </a:cubicBezTo>
                                <a:cubicBezTo>
                                  <a:pt x="445029" y="81575"/>
                                  <a:pt x="470057" y="56359"/>
                                  <a:pt x="500940" y="56359"/>
                                </a:cubicBezTo>
                                <a:lnTo>
                                  <a:pt x="834892" y="56359"/>
                                </a:lnTo>
                                <a:cubicBezTo>
                                  <a:pt x="865650" y="56359"/>
                                  <a:pt x="890677" y="31132"/>
                                  <a:pt x="890677" y="0"/>
                                </a:cubicBezTo>
                              </a:path>
                            </a:pathLst>
                          </a:custGeom>
                          <a:noFill/>
                          <a:ln cap="rnd" w="9360">
                            <a:solidFill>
                              <a:srgbClr val="ffffff"/>
                            </a:solidFill>
                            <a:round/>
                          </a:ln>
                        </wps:spPr>
                        <wps:style>
                          <a:lnRef idx="1"/>
                          <a:fillRef idx="0"/>
                          <a:effectRef idx="0"/>
                          <a:fontRef idx="minor"/>
                        </wps:style>
                        <wps:bodyPr/>
                      </wps:wsp>
                      <wps:wsp>
                        <wps:cNvSpPr/>
                        <wps:spPr>
                          <a:xfrm>
                            <a:off x="3194640" y="640800"/>
                            <a:ext cx="1184760" cy="118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缓冲区长度 [25：0]</w:t>
                              </w:r>
                            </w:p>
                          </w:txbxContent>
                        </wps:txbx>
                        <wps:bodyPr lIns="0" rIns="0" tIns="0" bIns="0">
                          <a:noAutofit/>
                        </wps:bodyPr>
                      </wps:wsp>
                      <wps:wsp>
                        <wps:cNvSpPr/>
                        <wps:spPr>
                          <a:xfrm>
                            <a:off x="1006560" y="106560"/>
                            <a:ext cx="720" cy="141480"/>
                          </a:xfrm>
                          <a:custGeom>
                            <a:avLst/>
                            <a:gdLst/>
                            <a:ahLst/>
                            <a:rect l="l" t="t" r="r" b="b"/>
                            <a:pathLst>
                              <a:path w="0" h="147596">
                                <a:moveTo>
                                  <a:pt x="0" y="0"/>
                                </a:moveTo>
                                <a:lnTo>
                                  <a:pt x="0" y="147596"/>
                                </a:lnTo>
                              </a:path>
                            </a:pathLst>
                          </a:custGeom>
                          <a:noFill/>
                          <a:ln cap="rnd">
                            <a:solidFill>
                              <a:srgbClr val="ffffff"/>
                            </a:solidFill>
                            <a:round/>
                          </a:ln>
                        </wps:spPr>
                        <wps:style>
                          <a:lnRef idx="1"/>
                          <a:fillRef idx="0"/>
                          <a:effectRef idx="0"/>
                          <a:fontRef idx="minor"/>
                        </wps:style>
                        <wps:bodyPr/>
                      </wps:wsp>
                      <wps:wsp>
                        <wps:cNvSpPr/>
                        <wps:spPr>
                          <a:xfrm>
                            <a:off x="977400" y="164520"/>
                            <a:ext cx="55080" cy="84960"/>
                          </a:xfrm>
                          <a:custGeom>
                            <a:avLst/>
                            <a:gdLst/>
                            <a:ahLst/>
                            <a:rect l="l" t="t" r="r" b="b"/>
                            <a:pathLst>
                              <a:path w="58458" h="88786">
                                <a:moveTo>
                                  <a:pt x="0" y="0"/>
                                </a:moveTo>
                                <a:lnTo>
                                  <a:pt x="58458" y="0"/>
                                </a:lnTo>
                                <a:lnTo>
                                  <a:pt x="29235" y="88786"/>
                                </a:lnTo>
                                <a:lnTo>
                                  <a:pt x="0" y="0"/>
                                </a:lnTo>
                                <a:close/>
                              </a:path>
                            </a:pathLst>
                          </a:custGeom>
                          <a:solidFill>
                            <a:srgbClr val="000000"/>
                          </a:solidFill>
                          <a:ln>
                            <a:noFill/>
                          </a:ln>
                        </wps:spPr>
                        <wps:style>
                          <a:lnRef idx="0"/>
                          <a:fillRef idx="0"/>
                          <a:effectRef idx="0"/>
                          <a:fontRef idx="minor"/>
                        </wps:style>
                        <wps:bodyPr/>
                      </wps:wsp>
                      <wps:wsp>
                        <wps:cNvSpPr/>
                        <wps:spPr>
                          <a:xfrm>
                            <a:off x="294480" y="658440"/>
                            <a:ext cx="37260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1217160" y="515160"/>
                            <a:ext cx="720" cy="168840"/>
                          </a:xfrm>
                          <a:custGeom>
                            <a:avLst/>
                            <a:gdLst/>
                            <a:ahLst/>
                            <a:rect l="l" t="t" r="r" b="b"/>
                            <a:pathLst>
                              <a:path w="0" h="176160">
                                <a:moveTo>
                                  <a:pt x="0" y="176160"/>
                                </a:moveTo>
                                <a:lnTo>
                                  <a:pt x="0" y="0"/>
                                </a:lnTo>
                              </a:path>
                            </a:pathLst>
                          </a:custGeom>
                          <a:noFill/>
                          <a:ln cap="rnd">
                            <a:solidFill>
                              <a:srgbClr val="ffffff"/>
                            </a:solidFill>
                            <a:round/>
                          </a:ln>
                        </wps:spPr>
                        <wps:style>
                          <a:lnRef idx="1"/>
                          <a:fillRef idx="0"/>
                          <a:effectRef idx="0"/>
                          <a:fontRef idx="minor"/>
                        </wps:style>
                        <wps:bodyPr/>
                      </wps:wsp>
                      <wps:wsp>
                        <wps:cNvSpPr/>
                        <wps:spPr>
                          <a:xfrm>
                            <a:off x="1188000" y="515160"/>
                            <a:ext cx="55080" cy="84960"/>
                          </a:xfrm>
                          <a:custGeom>
                            <a:avLst/>
                            <a:gdLst/>
                            <a:ahLst/>
                            <a:rect l="l" t="t" r="r" b="b"/>
                            <a:pathLst>
                              <a:path w="58458" h="88786">
                                <a:moveTo>
                                  <a:pt x="29223" y="0"/>
                                </a:moveTo>
                                <a:lnTo>
                                  <a:pt x="58458" y="88786"/>
                                </a:lnTo>
                                <a:lnTo>
                                  <a:pt x="0" y="88786"/>
                                </a:lnTo>
                                <a:lnTo>
                                  <a:pt x="29223" y="0"/>
                                </a:lnTo>
                                <a:close/>
                              </a:path>
                            </a:pathLst>
                          </a:custGeom>
                          <a:solidFill>
                            <a:srgbClr val="000000"/>
                          </a:solidFill>
                          <a:ln>
                            <a:noFill/>
                          </a:ln>
                        </wps:spPr>
                        <wps:style>
                          <a:lnRef idx="0"/>
                          <a:fillRef idx="0"/>
                          <a:effectRef idx="0"/>
                          <a:fontRef idx="minor"/>
                        </wps:style>
                        <wps:bodyPr/>
                      </wps:wsp>
                      <wps:wsp>
                        <wps:cNvSpPr/>
                        <wps:spPr>
                          <a:xfrm>
                            <a:off x="826200" y="0"/>
                            <a:ext cx="44784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TXSOF</w:t>
                              </w:r>
                            </w:p>
                          </w:txbxContent>
                        </wps:txbx>
                        <wps:bodyPr lIns="0" rIns="0" tIns="0" bIns="0">
                          <a:noAutofit/>
                        </wps:bodyPr>
                      </wps:wsp>
                      <wps:wsp>
                        <wps:cNvSpPr/>
                        <wps:spPr>
                          <a:xfrm>
                            <a:off x="58320" y="370800"/>
                            <a:ext cx="14724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272520" y="370800"/>
                            <a:ext cx="14724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30</w:t>
                              </w:r>
                            </w:p>
                          </w:txbxContent>
                        </wps:txbx>
                        <wps:bodyPr lIns="0" rIns="0" tIns="0" bIns="0">
                          <a:noAutofit/>
                        </wps:bodyPr>
                      </wps:wsp>
                      <wps:wsp>
                        <wps:cNvSpPr/>
                        <wps:spPr>
                          <a:xfrm>
                            <a:off x="519480" y="370800"/>
                            <a:ext cx="40968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2928</w:t>
                              </w:r>
                            </w:p>
                          </w:txbxContent>
                        </wps:txbx>
                        <wps:bodyPr lIns="0" rIns="0" tIns="0" bIns="0">
                          <a:noAutofit/>
                        </wps:bodyPr>
                      </wps:wsp>
                      <wps:wsp>
                        <wps:cNvSpPr/>
                        <wps:spPr>
                          <a:xfrm>
                            <a:off x="963360" y="370800"/>
                            <a:ext cx="14724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27</w:t>
                              </w:r>
                            </w:p>
                          </w:txbxContent>
                        </wps:txbx>
                        <wps:bodyPr lIns="0" rIns="0" tIns="0" bIns="0">
                          <a:noAutofit/>
                        </wps:bodyPr>
                      </wps:wsp>
                      <wps:wsp>
                        <wps:cNvSpPr/>
                        <wps:spPr>
                          <a:xfrm>
                            <a:off x="1177200" y="370800"/>
                            <a:ext cx="14724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26</w:t>
                              </w:r>
                            </w:p>
                          </w:txbxContent>
                        </wps:txbx>
                        <wps:bodyPr lIns="0" rIns="0" tIns="0" bIns="0">
                          <a:noAutofit/>
                        </wps:bodyPr>
                      </wps:wsp>
                      <wps:wsp>
                        <wps:cNvSpPr/>
                        <wps:spPr>
                          <a:xfrm>
                            <a:off x="1379880" y="370800"/>
                            <a:ext cx="15048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25</w:t>
                              </w:r>
                            </w:p>
                          </w:txbxContent>
                        </wps:txbx>
                        <wps:bodyPr lIns="0" rIns="0" tIns="0" bIns="0">
                          <a:noAutofit/>
                        </wps:bodyPr>
                      </wps:wsp>
                    </wpg:wgp>
                  </a:graphicData>
                </a:graphic>
              </wp:inline>
            </w:drawing>
          </mc:Choice>
          <mc:Fallback>
            <w:pict>
              <v:group id="shape_0" alt="形状51" style="position:absolute;margin-left:0pt;margin-top:-61.25pt;width:456.25pt;height:61.2pt" coordorigin="0,-1225" coordsize="9125,1224">
                <v:rect id="shape_0" stroked="f" style="position:absolute;left:8938;top:-633;width:83;height:137;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5031;top:-216;width:1865;height:18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缓冲区长度 [25：0]</w:t>
                        </w:r>
                      </w:p>
                    </w:txbxContent>
                  </v:textbox>
                  <w10:wrap type="square"/>
                  <v:fill o:detectmouseclick="t" on="false"/>
                  <v:stroke color="#3465a4" joinstyle="round" endcap="flat"/>
                </v:rect>
                <v:rect id="shape_0" stroked="f" style="position:absolute;left:464;top:-188;width:586;height:18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1301;top:-1225;width:704;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TXSOF</w:t>
                        </w:r>
                      </w:p>
                    </w:txbxContent>
                  </v:textbox>
                  <w10:wrap type="square"/>
                  <v:fill o:detectmouseclick="t" on="false"/>
                  <v:stroke color="#3465a4" joinstyle="round" endcap="flat"/>
                </v:rect>
                <v:rect id="shape_0" stroked="f" style="position:absolute;left:92;top:-641;width:231;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429;top:-641;width:231;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30</w:t>
                        </w:r>
                      </w:p>
                    </w:txbxContent>
                  </v:textbox>
                  <w10:wrap type="square"/>
                  <v:fill o:detectmouseclick="t" on="false"/>
                  <v:stroke color="#3465a4" joinstyle="round" endcap="flat"/>
                </v:rect>
                <v:rect id="shape_0" stroked="f" style="position:absolute;left:818;top:-641;width:644;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2928</w:t>
                        </w:r>
                      </w:p>
                    </w:txbxContent>
                  </v:textbox>
                  <w10:wrap type="square"/>
                  <v:fill o:detectmouseclick="t" on="false"/>
                  <v:stroke color="#3465a4" joinstyle="round" endcap="flat"/>
                </v:rect>
                <v:rect id="shape_0" stroked="f" style="position:absolute;left:1517;top:-641;width:231;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27</w:t>
                        </w:r>
                      </w:p>
                    </w:txbxContent>
                  </v:textbox>
                  <w10:wrap type="square"/>
                  <v:fill o:detectmouseclick="t" on="false"/>
                  <v:stroke color="#3465a4" joinstyle="round" endcap="flat"/>
                </v:rect>
                <v:rect id="shape_0" stroked="f" style="position:absolute;left:1854;top:-641;width:231;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26</w:t>
                        </w:r>
                      </w:p>
                    </w:txbxContent>
                  </v:textbox>
                  <w10:wrap type="square"/>
                  <v:fill o:detectmouseclick="t" on="false"/>
                  <v:stroke color="#3465a4" joinstyle="round" endcap="flat"/>
                </v:rect>
                <v:rect id="shape_0" stroked="f" style="position:absolute;left:2173;top:-641;width:236;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25</w:t>
                        </w:r>
                      </w:p>
                    </w:txbxContent>
                  </v:textbox>
                  <w10:wrap type="square"/>
                  <v:fill o:detectmouseclick="t" on="false"/>
                  <v:stroke color="#3465a4" joinstyle="round" endcap="flat"/>
                </v:rect>
              </v:group>
            </w:pict>
          </mc:Fallback>
        </mc:AlternateContent>
      </w:r>
    </w:p>
    <w:p>
      <w:pPr>
        <w:pStyle w:val="Normal"/>
        <w:tabs>
          <w:tab w:val="clear" w:pos="420"/>
          <w:tab w:val="center" w:pos="2587" w:leader="none"/>
          <w:tab w:val="center" w:pos="9318" w:leader="none"/>
        </w:tabs>
        <w:spacing w:lineRule="auto" w:line="259" w:before="0" w:after="297"/>
        <w:ind w:left="0" w:right="0" w:hanging="0"/>
        <w:jc w:val="left"/>
        <w:rPr/>
      </w:pPr>
      <w:r>
        <w:rPr>
          <w:lang w:val="zh-Hans"/>
        </w:rPr>
        <w:tab/>
      </w:r>
      <w:r>
        <w:rPr>
          <w:sz w:val="16"/>
          <w:lang w:val="zh-Hans"/>
        </w:rPr>
        <w:t>TXEOF</w:t>
        <w:tab/>
      </w:r>
      <w:r>
        <w:rPr>
          <w:sz w:val="16"/>
          <w:vertAlign w:val="subscript"/>
          <w:lang w:val="zh-Hans"/>
        </w:rPr>
        <w:t>X14571-061019</w:t>
      </w:r>
    </w:p>
    <w:p>
      <w:pPr>
        <w:pStyle w:val="Normal"/>
        <w:tabs>
          <w:tab w:val="clear" w:pos="420"/>
          <w:tab w:val="center" w:pos="4092"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2-25</w:t>
      </w:r>
      <w:r>
        <w:rPr>
          <w:i/>
          <w:lang w:val="zh-Hans"/>
        </w:rPr>
        <w:t>：</w:t>
      </w:r>
      <w:r>
        <w:rPr>
          <w:i/>
          <w:lang w:val="zh-Hans"/>
        </w:rPr>
        <w:tab/>
      </w:r>
      <w:r>
        <w:rPr>
          <w:b/>
          <w:lang w:val="zh-Hans"/>
        </w:rPr>
        <w:t>MM2S_CONTROL</w:t>
      </w:r>
    </w:p>
    <w:p>
      <w:pPr>
        <w:pStyle w:val="Normal"/>
        <w:tabs>
          <w:tab w:val="clear" w:pos="420"/>
          <w:tab w:val="center" w:pos="2447" w:leader="none"/>
        </w:tabs>
        <w:spacing w:lineRule="auto" w:line="264" w:before="0" w:after="3"/>
        <w:ind w:left="-15" w:right="0" w:hanging="0"/>
        <w:jc w:val="left"/>
        <w:rPr/>
      </w:pPr>
      <w:r>
        <w:rPr>
          <w:i/>
          <w:lang w:val="zh-Hans"/>
        </w:rPr>
        <w:t xml:space="preserve">表 </w:t>
      </w:r>
      <w:r>
        <w:rPr>
          <w:i/>
          <w:lang w:val="zh-Hans"/>
        </w:rPr>
        <w:t>2-30</w:t>
      </w:r>
      <w:r>
        <w:rPr>
          <w:i/>
          <w:lang w:val="zh-Hans"/>
        </w:rPr>
        <w:t>：</w:t>
      </w:r>
      <w:r>
        <w:rPr>
          <w:i/>
          <w:lang w:val="zh-Hans"/>
        </w:rPr>
        <w:tab/>
      </w:r>
      <w:r>
        <w:rPr>
          <w:b/>
          <w:lang w:val="zh-Hans"/>
        </w:rPr>
        <w:t xml:space="preserve">MM2S_CONTROL </w:t>
      </w:r>
      <w:r>
        <w:rPr>
          <w:b/>
          <w:lang w:val="zh-Hans"/>
        </w:rPr>
        <w:t>详细信息</w:t>
      </w:r>
    </w:p>
    <w:tbl>
      <w:tblPr>
        <w:tblStyle w:val="TableGrid"/>
        <w:tblW w:w="10032" w:type="dxa"/>
        <w:jc w:val="left"/>
        <w:tblInd w:w="0" w:type="dxa"/>
        <w:tblCellMar>
          <w:top w:w="82" w:type="dxa"/>
          <w:left w:w="89" w:type="dxa"/>
          <w:bottom w:w="0" w:type="dxa"/>
          <w:right w:w="80" w:type="dxa"/>
        </w:tblCellMar>
        <w:tblLook w:val="04a0" w:noHBand="0" w:noVBand="1" w:firstColumn="1" w:lastRow="0" w:lastColumn="0" w:firstRow="1"/>
      </w:tblPr>
      <w:tblGrid>
        <w:gridCol w:w="1270"/>
        <w:gridCol w:w="1613"/>
        <w:gridCol w:w="7149"/>
      </w:tblGrid>
      <w:tr>
        <w:trPr>
          <w:trHeight w:val="381" w:hRule="atLeast"/>
        </w:trPr>
        <w:tc>
          <w:tcPr>
            <w:tcW w:w="127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14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描述</w:t>
            </w:r>
          </w:p>
        </w:tc>
      </w:tr>
      <w:tr>
        <w:trPr>
          <w:trHeight w:val="2330" w:hRule="atLeast"/>
        </w:trPr>
        <w:tc>
          <w:tcPr>
            <w:tcW w:w="1270"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25 </w:t>
            </w:r>
            <w:del w:id="122" w:author="未知作者" w:date="2023-05-06T11:18:38Z">
              <w:r>
                <w:rPr>
                  <w:sz w:val="19"/>
                  <w:lang w:val="zh-Hans"/>
                </w:rPr>
                <w:delText>比</w:delText>
              </w:r>
            </w:del>
            <w:ins w:id="123" w:author="未知作者" w:date="2023-05-06T11:20:00Z">
              <w:r>
                <w:rPr>
                  <w:rFonts w:eastAsia="Segoe UI" w:cs="Segoe UI"/>
                  <w:color w:val="000000"/>
                  <w:kern w:val="2"/>
                  <w:sz w:val="19"/>
                  <w:szCs w:val="22"/>
                  <w:lang w:val="zh-Hans" w:eastAsia="zh-CN" w:bidi="ar-SA"/>
                </w:rPr>
                <w:t>:</w:t>
              </w:r>
            </w:ins>
            <w:r>
              <w:rPr>
                <w:sz w:val="19"/>
                <w:lang w:val="zh-Hans"/>
              </w:rPr>
              <w:t xml:space="preserve"> 0</w:t>
            </w:r>
          </w:p>
        </w:tc>
        <w:tc>
          <w:tcPr>
            <w:tcW w:w="1613"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缓冲长度</w:t>
            </w:r>
          </w:p>
        </w:tc>
        <w:tc>
          <w:tcPr>
            <w:tcW w:w="7149" w:type="dxa"/>
            <w:tcBorders>
              <w:top w:val="single" w:sz="12" w:space="0" w:color="B20838"/>
              <w:left w:val="single" w:sz="2" w:space="0" w:color="000000"/>
              <w:bottom w:val="single" w:sz="4" w:space="0" w:color="000000"/>
              <w:right w:val="single" w:sz="2" w:space="0" w:color="000000"/>
            </w:tcBorders>
          </w:tcPr>
          <w:p>
            <w:pPr>
              <w:pStyle w:val="Normal"/>
              <w:spacing w:lineRule="auto" w:line="218" w:before="0" w:after="80"/>
              <w:ind w:left="1" w:right="58" w:hanging="0"/>
              <w:rPr/>
            </w:pPr>
            <w:r>
              <w:rPr>
                <w:sz w:val="19"/>
                <w:lang w:val="zh-Hans"/>
              </w:rPr>
              <w:t xml:space="preserve">指示传输缓冲区的大小（以字节为单位）。此值指示要在 </w:t>
            </w:r>
            <w:r>
              <w:rPr>
                <w:sz w:val="19"/>
                <w:lang w:val="zh-Hans"/>
              </w:rPr>
              <w:t xml:space="preserve">MM2S </w:t>
            </w:r>
            <w:r>
              <w:rPr>
                <w:sz w:val="19"/>
                <w:lang w:val="zh-Hans"/>
              </w:rPr>
              <w:t>流上传输出去的字节数。缓冲区长度的可用宽度由</w:t>
            </w:r>
            <w:r>
              <w:rPr>
                <w:b/>
                <w:sz w:val="19"/>
                <w:lang w:val="zh-Hans"/>
              </w:rPr>
              <w:t>参数缓冲区长度寄存器宽度</w:t>
            </w:r>
            <w:r>
              <w:rPr>
                <w:lang w:val="zh-Hans"/>
              </w:rPr>
              <w:t>指定</w:t>
            </w:r>
            <w:r>
              <w:rPr>
                <w:sz w:val="19"/>
                <w:lang w:val="zh-Hans"/>
              </w:rPr>
              <w:t xml:space="preserve">。此字段最多可以描述 </w:t>
            </w:r>
            <w:r>
              <w:rPr>
                <w:sz w:val="19"/>
                <w:lang w:val="zh-Hans"/>
              </w:rPr>
              <w:t>67</w:t>
            </w:r>
            <w:r>
              <w:rPr>
                <w:sz w:val="19"/>
                <w:lang w:val="zh-Hans"/>
              </w:rPr>
              <w:t>，</w:t>
            </w:r>
            <w:r>
              <w:rPr>
                <w:sz w:val="19"/>
                <w:lang w:val="zh-Hans"/>
              </w:rPr>
              <w:t>108</w:t>
            </w:r>
            <w:r>
              <w:rPr>
                <w:sz w:val="19"/>
                <w:lang w:val="zh-Hans"/>
              </w:rPr>
              <w:t>，</w:t>
            </w:r>
            <w:r>
              <w:rPr>
                <w:sz w:val="19"/>
                <w:lang w:val="zh-Hans"/>
              </w:rPr>
              <w:t xml:space="preserve">863 </w:t>
            </w:r>
            <w:r>
              <w:rPr>
                <w:sz w:val="19"/>
                <w:lang w:val="zh-Hans"/>
              </w:rPr>
              <w:t>字节的传输。在微模式下配置</w:t>
            </w:r>
            <w:r>
              <w:rPr>
                <w:sz w:val="19"/>
                <w:lang w:val="zh-Hans"/>
              </w:rPr>
              <w:t>AXI_DMA</w:t>
            </w:r>
            <w:r>
              <w:rPr>
                <w:sz w:val="19"/>
                <w:lang w:val="zh-Hans"/>
              </w:rPr>
              <w:t>时，此值不应超过以下公式：</w:t>
            </w:r>
          </w:p>
          <w:p>
            <w:pPr>
              <w:pStyle w:val="Normal"/>
              <w:spacing w:lineRule="auto" w:line="259" w:before="0" w:after="54"/>
              <w:ind w:left="1" w:right="0" w:hanging="0"/>
              <w:jc w:val="left"/>
              <w:rPr/>
            </w:pPr>
            <w:r>
              <w:rPr>
                <w:sz w:val="19"/>
                <w:lang w:val="zh-Hans"/>
              </w:rPr>
              <w:t>（</w:t>
            </w:r>
            <w:r>
              <w:rPr>
                <w:sz w:val="19"/>
                <w:lang w:val="zh-Hans"/>
              </w:rPr>
              <w:t xml:space="preserve">MM2S </w:t>
            </w:r>
            <w:r>
              <w:rPr>
                <w:sz w:val="19"/>
                <w:lang w:val="zh-Hans"/>
              </w:rPr>
              <w:t>内存映射数据宽度</w:t>
            </w:r>
            <w:r>
              <w:rPr>
                <w:sz w:val="19"/>
                <w:lang w:val="zh-Hans"/>
              </w:rPr>
              <w:t>/8</w:t>
            </w:r>
            <w:r>
              <w:rPr>
                <w:sz w:val="19"/>
                <w:lang w:val="zh-Hans"/>
              </w:rPr>
              <w:t>）</w:t>
            </w:r>
            <w:r>
              <w:rPr>
                <w:sz w:val="19"/>
                <w:lang w:val="zh-Hans"/>
              </w:rPr>
              <w:t>*Burst_length</w:t>
            </w:r>
          </w:p>
          <w:p>
            <w:pPr>
              <w:pStyle w:val="Normal"/>
              <w:spacing w:lineRule="auto" w:line="259" w:before="0" w:after="0"/>
              <w:ind w:left="1" w:right="0" w:hanging="0"/>
              <w:jc w:val="left"/>
              <w:rPr/>
            </w:pPr>
            <w:r>
              <w:rPr>
                <w:b/>
                <w:i/>
                <w:sz w:val="19"/>
                <w:lang w:val="zh-Hans"/>
              </w:rPr>
              <w:t xml:space="preserve">注意： </w:t>
            </w:r>
            <w:r>
              <w:rPr>
                <w:sz w:val="17"/>
                <w:lang w:val="zh-Hans"/>
              </w:rPr>
              <w:t>将缓冲器长度寄存器宽度设置为小于</w:t>
            </w:r>
            <w:r>
              <w:rPr>
                <w:sz w:val="17"/>
                <w:lang w:val="zh-Hans"/>
              </w:rPr>
              <w:t>26</w:t>
            </w:r>
            <w:r>
              <w:rPr>
                <w:sz w:val="17"/>
                <w:lang w:val="zh-Hans"/>
              </w:rPr>
              <w:t>会降低</w:t>
            </w:r>
            <w:r>
              <w:rPr>
                <w:sz w:val="17"/>
                <w:lang w:val="zh-Hans"/>
              </w:rPr>
              <w:t>FPGA</w:t>
            </w:r>
            <w:r>
              <w:rPr>
                <w:sz w:val="17"/>
                <w:lang w:val="zh-Hans"/>
              </w:rPr>
              <w:t>资源利用率。</w:t>
            </w:r>
          </w:p>
        </w:tc>
      </w:tr>
      <w:tr>
        <w:trPr>
          <w:trHeight w:val="2410" w:hRule="atLeast"/>
        </w:trPr>
        <w:tc>
          <w:tcPr>
            <w:tcW w:w="1270"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26</w:t>
            </w:r>
          </w:p>
        </w:tc>
        <w:tc>
          <w:tcPr>
            <w:tcW w:w="161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传输结束 </w:t>
            </w:r>
          </w:p>
          <w:p>
            <w:pPr>
              <w:pStyle w:val="Normal"/>
              <w:spacing w:lineRule="auto" w:line="259" w:before="0" w:after="36"/>
              <w:ind w:left="1" w:right="0" w:hanging="0"/>
              <w:jc w:val="left"/>
              <w:rPr>
                <w:sz w:val="19"/>
                <w:lang w:val="zh-Hans"/>
                <w:del w:id="124" w:author="未知作者" w:date="2023-05-06T14:57:28Z"/>
              </w:rPr>
            </w:pPr>
            <w:r>
              <w:rPr>
                <w:sz w:val="19"/>
                <w:lang w:val="zh-Hans"/>
              </w:rPr>
              <w:t>框架</w:t>
            </w:r>
          </w:p>
          <w:p>
            <w:pPr>
              <w:pStyle w:val="Normal"/>
              <w:spacing w:lineRule="auto" w:line="259" w:before="0" w:after="36"/>
              <w:ind w:left="1" w:right="0" w:hanging="0"/>
              <w:jc w:val="left"/>
              <w:rPr/>
            </w:pPr>
            <w:del w:id="125" w:author="未知作者" w:date="2023-05-06T14:57:28Z">
              <w:r>
                <w:rPr>
                  <w:sz w:val="19"/>
                  <w:lang w:val="zh-Hans"/>
                </w:rPr>
                <w:delText>（德克西奥夫）</w:delText>
              </w:r>
            </w:del>
            <w:ins w:id="126" w:author="未知作者" w:date="2023-05-06T14:57:24Z">
              <w:r>
                <w:rPr>
                  <w:sz w:val="19"/>
                  <w:lang w:val="zh-Hans"/>
                </w:rPr>
                <w:t>(TXEOF)</w:t>
              </w:r>
            </w:ins>
          </w:p>
        </w:tc>
        <w:tc>
          <w:tcPr>
            <w:tcW w:w="7149"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79"/>
              <w:ind w:left="1" w:right="67" w:hanging="0"/>
              <w:rPr/>
            </w:pPr>
            <w:r>
              <w:rPr>
                <w:sz w:val="19"/>
                <w:lang w:val="zh-Hans"/>
              </w:rPr>
              <w:t xml:space="preserve">帧结束。指示要处理的最后一个缓冲区的标志。此标志由 </w:t>
            </w:r>
            <w:r>
              <w:rPr>
                <w:sz w:val="19"/>
                <w:lang w:val="zh-Hans"/>
              </w:rPr>
              <w:t xml:space="preserve">CPU </w:t>
            </w:r>
            <w:r>
              <w:rPr>
                <w:sz w:val="19"/>
                <w:lang w:val="zh-Hans"/>
              </w:rPr>
              <w:t xml:space="preserve">设置，以向 </w:t>
            </w:r>
            <w:r>
              <w:rPr>
                <w:sz w:val="19"/>
                <w:lang w:val="zh-Hans"/>
              </w:rPr>
              <w:t xml:space="preserve">AXI DMA </w:t>
            </w:r>
            <w:r>
              <w:rPr>
                <w:sz w:val="19"/>
                <w:lang w:val="zh-Hans"/>
              </w:rPr>
              <w:t>指示此描述符描述数据包的结尾。与此描述符关联的缓冲区最后传输。</w:t>
            </w:r>
          </w:p>
          <w:p>
            <w:pPr>
              <w:pStyle w:val="Normal"/>
              <w:numPr>
                <w:ilvl w:val="0"/>
                <w:numId w:val="60"/>
              </w:numPr>
              <w:spacing w:lineRule="auto" w:line="259" w:before="0" w:after="37"/>
              <w:ind w:left="200" w:right="0" w:hanging="199"/>
              <w:jc w:val="left"/>
              <w:rPr/>
            </w:pPr>
            <w:r>
              <w:rPr>
                <w:sz w:val="19"/>
                <w:lang w:val="zh-Hans"/>
              </w:rPr>
              <w:t xml:space="preserve">0 = </w:t>
            </w:r>
            <w:r>
              <w:rPr>
                <w:sz w:val="19"/>
                <w:lang w:val="zh-Hans"/>
              </w:rPr>
              <w:t>不是帧结束。</w:t>
            </w:r>
          </w:p>
          <w:p>
            <w:pPr>
              <w:pStyle w:val="Normal"/>
              <w:numPr>
                <w:ilvl w:val="0"/>
                <w:numId w:val="60"/>
              </w:numPr>
              <w:spacing w:lineRule="auto" w:line="259" w:before="0" w:after="53"/>
              <w:ind w:left="200" w:right="0" w:hanging="199"/>
              <w:jc w:val="left"/>
              <w:rPr/>
            </w:pPr>
            <w:r>
              <w:rPr>
                <w:sz w:val="19"/>
                <w:lang w:val="zh-Hans"/>
              </w:rPr>
              <w:t xml:space="preserve">1 = </w:t>
            </w:r>
            <w:r>
              <w:rPr>
                <w:sz w:val="19"/>
                <w:lang w:val="zh-Hans"/>
              </w:rPr>
              <w:t>帧结束。</w:t>
            </w:r>
          </w:p>
          <w:p>
            <w:pPr>
              <w:pStyle w:val="Normal"/>
              <w:spacing w:lineRule="auto" w:line="259" w:before="0" w:after="0"/>
              <w:ind w:left="1" w:right="61" w:hanging="0"/>
              <w:rPr/>
            </w:pPr>
            <w:r>
              <w:rPr>
                <w:b/>
                <w:i/>
                <w:sz w:val="19"/>
                <w:lang w:val="zh-Hans"/>
              </w:rPr>
              <w:t xml:space="preserve">注意： </w:t>
            </w:r>
            <w:r>
              <w:rPr>
                <w:sz w:val="17"/>
                <w:lang w:val="zh-Hans"/>
              </w:rPr>
              <w:t>为了正确操作，每个数据包必须有一个帧开始 （</w:t>
            </w:r>
            <w:r>
              <w:rPr>
                <w:sz w:val="17"/>
                <w:lang w:val="zh-Hans"/>
              </w:rPr>
              <w:t>SOF</w:t>
            </w:r>
            <w:r>
              <w:rPr>
                <w:sz w:val="17"/>
                <w:lang w:val="zh-Hans"/>
              </w:rPr>
              <w:t>） 描述符 （</w:t>
            </w:r>
            <w:r>
              <w:rPr>
                <w:sz w:val="17"/>
                <w:lang w:val="zh-Hans"/>
              </w:rPr>
              <w:t>TXSOF=1</w:t>
            </w:r>
            <w:r>
              <w:rPr>
                <w:sz w:val="17"/>
                <w:lang w:val="zh-Hans"/>
              </w:rPr>
              <w:t>） 和一个帧结束 （</w:t>
            </w:r>
            <w:r>
              <w:rPr>
                <w:sz w:val="17"/>
                <w:lang w:val="zh-Hans"/>
              </w:rPr>
              <w:t>EOF</w:t>
            </w:r>
            <w:r>
              <w:rPr>
                <w:sz w:val="17"/>
                <w:lang w:val="zh-Hans"/>
              </w:rPr>
              <w:t>） 描述符 （</w:t>
            </w:r>
            <w:r>
              <w:rPr>
                <w:sz w:val="17"/>
                <w:lang w:val="zh-Hans"/>
              </w:rPr>
              <w:t>TXEOF=1</w:t>
            </w:r>
            <w:r>
              <w:rPr>
                <w:sz w:val="17"/>
                <w:lang w:val="zh-Hans"/>
              </w:rPr>
              <w:t>）。让单个描述符描述整个数据包是有效的，该数据包是机器人</w:t>
            </w:r>
            <w:r>
              <w:rPr>
                <w:sz w:val="17"/>
                <w:lang w:val="zh-Hans"/>
              </w:rPr>
              <w:t xml:space="preserve">h TXSOF=1 </w:t>
            </w:r>
            <w:r>
              <w:rPr>
                <w:sz w:val="17"/>
                <w:lang w:val="zh-Hans"/>
              </w:rPr>
              <w:t xml:space="preserve">和 </w:t>
            </w:r>
            <w:r>
              <w:rPr>
                <w:sz w:val="17"/>
                <w:lang w:val="zh-Hans"/>
              </w:rPr>
              <w:t>TXEOF=1</w:t>
            </w:r>
            <w:r>
              <w:rPr>
                <w:lang w:val="zh-Hans"/>
              </w:rPr>
              <w:t xml:space="preserve"> </w:t>
            </w:r>
            <w:r>
              <w:rPr>
                <w:lang w:val="zh-Hans"/>
              </w:rPr>
              <w:t>的描述符。</w:t>
            </w:r>
          </w:p>
        </w:tc>
      </w:tr>
      <w:tr>
        <w:trPr>
          <w:trHeight w:val="2180" w:hRule="atLeast"/>
        </w:trPr>
        <w:tc>
          <w:tcPr>
            <w:tcW w:w="1270"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27</w:t>
            </w:r>
          </w:p>
        </w:tc>
        <w:tc>
          <w:tcPr>
            <w:tcW w:w="161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TXSOF</w:t>
            </w:r>
          </w:p>
        </w:tc>
        <w:tc>
          <w:tcPr>
            <w:tcW w:w="7149"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81"/>
              <w:ind w:left="1" w:right="60" w:hanging="0"/>
              <w:rPr/>
            </w:pPr>
            <w:r>
              <w:rPr>
                <w:sz w:val="19"/>
                <w:lang w:val="zh-Hans"/>
              </w:rPr>
              <w:t xml:space="preserve">帧的开始。指示要处理的第一个缓冲区的标志。此标志由 </w:t>
            </w:r>
            <w:r>
              <w:rPr>
                <w:sz w:val="19"/>
                <w:lang w:val="zh-Hans"/>
              </w:rPr>
              <w:t xml:space="preserve">CPU </w:t>
            </w:r>
            <w:r>
              <w:rPr>
                <w:sz w:val="19"/>
                <w:lang w:val="zh-Hans"/>
              </w:rPr>
              <w:t xml:space="preserve">设置，以向 </w:t>
            </w:r>
            <w:r>
              <w:rPr>
                <w:sz w:val="19"/>
                <w:lang w:val="zh-Hans"/>
              </w:rPr>
              <w:t xml:space="preserve">AXI DMA </w:t>
            </w:r>
            <w:r>
              <w:rPr>
                <w:sz w:val="19"/>
                <w:lang w:val="zh-Hans"/>
              </w:rPr>
              <w:t>指示此描述符描述数据包的开始。首先传输与此描述符关联的缓冲区。</w:t>
            </w:r>
          </w:p>
          <w:p>
            <w:pPr>
              <w:pStyle w:val="Normal"/>
              <w:numPr>
                <w:ilvl w:val="0"/>
                <w:numId w:val="61"/>
              </w:numPr>
              <w:spacing w:lineRule="auto" w:line="259" w:before="0" w:after="36"/>
              <w:ind w:left="200" w:right="0" w:hanging="199"/>
              <w:jc w:val="left"/>
              <w:rPr/>
            </w:pPr>
            <w:r>
              <w:rPr>
                <w:sz w:val="19"/>
                <w:lang w:val="zh-Hans"/>
              </w:rPr>
              <w:t xml:space="preserve">0 = </w:t>
            </w:r>
            <w:r>
              <w:rPr>
                <w:sz w:val="19"/>
                <w:lang w:val="zh-Hans"/>
              </w:rPr>
              <w:t xml:space="preserve">不是 </w:t>
            </w:r>
            <w:r>
              <w:rPr>
                <w:sz w:val="19"/>
                <w:lang w:val="zh-Hans"/>
              </w:rPr>
              <w:t>frame</w:t>
            </w:r>
            <w:r>
              <w:rPr>
                <w:lang w:val="zh-Hans"/>
              </w:rPr>
              <w:t xml:space="preserve"> </w:t>
            </w:r>
            <w:r>
              <w:rPr>
                <w:lang w:val="zh-Hans"/>
              </w:rPr>
              <w:t>的开始。</w:t>
            </w:r>
          </w:p>
          <w:p>
            <w:pPr>
              <w:pStyle w:val="Normal"/>
              <w:numPr>
                <w:ilvl w:val="0"/>
                <w:numId w:val="61"/>
              </w:numPr>
              <w:spacing w:lineRule="auto" w:line="259" w:before="0" w:after="53"/>
              <w:ind w:left="200" w:right="0" w:hanging="199"/>
              <w:jc w:val="left"/>
              <w:rPr/>
            </w:pPr>
            <w:r>
              <w:rPr>
                <w:sz w:val="19"/>
                <w:lang w:val="zh-Hans"/>
              </w:rPr>
              <w:t xml:space="preserve">1 = </w:t>
            </w:r>
            <w:r>
              <w:rPr>
                <w:sz w:val="19"/>
                <w:lang w:val="zh-Hans"/>
              </w:rPr>
              <w:t>帧的开始。</w:t>
            </w:r>
          </w:p>
          <w:p>
            <w:pPr>
              <w:pStyle w:val="Normal"/>
              <w:spacing w:lineRule="auto" w:line="259" w:before="0" w:after="0"/>
              <w:ind w:left="1" w:right="59" w:hanging="0"/>
              <w:rPr/>
            </w:pPr>
            <w:r>
              <w:rPr>
                <w:b/>
                <w:i/>
                <w:sz w:val="19"/>
                <w:lang w:val="zh-Hans"/>
              </w:rPr>
              <w:t xml:space="preserve">注意： </w:t>
            </w:r>
            <w:r>
              <w:rPr>
                <w:sz w:val="17"/>
                <w:lang w:val="zh-Hans"/>
              </w:rPr>
              <w:t>启用状态控制流后，从帧开始 （</w:t>
            </w:r>
            <w:r>
              <w:rPr>
                <w:sz w:val="17"/>
                <w:lang w:val="zh-Hans"/>
              </w:rPr>
              <w:t>SOF</w:t>
            </w:r>
            <w:r>
              <w:rPr>
                <w:sz w:val="17"/>
                <w:lang w:val="zh-Hans"/>
              </w:rPr>
              <w:t>） 描述符 （</w:t>
            </w:r>
            <w:r>
              <w:rPr>
                <w:sz w:val="17"/>
                <w:lang w:val="zh-Hans"/>
              </w:rPr>
              <w:t>TXSOF=1</w:t>
            </w:r>
            <w:r>
              <w:rPr>
                <w:sz w:val="17"/>
                <w:lang w:val="zh-Hans"/>
              </w:rPr>
              <w:t xml:space="preserve">） 的 </w:t>
            </w:r>
            <w:r>
              <w:rPr>
                <w:sz w:val="17"/>
                <w:lang w:val="zh-Hans"/>
              </w:rPr>
              <w:t xml:space="preserve">APP0 </w:t>
            </w:r>
            <w:r>
              <w:rPr>
                <w:sz w:val="17"/>
                <w:lang w:val="zh-Hans"/>
              </w:rPr>
              <w:t xml:space="preserve">到 </w:t>
            </w:r>
            <w:r>
              <w:rPr>
                <w:sz w:val="17"/>
                <w:lang w:val="zh-Hans"/>
              </w:rPr>
              <w:t xml:space="preserve">APP4 </w:t>
            </w:r>
            <w:r>
              <w:rPr>
                <w:sz w:val="17"/>
                <w:lang w:val="zh-Hans"/>
              </w:rPr>
              <w:t>的用户应用程序数据将在控制流输出上传输。</w:t>
            </w:r>
          </w:p>
        </w:tc>
      </w:tr>
      <w:tr>
        <w:trPr>
          <w:trHeight w:val="349" w:hRule="atLeast"/>
        </w:trPr>
        <w:tc>
          <w:tcPr>
            <w:tcW w:w="1270"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31 </w:t>
            </w:r>
            <w:r>
              <w:rPr>
                <w:sz w:val="19"/>
                <w:lang w:val="zh-Hans"/>
              </w:rPr>
              <w:t xml:space="preserve">到 </w:t>
            </w:r>
            <w:r>
              <w:rPr>
                <w:sz w:val="19"/>
                <w:lang w:val="zh-Hans"/>
              </w:rPr>
              <w:t>28</w:t>
            </w:r>
          </w:p>
        </w:tc>
        <w:tc>
          <w:tcPr>
            <w:tcW w:w="1613"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7149" w:type="dxa"/>
            <w:tcBorders>
              <w:top w:val="single" w:sz="4"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此位是保留的，应写入为零。</w:t>
            </w:r>
          </w:p>
        </w:tc>
      </w:tr>
    </w:tbl>
    <w:p>
      <w:pPr>
        <w:pStyle w:val="3"/>
        <w:ind w:left="755" w:right="67" w:hanging="10"/>
        <w:rPr/>
      </w:pPr>
      <w:r>
        <w:rPr>
          <w:lang w:val="zh-Hans"/>
        </w:rPr>
        <w:t>MM2S_STATUS</w:t>
      </w:r>
      <w:r>
        <w:rPr>
          <w:lang w:val="zh-Hans"/>
        </w:rPr>
        <w:t>（</w:t>
      </w:r>
      <w:r>
        <w:rPr>
          <w:lang w:val="zh-Hans"/>
        </w:rPr>
        <w:t xml:space="preserve">MM2S </w:t>
      </w:r>
      <w:r>
        <w:rPr>
          <w:lang w:val="zh-Hans"/>
        </w:rPr>
        <w:t>状态）</w:t>
      </w:r>
    </w:p>
    <w:p>
      <w:pPr>
        <w:pStyle w:val="Normal"/>
        <w:spacing w:lineRule="auto" w:line="259" w:before="0" w:after="63"/>
        <w:ind w:left="10" w:right="1494" w:hanging="10"/>
        <w:jc w:val="right"/>
        <w:rPr/>
      </w:pPr>
      <w:r>
        <w:rPr>
          <w:lang w:val="zh-Hans"/>
        </w:rPr>
        <w:t xml:space="preserve">此值提供从内存映射到流的 </w:t>
      </w:r>
      <w:r>
        <w:rPr>
          <w:lang w:val="zh-Hans"/>
        </w:rPr>
        <w:t xml:space="preserve">MM2S </w:t>
      </w:r>
      <w:r>
        <w:rPr>
          <w:lang w:val="zh-Hans"/>
        </w:rPr>
        <w:t>传输的状态。</w:t>
      </w:r>
    </w:p>
    <w:p>
      <w:pPr>
        <w:pStyle w:val="Normal"/>
        <w:spacing w:lineRule="auto" w:line="264" w:before="0" w:after="38"/>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2-26</w:t>
      </w:r>
    </w:p>
    <w:p>
      <w:pPr>
        <w:pStyle w:val="Normal"/>
        <w:spacing w:lineRule="auto" w:line="259" w:before="0" w:after="196"/>
        <w:ind w:left="750" w:right="0" w:hanging="0"/>
        <w:jc w:val="left"/>
        <w:rPr/>
      </w:pPr>
      <w:r>
        <w:rPr/>
        <mc:AlternateContent>
          <mc:Choice Requires="wpg">
            <w:drawing>
              <wp:inline distT="0" distB="0" distL="0" distR="0" wp14:anchorId="69378146">
                <wp:extent cx="5825490" cy="1095375"/>
                <wp:effectExtent l="0" t="0" r="0" b="0"/>
                <wp:docPr id="71" name="形状52"/>
                <a:graphic xmlns:a="http://schemas.openxmlformats.org/drawingml/2006/main">
                  <a:graphicData uri="http://schemas.microsoft.com/office/word/2010/wordprocessingGroup">
                    <wpg:wgp>
                      <wpg:cNvGrpSpPr/>
                      <wpg:grpSpPr>
                        <a:xfrm>
                          <a:off x="0" y="0"/>
                          <a:ext cx="5824800" cy="1094760"/>
                        </a:xfrm>
                      </wpg:grpSpPr>
                      <wps:wsp>
                        <wps:cNvSpPr/>
                        <wps:spPr>
                          <a:xfrm>
                            <a:off x="22320" y="403920"/>
                            <a:ext cx="220320" cy="215280"/>
                          </a:xfrm>
                          <a:custGeom>
                            <a:avLst/>
                            <a:gdLst/>
                            <a:ahLst/>
                            <a:rect l="l" t="t" r="r" b="b"/>
                            <a:pathLst>
                              <a:path w="223729" h="224244">
                                <a:moveTo>
                                  <a:pt x="0" y="0"/>
                                </a:moveTo>
                                <a:lnTo>
                                  <a:pt x="223729" y="0"/>
                                </a:lnTo>
                                <a:lnTo>
                                  <a:pt x="223729"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916920" y="403920"/>
                            <a:ext cx="444960" cy="215280"/>
                          </a:xfrm>
                          <a:custGeom>
                            <a:avLst/>
                            <a:gdLst/>
                            <a:ahLst/>
                            <a:rect l="l" t="t" r="r" b="b"/>
                            <a:pathLst>
                              <a:path w="448840" h="224244">
                                <a:moveTo>
                                  <a:pt x="0" y="0"/>
                                </a:moveTo>
                                <a:lnTo>
                                  <a:pt x="448840" y="0"/>
                                </a:lnTo>
                                <a:lnTo>
                                  <a:pt x="448840"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243360" y="403920"/>
                            <a:ext cx="219600" cy="215280"/>
                          </a:xfrm>
                          <a:custGeom>
                            <a:avLst/>
                            <a:gdLst/>
                            <a:ahLst/>
                            <a:rect l="l" t="t" r="r" b="b"/>
                            <a:pathLst>
                              <a:path w="223729" h="224244">
                                <a:moveTo>
                                  <a:pt x="0" y="0"/>
                                </a:moveTo>
                                <a:lnTo>
                                  <a:pt x="223729" y="0"/>
                                </a:lnTo>
                                <a:lnTo>
                                  <a:pt x="223729"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1364760" y="403920"/>
                            <a:ext cx="4453920" cy="215280"/>
                          </a:xfrm>
                          <a:custGeom>
                            <a:avLst/>
                            <a:gdLst/>
                            <a:ahLst/>
                            <a:rect l="l" t="t" r="r" b="b"/>
                            <a:pathLst>
                              <a:path w="4456209" h="224244">
                                <a:moveTo>
                                  <a:pt x="0" y="0"/>
                                </a:moveTo>
                                <a:lnTo>
                                  <a:pt x="4456209" y="0"/>
                                </a:lnTo>
                                <a:lnTo>
                                  <a:pt x="4456209"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1364760" y="622440"/>
                            <a:ext cx="4453920" cy="106200"/>
                          </a:xfrm>
                          <a:custGeom>
                            <a:avLst/>
                            <a:gdLst/>
                            <a:ahLst/>
                            <a:rect l="l" t="t" r="r" b="b"/>
                            <a:pathLst>
                              <a:path w="4456132" h="112167">
                                <a:moveTo>
                                  <a:pt x="0" y="0"/>
                                </a:moveTo>
                                <a:cubicBezTo>
                                  <a:pt x="0" y="30952"/>
                                  <a:pt x="29402" y="56020"/>
                                  <a:pt x="65798" y="56020"/>
                                </a:cubicBezTo>
                                <a:lnTo>
                                  <a:pt x="2162275" y="56020"/>
                                </a:lnTo>
                                <a:cubicBezTo>
                                  <a:pt x="2198670" y="56020"/>
                                  <a:pt x="2228072" y="81216"/>
                                  <a:pt x="2228072" y="112167"/>
                                </a:cubicBezTo>
                                <a:cubicBezTo>
                                  <a:pt x="2228072" y="81216"/>
                                  <a:pt x="2257589" y="56020"/>
                                  <a:pt x="2293857" y="56020"/>
                                </a:cubicBezTo>
                                <a:lnTo>
                                  <a:pt x="4390347" y="56020"/>
                                </a:lnTo>
                                <a:cubicBezTo>
                                  <a:pt x="4426742" y="56020"/>
                                  <a:pt x="4456132" y="30952"/>
                                  <a:pt x="4456132" y="0"/>
                                </a:cubicBezTo>
                              </a:path>
                            </a:pathLst>
                          </a:custGeom>
                          <a:noFill/>
                          <a:ln cap="rnd" w="9360">
                            <a:solidFill>
                              <a:srgbClr val="ffffff"/>
                            </a:solidFill>
                            <a:round/>
                          </a:ln>
                        </wps:spPr>
                        <wps:style>
                          <a:lnRef idx="1"/>
                          <a:fillRef idx="0"/>
                          <a:effectRef idx="0"/>
                          <a:fontRef idx="minor"/>
                        </wps:style>
                        <wps:bodyPr/>
                      </wps:wsp>
                      <wps:wsp>
                        <wps:cNvSpPr/>
                        <wps:spPr>
                          <a:xfrm>
                            <a:off x="5699880" y="497160"/>
                            <a:ext cx="53280" cy="88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10101"/>
                                  <w14:ligatures w14:val="standardContextual"/>
                                </w:rPr>
                                <w:t>0</w:t>
                              </w:r>
                            </w:p>
                          </w:txbxContent>
                        </wps:txbx>
                        <wps:bodyPr lIns="0" rIns="0" tIns="0" bIns="0">
                          <a:noAutofit/>
                        </wps:bodyPr>
                      </wps:wsp>
                      <wps:wsp>
                        <wps:cNvSpPr/>
                        <wps:spPr>
                          <a:xfrm>
                            <a:off x="690120" y="403920"/>
                            <a:ext cx="220320" cy="215280"/>
                          </a:xfrm>
                          <a:custGeom>
                            <a:avLst/>
                            <a:gdLst/>
                            <a:ahLst/>
                            <a:rect l="l" t="t" r="r" b="b"/>
                            <a:pathLst>
                              <a:path w="223729" h="224244">
                                <a:moveTo>
                                  <a:pt x="0" y="0"/>
                                </a:moveTo>
                                <a:lnTo>
                                  <a:pt x="223729" y="0"/>
                                </a:lnTo>
                                <a:lnTo>
                                  <a:pt x="223729"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466200" y="403920"/>
                            <a:ext cx="220320" cy="215280"/>
                          </a:xfrm>
                          <a:custGeom>
                            <a:avLst/>
                            <a:gdLst/>
                            <a:ahLst/>
                            <a:rect l="l" t="t" r="r" b="b"/>
                            <a:pathLst>
                              <a:path w="223704" h="224244">
                                <a:moveTo>
                                  <a:pt x="0" y="0"/>
                                </a:moveTo>
                                <a:lnTo>
                                  <a:pt x="223704" y="0"/>
                                </a:lnTo>
                                <a:lnTo>
                                  <a:pt x="223704" y="224244"/>
                                </a:lnTo>
                                <a:lnTo>
                                  <a:pt x="0" y="224244"/>
                                </a:lnTo>
                                <a:close/>
                              </a:path>
                            </a:pathLst>
                          </a:custGeom>
                          <a:noFill/>
                          <a:ln cap="rnd" w="9360">
                            <a:solidFill>
                              <a:srgbClr val="ffffff"/>
                            </a:solidFill>
                            <a:round/>
                          </a:ln>
                        </wps:spPr>
                        <wps:style>
                          <a:lnRef idx="1"/>
                          <a:fillRef idx="0"/>
                          <a:effectRef idx="0"/>
                          <a:fontRef idx="minor"/>
                        </wps:style>
                        <wps:bodyPr/>
                      </wps:wsp>
                      <wps:wsp>
                        <wps:cNvSpPr/>
                        <wps:spPr>
                          <a:xfrm>
                            <a:off x="913680" y="349200"/>
                            <a:ext cx="720" cy="324000"/>
                          </a:xfrm>
                          <a:custGeom>
                            <a:avLst/>
                            <a:gdLst/>
                            <a:ahLst/>
                            <a:rect l="l" t="t" r="r" b="b"/>
                            <a:pathLst>
                              <a:path w="0" h="336373">
                                <a:moveTo>
                                  <a:pt x="0" y="0"/>
                                </a:moveTo>
                                <a:lnTo>
                                  <a:pt x="0" y="336373"/>
                                </a:lnTo>
                              </a:path>
                            </a:pathLst>
                          </a:custGeom>
                          <a:noFill/>
                          <a:ln cap="rnd" w="9360">
                            <a:solidFill>
                              <a:srgbClr val="ffffff"/>
                            </a:solidFill>
                            <a:round/>
                          </a:ln>
                        </wps:spPr>
                        <wps:style>
                          <a:lnRef idx="1"/>
                          <a:fillRef idx="0"/>
                          <a:effectRef idx="0"/>
                          <a:fontRef idx="minor"/>
                        </wps:style>
                        <wps:bodyPr/>
                      </wps:wsp>
                      <wps:wsp>
                        <wps:cNvSpPr/>
                        <wps:spPr>
                          <a:xfrm>
                            <a:off x="915120" y="622440"/>
                            <a:ext cx="446400" cy="106200"/>
                          </a:xfrm>
                          <a:custGeom>
                            <a:avLst/>
                            <a:gdLst/>
                            <a:ahLst/>
                            <a:rect l="l" t="t" r="r" b="b"/>
                            <a:pathLst>
                              <a:path w="450487" h="112167">
                                <a:moveTo>
                                  <a:pt x="0" y="0"/>
                                </a:moveTo>
                                <a:cubicBezTo>
                                  <a:pt x="0" y="30952"/>
                                  <a:pt x="16924" y="56020"/>
                                  <a:pt x="37662" y="56020"/>
                                </a:cubicBezTo>
                                <a:lnTo>
                                  <a:pt x="187322" y="56020"/>
                                </a:lnTo>
                                <a:cubicBezTo>
                                  <a:pt x="208578" y="56020"/>
                                  <a:pt x="224984" y="81216"/>
                                  <a:pt x="224984" y="112167"/>
                                </a:cubicBezTo>
                                <a:cubicBezTo>
                                  <a:pt x="224984" y="81216"/>
                                  <a:pt x="241908" y="56020"/>
                                  <a:pt x="262785" y="56020"/>
                                </a:cubicBezTo>
                                <a:lnTo>
                                  <a:pt x="412825" y="56020"/>
                                </a:lnTo>
                                <a:cubicBezTo>
                                  <a:pt x="433562" y="56020"/>
                                  <a:pt x="450487" y="30952"/>
                                  <a:pt x="450487" y="0"/>
                                </a:cubicBezTo>
                              </a:path>
                            </a:pathLst>
                          </a:custGeom>
                          <a:noFill/>
                          <a:ln cap="rnd" w="9360">
                            <a:solidFill>
                              <a:srgbClr val="ffffff"/>
                            </a:solidFill>
                            <a:round/>
                          </a:ln>
                        </wps:spPr>
                        <wps:style>
                          <a:lnRef idx="1"/>
                          <a:fillRef idx="0"/>
                          <a:effectRef idx="0"/>
                          <a:fontRef idx="minor"/>
                        </wps:style>
                        <wps:bodyPr/>
                      </wps:wsp>
                      <wps:wsp>
                        <wps:cNvSpPr/>
                        <wps:spPr>
                          <a:xfrm>
                            <a:off x="3039840" y="774720"/>
                            <a:ext cx="1445400" cy="122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传输的字节数 [25：0]</w:t>
                              </w:r>
                            </w:p>
                          </w:txbxContent>
                        </wps:txbx>
                        <wps:bodyPr lIns="0" rIns="0" tIns="0" bIns="0">
                          <a:noAutofit/>
                        </wps:bodyPr>
                      </wps:wsp>
                      <wps:wsp>
                        <wps:cNvSpPr/>
                        <wps:spPr>
                          <a:xfrm>
                            <a:off x="591840" y="118080"/>
                            <a:ext cx="720" cy="165600"/>
                          </a:xfrm>
                          <a:custGeom>
                            <a:avLst/>
                            <a:gdLst/>
                            <a:ahLst/>
                            <a:rect l="l" t="t" r="r" b="b"/>
                            <a:pathLst>
                              <a:path w="0" h="171128">
                                <a:moveTo>
                                  <a:pt x="0" y="0"/>
                                </a:moveTo>
                                <a:lnTo>
                                  <a:pt x="0" y="171128"/>
                                </a:lnTo>
                              </a:path>
                            </a:pathLst>
                          </a:custGeom>
                          <a:noFill/>
                          <a:ln cap="rnd">
                            <a:solidFill>
                              <a:srgbClr val="ffffff"/>
                            </a:solidFill>
                            <a:round/>
                          </a:ln>
                        </wps:spPr>
                        <wps:style>
                          <a:lnRef idx="1"/>
                          <a:fillRef idx="0"/>
                          <a:effectRef idx="0"/>
                          <a:fontRef idx="minor"/>
                        </wps:style>
                        <wps:bodyPr/>
                      </wps:wsp>
                      <wps:wsp>
                        <wps:cNvSpPr/>
                        <wps:spPr>
                          <a:xfrm>
                            <a:off x="562680" y="286920"/>
                            <a:ext cx="55080" cy="82440"/>
                          </a:xfrm>
                          <a:custGeom>
                            <a:avLst/>
                            <a:gdLst/>
                            <a:ahLst/>
                            <a:rect l="l" t="t" r="r" b="b"/>
                            <a:pathLst>
                              <a:path w="58534" h="88252">
                                <a:moveTo>
                                  <a:pt x="0" y="0"/>
                                </a:moveTo>
                                <a:lnTo>
                                  <a:pt x="58534" y="0"/>
                                </a:lnTo>
                                <a:lnTo>
                                  <a:pt x="29261" y="88252"/>
                                </a:lnTo>
                                <a:lnTo>
                                  <a:pt x="0" y="0"/>
                                </a:lnTo>
                                <a:close/>
                              </a:path>
                            </a:pathLst>
                          </a:custGeom>
                          <a:solidFill>
                            <a:srgbClr val="000000"/>
                          </a:solidFill>
                          <a:ln>
                            <a:noFill/>
                          </a:ln>
                        </wps:spPr>
                        <wps:style>
                          <a:lnRef idx="0"/>
                          <a:fillRef idx="0"/>
                          <a:effectRef idx="0"/>
                          <a:fontRef idx="minor"/>
                        </wps:style>
                        <wps:bodyPr/>
                      </wps:wsp>
                      <wps:wsp>
                        <wps:cNvSpPr/>
                        <wps:spPr>
                          <a:xfrm>
                            <a:off x="1106640" y="774720"/>
                            <a:ext cx="375120" cy="122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回复</w:t>
                              </w:r>
                            </w:p>
                          </w:txbxContent>
                        </wps:txbx>
                        <wps:bodyPr lIns="0" rIns="0" tIns="0" bIns="0">
                          <a:noAutofit/>
                        </wps:bodyPr>
                      </wps:wsp>
                      <wps:wsp>
                        <wps:cNvSpPr/>
                        <wps:spPr>
                          <a:xfrm>
                            <a:off x="565200" y="837000"/>
                            <a:ext cx="62784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DMAIntErr</w:t>
                              </w:r>
                            </w:p>
                          </w:txbxContent>
                        </wps:txbx>
                        <wps:bodyPr lIns="0" rIns="0" tIns="0" bIns="0">
                          <a:noAutofit/>
                        </wps:bodyPr>
                      </wps:wsp>
                      <wps:wsp>
                        <wps:cNvSpPr/>
                        <wps:spPr>
                          <a:xfrm>
                            <a:off x="797040" y="723240"/>
                            <a:ext cx="720" cy="82080"/>
                          </a:xfrm>
                          <a:custGeom>
                            <a:avLst/>
                            <a:gdLst/>
                            <a:ahLst/>
                            <a:rect l="l" t="t" r="r" b="b"/>
                            <a:pathLst>
                              <a:path w="0" h="86843">
                                <a:moveTo>
                                  <a:pt x="0" y="86843"/>
                                </a:moveTo>
                                <a:lnTo>
                                  <a:pt x="0" y="0"/>
                                </a:lnTo>
                              </a:path>
                            </a:pathLst>
                          </a:custGeom>
                          <a:noFill/>
                          <a:ln cap="rnd">
                            <a:solidFill>
                              <a:srgbClr val="ffffff"/>
                            </a:solidFill>
                            <a:round/>
                          </a:ln>
                        </wps:spPr>
                        <wps:style>
                          <a:lnRef idx="1"/>
                          <a:fillRef idx="0"/>
                          <a:effectRef idx="0"/>
                          <a:fontRef idx="minor"/>
                        </wps:style>
                        <wps:bodyPr/>
                      </wps:wsp>
                      <wps:wsp>
                        <wps:cNvSpPr/>
                        <wps:spPr>
                          <a:xfrm>
                            <a:off x="767880" y="636840"/>
                            <a:ext cx="55080" cy="82440"/>
                          </a:xfrm>
                          <a:custGeom>
                            <a:avLst/>
                            <a:gdLst/>
                            <a:ahLst/>
                            <a:rect l="l" t="t" r="r" b="b"/>
                            <a:pathLst>
                              <a:path w="58534" h="88252">
                                <a:moveTo>
                                  <a:pt x="29273" y="0"/>
                                </a:moveTo>
                                <a:lnTo>
                                  <a:pt x="58534" y="88252"/>
                                </a:lnTo>
                                <a:lnTo>
                                  <a:pt x="0" y="88252"/>
                                </a:lnTo>
                                <a:lnTo>
                                  <a:pt x="29273" y="0"/>
                                </a:lnTo>
                                <a:close/>
                              </a:path>
                            </a:pathLst>
                          </a:custGeom>
                          <a:solidFill>
                            <a:srgbClr val="000000"/>
                          </a:solidFill>
                          <a:ln>
                            <a:noFill/>
                          </a:ln>
                        </wps:spPr>
                        <wps:style>
                          <a:lnRef idx="0"/>
                          <a:fillRef idx="0"/>
                          <a:effectRef idx="0"/>
                          <a:fontRef idx="minor"/>
                        </wps:style>
                        <wps:bodyPr/>
                      </wps:wsp>
                      <wps:wsp>
                        <wps:cNvSpPr/>
                        <wps:spPr>
                          <a:xfrm>
                            <a:off x="301680" y="0"/>
                            <a:ext cx="66564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DMASlvErr</w:t>
                              </w:r>
                            </w:p>
                          </w:txbxContent>
                        </wps:txbx>
                        <wps:bodyPr lIns="0" rIns="0" tIns="0" bIns="0">
                          <a:noAutofit/>
                        </wps:bodyPr>
                      </wps:wsp>
                      <wps:wsp>
                        <wps:cNvSpPr/>
                        <wps:spPr>
                          <a:xfrm>
                            <a:off x="81360" y="492120"/>
                            <a:ext cx="14724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295200" y="492120"/>
                            <a:ext cx="14652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30</w:t>
                              </w:r>
                            </w:p>
                          </w:txbxContent>
                        </wps:txbx>
                        <wps:bodyPr lIns="0" rIns="0" tIns="0" bIns="0">
                          <a:noAutofit/>
                        </wps:bodyPr>
                      </wps:wsp>
                      <wps:wsp>
                        <wps:cNvSpPr/>
                        <wps:spPr>
                          <a:xfrm>
                            <a:off x="527760" y="492120"/>
                            <a:ext cx="14724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29</w:t>
                              </w:r>
                            </w:p>
                          </w:txbxContent>
                        </wps:txbx>
                        <wps:bodyPr lIns="0" rIns="0" tIns="0" bIns="0">
                          <a:noAutofit/>
                        </wps:bodyPr>
                      </wps:wsp>
                      <wps:wsp>
                        <wps:cNvSpPr/>
                        <wps:spPr>
                          <a:xfrm>
                            <a:off x="739800" y="492120"/>
                            <a:ext cx="14724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28</w:t>
                              </w:r>
                            </w:p>
                          </w:txbxContent>
                        </wps:txbx>
                        <wps:bodyPr lIns="0" rIns="0" tIns="0" bIns="0">
                          <a:noAutofit/>
                        </wps:bodyPr>
                      </wps:wsp>
                      <wps:wsp>
                        <wps:cNvSpPr/>
                        <wps:spPr>
                          <a:xfrm>
                            <a:off x="986040" y="492120"/>
                            <a:ext cx="14724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27</w:t>
                              </w:r>
                            </w:p>
                          </w:txbxContent>
                        </wps:txbx>
                        <wps:bodyPr lIns="0" rIns="0" tIns="0" bIns="0">
                          <a:noAutofit/>
                        </wps:bodyPr>
                      </wps:wsp>
                      <wps:wsp>
                        <wps:cNvSpPr/>
                        <wps:spPr>
                          <a:xfrm>
                            <a:off x="1200240" y="492120"/>
                            <a:ext cx="14724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26</w:t>
                              </w:r>
                            </w:p>
                          </w:txbxContent>
                        </wps:txbx>
                        <wps:bodyPr lIns="0" rIns="0" tIns="0" bIns="0">
                          <a:noAutofit/>
                        </wps:bodyPr>
                      </wps:wsp>
                      <wps:wsp>
                        <wps:cNvSpPr/>
                        <wps:spPr>
                          <a:xfrm>
                            <a:off x="1402560" y="492120"/>
                            <a:ext cx="14976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25</w:t>
                              </w:r>
                            </w:p>
                          </w:txbxContent>
                        </wps:txbx>
                        <wps:bodyPr lIns="0" rIns="0" tIns="0" bIns="0">
                          <a:noAutofit/>
                        </wps:bodyPr>
                      </wps:wsp>
                      <wps:wsp>
                        <wps:cNvSpPr/>
                        <wps:spPr>
                          <a:xfrm>
                            <a:off x="5536440" y="961560"/>
                            <a:ext cx="288360" cy="73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X14581</w:t>
                              </w:r>
                            </w:p>
                          </w:txbxContent>
                        </wps:txbx>
                        <wps:bodyPr lIns="0" rIns="0" tIns="0" bIns="0">
                          <a:noAutofit/>
                        </wps:bodyPr>
                      </wps:wsp>
                      <wps:wsp>
                        <wps:cNvSpPr/>
                        <wps:spPr>
                          <a:xfrm>
                            <a:off x="144000" y="227160"/>
                            <a:ext cx="720" cy="56520"/>
                          </a:xfrm>
                          <a:custGeom>
                            <a:avLst/>
                            <a:gdLst/>
                            <a:ahLst/>
                            <a:rect l="l" t="t" r="r" b="b"/>
                            <a:pathLst>
                              <a:path w="0" h="58451">
                                <a:moveTo>
                                  <a:pt x="0" y="0"/>
                                </a:moveTo>
                                <a:lnTo>
                                  <a:pt x="0" y="58451"/>
                                </a:lnTo>
                              </a:path>
                            </a:pathLst>
                          </a:custGeom>
                          <a:noFill/>
                          <a:ln cap="rnd">
                            <a:solidFill>
                              <a:srgbClr val="ffffff"/>
                            </a:solidFill>
                            <a:round/>
                          </a:ln>
                        </wps:spPr>
                        <wps:style>
                          <a:lnRef idx="1"/>
                          <a:fillRef idx="0"/>
                          <a:effectRef idx="0"/>
                          <a:fontRef idx="minor"/>
                        </wps:style>
                        <wps:bodyPr/>
                      </wps:wsp>
                      <wps:wsp>
                        <wps:cNvSpPr/>
                        <wps:spPr>
                          <a:xfrm>
                            <a:off x="114480" y="286920"/>
                            <a:ext cx="55080" cy="82440"/>
                          </a:xfrm>
                          <a:custGeom>
                            <a:avLst/>
                            <a:gdLst/>
                            <a:ahLst/>
                            <a:rect l="l" t="t" r="r" b="b"/>
                            <a:pathLst>
                              <a:path w="58534" h="88252">
                                <a:moveTo>
                                  <a:pt x="0" y="0"/>
                                </a:moveTo>
                                <a:lnTo>
                                  <a:pt x="58534" y="0"/>
                                </a:lnTo>
                                <a:lnTo>
                                  <a:pt x="29261" y="88252"/>
                                </a:lnTo>
                                <a:lnTo>
                                  <a:pt x="0" y="0"/>
                                </a:lnTo>
                                <a:close/>
                              </a:path>
                            </a:pathLst>
                          </a:custGeom>
                          <a:solidFill>
                            <a:srgbClr val="000000"/>
                          </a:solidFill>
                          <a:ln>
                            <a:noFill/>
                          </a:ln>
                        </wps:spPr>
                        <wps:style>
                          <a:lnRef idx="0"/>
                          <a:fillRef idx="0"/>
                          <a:effectRef idx="0"/>
                          <a:fontRef idx="minor"/>
                        </wps:style>
                        <wps:bodyPr/>
                      </wps:wsp>
                      <wps:wsp>
                        <wps:cNvSpPr/>
                        <wps:spPr>
                          <a:xfrm>
                            <a:off x="0" y="119520"/>
                            <a:ext cx="349920" cy="118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Cmplt</w:t>
                              </w:r>
                            </w:p>
                          </w:txbxContent>
                        </wps:txbx>
                        <wps:bodyPr lIns="0" rIns="0" tIns="0" bIns="0">
                          <a:noAutofit/>
                        </wps:bodyPr>
                      </wps:wsp>
                      <wps:wsp>
                        <wps:cNvSpPr/>
                        <wps:spPr>
                          <a:xfrm>
                            <a:off x="83160" y="975240"/>
                            <a:ext cx="718200" cy="119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DMADecErr</w:t>
                              </w:r>
                            </w:p>
                          </w:txbxContent>
                        </wps:txbx>
                        <wps:bodyPr lIns="0" rIns="0" tIns="0" bIns="0">
                          <a:noAutofit/>
                        </wps:bodyPr>
                      </wps:wsp>
                      <wps:wsp>
                        <wps:cNvSpPr/>
                        <wps:spPr>
                          <a:xfrm>
                            <a:off x="358200" y="723240"/>
                            <a:ext cx="720" cy="222840"/>
                          </a:xfrm>
                          <a:custGeom>
                            <a:avLst/>
                            <a:gdLst/>
                            <a:ahLst/>
                            <a:rect l="l" t="t" r="r" b="b"/>
                            <a:pathLst>
                              <a:path w="0" h="229324">
                                <a:moveTo>
                                  <a:pt x="0" y="229324"/>
                                </a:moveTo>
                                <a:lnTo>
                                  <a:pt x="0" y="0"/>
                                </a:lnTo>
                              </a:path>
                            </a:pathLst>
                          </a:custGeom>
                          <a:noFill/>
                          <a:ln cap="rnd">
                            <a:solidFill>
                              <a:srgbClr val="ffffff"/>
                            </a:solidFill>
                            <a:round/>
                          </a:ln>
                        </wps:spPr>
                        <wps:style>
                          <a:lnRef idx="1"/>
                          <a:fillRef idx="0"/>
                          <a:effectRef idx="0"/>
                          <a:fontRef idx="minor"/>
                        </wps:style>
                        <wps:bodyPr/>
                      </wps:wsp>
                      <wps:wsp>
                        <wps:cNvSpPr/>
                        <wps:spPr>
                          <a:xfrm>
                            <a:off x="329040" y="636840"/>
                            <a:ext cx="55080" cy="82440"/>
                          </a:xfrm>
                          <a:custGeom>
                            <a:avLst/>
                            <a:gdLst/>
                            <a:ahLst/>
                            <a:rect l="l" t="t" r="r" b="b"/>
                            <a:pathLst>
                              <a:path w="58534" h="88252">
                                <a:moveTo>
                                  <a:pt x="29274" y="0"/>
                                </a:moveTo>
                                <a:lnTo>
                                  <a:pt x="58534" y="88252"/>
                                </a:lnTo>
                                <a:lnTo>
                                  <a:pt x="0" y="88252"/>
                                </a:lnTo>
                                <a:lnTo>
                                  <a:pt x="29274"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52" style="position:absolute;margin-left:0pt;margin-top:-86.25pt;width:458.65pt;height:86.2pt" coordorigin="0,-1725" coordsize="9173,1724">
                <v:rect id="shape_0" stroked="f" style="position:absolute;left:8976;top:-942;width:83;height:139;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4787;top:-505;width:2275;height:19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传输的字节数 [25：0]</w:t>
                        </w:r>
                      </w:p>
                    </w:txbxContent>
                  </v:textbox>
                  <w10:wrap type="square"/>
                  <v:fill o:detectmouseclick="t" on="false"/>
                  <v:stroke color="#3465a4" joinstyle="round" endcap="flat"/>
                </v:rect>
                <v:rect id="shape_0" stroked="f" style="position:absolute;left:1743;top:-505;width:590;height:19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回复</w:t>
                        </w:r>
                      </w:p>
                    </w:txbxContent>
                  </v:textbox>
                  <w10:wrap type="square"/>
                  <v:fill o:detectmouseclick="t" on="false"/>
                  <v:stroke color="#3465a4" joinstyle="round" endcap="flat"/>
                </v:rect>
                <v:rect id="shape_0" stroked="f" style="position:absolute;left:890;top:-407;width:988;height:18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DMAIntErr</w:t>
                        </w:r>
                      </w:p>
                    </w:txbxContent>
                  </v:textbox>
                  <w10:wrap type="square"/>
                  <v:fill o:detectmouseclick="t" on="false"/>
                  <v:stroke color="#3465a4" joinstyle="round" endcap="flat"/>
                </v:rect>
                <v:rect id="shape_0" stroked="f" style="position:absolute;left:475;top:-1725;width:1047;height:18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DMASlvErr</w:t>
                        </w:r>
                      </w:p>
                    </w:txbxContent>
                  </v:textbox>
                  <w10:wrap type="square"/>
                  <v:fill o:detectmouseclick="t" on="false"/>
                  <v:stroke color="#3465a4" joinstyle="round" endcap="flat"/>
                </v:rect>
                <v:rect id="shape_0" stroked="f" style="position:absolute;left:128;top:-950;width:231;height:18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465;top:-950;width:230;height:18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30</w:t>
                        </w:r>
                      </w:p>
                    </w:txbxContent>
                  </v:textbox>
                  <w10:wrap type="square"/>
                  <v:fill o:detectmouseclick="t" on="false"/>
                  <v:stroke color="#3465a4" joinstyle="round" endcap="flat"/>
                </v:rect>
                <v:rect id="shape_0" stroked="f" style="position:absolute;left:831;top:-950;width:231;height:18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29</w:t>
                        </w:r>
                      </w:p>
                    </w:txbxContent>
                  </v:textbox>
                  <w10:wrap type="square"/>
                  <v:fill o:detectmouseclick="t" on="false"/>
                  <v:stroke color="#3465a4" joinstyle="round" endcap="flat"/>
                </v:rect>
                <v:rect id="shape_0" stroked="f" style="position:absolute;left:1165;top:-950;width:231;height:18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28</w:t>
                        </w:r>
                      </w:p>
                    </w:txbxContent>
                  </v:textbox>
                  <w10:wrap type="square"/>
                  <v:fill o:detectmouseclick="t" on="false"/>
                  <v:stroke color="#3465a4" joinstyle="round" endcap="flat"/>
                </v:rect>
                <v:rect id="shape_0" stroked="f" style="position:absolute;left:1553;top:-950;width:231;height:18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27</w:t>
                        </w:r>
                      </w:p>
                    </w:txbxContent>
                  </v:textbox>
                  <w10:wrap type="square"/>
                  <v:fill o:detectmouseclick="t" on="false"/>
                  <v:stroke color="#3465a4" joinstyle="round" endcap="flat"/>
                </v:rect>
                <v:rect id="shape_0" stroked="f" style="position:absolute;left:1890;top:-950;width:231;height:18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26</w:t>
                        </w:r>
                      </w:p>
                    </w:txbxContent>
                  </v:textbox>
                  <w10:wrap type="square"/>
                  <v:fill o:detectmouseclick="t" on="false"/>
                  <v:stroke color="#3465a4" joinstyle="round" endcap="flat"/>
                </v:rect>
                <v:rect id="shape_0" stroked="f" style="position:absolute;left:2209;top:-950;width:235;height:18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25</w:t>
                        </w:r>
                      </w:p>
                    </w:txbxContent>
                  </v:textbox>
                  <w10:wrap type="square"/>
                  <v:fill o:detectmouseclick="t" on="false"/>
                  <v:stroke color="#3465a4" joinstyle="round" endcap="flat"/>
                </v:rect>
                <v:rect id="shape_0" stroked="f" style="position:absolute;left:8719;top:-211;width:453;height:115;mso-position-vertical:top">
                  <v:textbo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X14581</w:t>
                        </w:r>
                      </w:p>
                    </w:txbxContent>
                  </v:textbox>
                  <w10:wrap type="square"/>
                  <v:fill o:detectmouseclick="t" on="false"/>
                  <v:stroke color="#3465a4" joinstyle="round" endcap="flat"/>
                </v:rect>
                <v:rect id="shape_0" stroked="f" style="position:absolute;left:0;top:-1537;width:550;height:18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Cmplt</w:t>
                        </w:r>
                      </w:p>
                    </w:txbxContent>
                  </v:textbox>
                  <w10:wrap type="square"/>
                  <v:fill o:detectmouseclick="t" on="false"/>
                  <v:stroke color="#3465a4" joinstyle="round" endcap="flat"/>
                </v:rect>
                <v:rect id="shape_0" stroked="f" style="position:absolute;left:131;top:-189;width:1130;height:187;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DMADecErr</w:t>
                        </w:r>
                      </w:p>
                    </w:txbxContent>
                  </v:textbox>
                  <w10:wrap type="square"/>
                  <v:fill o:detectmouseclick="t" on="false"/>
                  <v:stroke color="#3465a4" joinstyle="round" endcap="flat"/>
                </v:rect>
              </v:group>
            </w:pict>
          </mc:Fallback>
        </mc:AlternateContent>
      </w:r>
    </w:p>
    <w:p>
      <w:pPr>
        <w:pStyle w:val="Normal"/>
        <w:tabs>
          <w:tab w:val="clear" w:pos="420"/>
          <w:tab w:val="center" w:pos="4202" w:leader="none"/>
          <w:tab w:val="center" w:pos="5709" w:leader="none"/>
        </w:tabs>
        <w:spacing w:lineRule="auto" w:line="259" w:before="0" w:after="227"/>
        <w:ind w:left="0" w:right="0" w:hanging="0"/>
        <w:jc w:val="left"/>
        <w:rPr/>
      </w:pPr>
      <w:r>
        <w:rPr>
          <w:lang w:val="zh-Hans"/>
        </w:rPr>
        <w:tab/>
      </w:r>
      <w:r>
        <w:rPr>
          <w:i/>
          <w:lang w:val="zh-Hans"/>
        </w:rPr>
        <w:t xml:space="preserve">图 </w:t>
      </w:r>
      <w:r>
        <w:rPr>
          <w:i/>
          <w:lang w:val="zh-Hans"/>
        </w:rPr>
        <w:t>2-26</w:t>
      </w:r>
      <w:r>
        <w:rPr>
          <w:i/>
          <w:lang w:val="zh-Hans"/>
        </w:rPr>
        <w:t>：</w:t>
      </w:r>
      <w:r>
        <w:rPr>
          <w:i/>
          <w:lang w:val="zh-Hans"/>
        </w:rPr>
        <w:tab/>
      </w:r>
      <w:r>
        <w:rPr>
          <w:b/>
          <w:lang w:val="zh-Hans"/>
        </w:rPr>
        <w:t>MM2S_STATUS</w:t>
      </w:r>
    </w:p>
    <w:p>
      <w:pPr>
        <w:pStyle w:val="Normal"/>
        <w:tabs>
          <w:tab w:val="clear" w:pos="420"/>
          <w:tab w:val="center" w:pos="2336" w:leader="none"/>
        </w:tabs>
        <w:spacing w:lineRule="auto" w:line="264" w:before="0" w:after="3"/>
        <w:ind w:left="-15" w:right="0" w:hanging="0"/>
        <w:jc w:val="left"/>
        <w:rPr/>
      </w:pPr>
      <w:r>
        <w:rPr>
          <w:i/>
          <w:lang w:val="zh-Hans"/>
        </w:rPr>
        <w:t xml:space="preserve">表 </w:t>
      </w:r>
      <w:r>
        <w:rPr>
          <w:i/>
          <w:lang w:val="zh-Hans"/>
        </w:rPr>
        <w:t>2-31</w:t>
      </w:r>
      <w:r>
        <w:rPr>
          <w:i/>
          <w:lang w:val="zh-Hans"/>
        </w:rPr>
        <w:t>：</w:t>
      </w:r>
      <w:r>
        <w:rPr>
          <w:i/>
          <w:lang w:val="zh-Hans"/>
        </w:rPr>
        <w:tab/>
      </w:r>
      <w:r>
        <w:rPr>
          <w:b/>
          <w:lang w:val="zh-Hans"/>
        </w:rPr>
        <w:t xml:space="preserve">MM2S_STATUS </w:t>
      </w:r>
      <w:r>
        <w:rPr>
          <w:b/>
          <w:lang w:val="zh-Hans"/>
        </w:rPr>
        <w:t>详细信息</w:t>
      </w:r>
    </w:p>
    <w:tbl>
      <w:tblPr>
        <w:tblStyle w:val="TableGrid"/>
        <w:tblW w:w="10074" w:type="dxa"/>
        <w:jc w:val="left"/>
        <w:tblInd w:w="0" w:type="dxa"/>
        <w:tblCellMar>
          <w:top w:w="81" w:type="dxa"/>
          <w:left w:w="90" w:type="dxa"/>
          <w:bottom w:w="0" w:type="dxa"/>
          <w:right w:w="76" w:type="dxa"/>
        </w:tblCellMar>
        <w:tblLook w:val="04a0" w:noHBand="0" w:noVBand="1" w:firstColumn="1" w:lastRow="0" w:lastColumn="0" w:firstRow="1"/>
      </w:tblPr>
      <w:tblGrid>
        <w:gridCol w:w="930"/>
        <w:gridCol w:w="1613"/>
        <w:gridCol w:w="7531"/>
      </w:tblGrid>
      <w:tr>
        <w:trPr>
          <w:trHeight w:val="380" w:hRule="atLeast"/>
        </w:trPr>
        <w:tc>
          <w:tcPr>
            <w:tcW w:w="930"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位</w:t>
            </w:r>
          </w:p>
        </w:tc>
        <w:tc>
          <w:tcPr>
            <w:tcW w:w="1613"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字段名称</w:t>
            </w:r>
          </w:p>
        </w:tc>
        <w:tc>
          <w:tcPr>
            <w:tcW w:w="7531"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描述</w:t>
            </w:r>
          </w:p>
        </w:tc>
      </w:tr>
      <w:tr>
        <w:trPr>
          <w:trHeight w:val="2440" w:hRule="atLeast"/>
        </w:trPr>
        <w:tc>
          <w:tcPr>
            <w:tcW w:w="930"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25 </w:t>
            </w:r>
            <w:del w:id="127" w:author="未知作者" w:date="2023-05-06T11:16:14Z">
              <w:r>
                <w:rPr>
                  <w:sz w:val="19"/>
                  <w:lang w:val="zh-Hans"/>
                </w:rPr>
                <w:delText>比</w:delText>
              </w:r>
            </w:del>
            <w:ins w:id="128" w:author="未知作者" w:date="2023-05-06T11:16:15Z">
              <w:r>
                <w:rPr>
                  <w:sz w:val="19"/>
                  <w:lang w:val="zh-Hans"/>
                </w:rPr>
                <w:t>:</w:t>
              </w:r>
            </w:ins>
            <w:r>
              <w:rPr>
                <w:sz w:val="19"/>
                <w:lang w:val="zh-Hans"/>
              </w:rPr>
              <w:t xml:space="preserve"> 0</w:t>
            </w:r>
          </w:p>
        </w:tc>
        <w:tc>
          <w:tcPr>
            <w:tcW w:w="1613" w:type="dxa"/>
            <w:tcBorders>
              <w:top w:val="single" w:sz="12" w:space="0" w:color="85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传输的字节数</w:t>
            </w:r>
          </w:p>
        </w:tc>
        <w:tc>
          <w:tcPr>
            <w:tcW w:w="7531" w:type="dxa"/>
            <w:tcBorders>
              <w:top w:val="single" w:sz="12" w:space="0" w:color="850000"/>
              <w:left w:val="single" w:sz="2" w:space="0" w:color="000000"/>
              <w:bottom w:val="single" w:sz="4" w:space="0" w:color="000000"/>
              <w:right w:val="single" w:sz="2" w:space="0" w:color="000000"/>
            </w:tcBorders>
          </w:tcPr>
          <w:p>
            <w:pPr>
              <w:pStyle w:val="Normal"/>
              <w:spacing w:lineRule="auto" w:line="218" w:before="0" w:after="79"/>
              <w:ind w:left="0" w:right="0" w:hanging="0"/>
              <w:jc w:val="left"/>
              <w:rPr/>
            </w:pPr>
            <w:r>
              <w:rPr>
                <w:sz w:val="19"/>
                <w:lang w:val="zh-Hans"/>
              </w:rPr>
              <w:t xml:space="preserve">指示为此描述符传输的实际数据的大小（以字节为单位）。此值指示要在 </w:t>
            </w:r>
            <w:r>
              <w:rPr>
                <w:sz w:val="19"/>
                <w:lang w:val="zh-Hans"/>
              </w:rPr>
              <w:t xml:space="preserve">MM2S </w:t>
            </w:r>
            <w:r>
              <w:rPr>
                <w:sz w:val="19"/>
                <w:lang w:val="zh-Hans"/>
              </w:rPr>
              <w:t>流上传输出去的字节数。此值应与“控制缓冲区长度”字段匹配。</w:t>
            </w:r>
          </w:p>
          <w:p>
            <w:pPr>
              <w:pStyle w:val="Normal"/>
              <w:spacing w:lineRule="auto" w:line="218" w:before="0" w:after="180"/>
              <w:ind w:left="0" w:right="60" w:hanging="0"/>
              <w:rPr/>
            </w:pPr>
            <w:r>
              <w:rPr>
                <w:sz w:val="19"/>
                <w:lang w:val="zh-Hans"/>
              </w:rPr>
              <w:t>传输字节的可用宽度由</w:t>
            </w:r>
            <w:r>
              <w:rPr>
                <w:b/>
                <w:sz w:val="19"/>
                <w:lang w:val="zh-Hans"/>
              </w:rPr>
              <w:t>参数缓冲区长度寄存器的宽度</w:t>
            </w:r>
            <w:r>
              <w:rPr>
                <w:lang w:val="zh-Hans"/>
              </w:rPr>
              <w:t>指定</w:t>
            </w:r>
            <w:r>
              <w:rPr>
                <w:sz w:val="19"/>
                <w:lang w:val="zh-Hans"/>
              </w:rPr>
              <w:t xml:space="preserve">。此字段最多可以描述 </w:t>
            </w:r>
            <w:r>
              <w:rPr>
                <w:sz w:val="19"/>
                <w:lang w:val="zh-Hans"/>
              </w:rPr>
              <w:t>67</w:t>
            </w:r>
            <w:r>
              <w:rPr>
                <w:sz w:val="19"/>
                <w:lang w:val="zh-Hans"/>
              </w:rPr>
              <w:t>，</w:t>
            </w:r>
            <w:r>
              <w:rPr>
                <w:sz w:val="19"/>
                <w:lang w:val="zh-Hans"/>
              </w:rPr>
              <w:t>108</w:t>
            </w:r>
            <w:r>
              <w:rPr>
                <w:sz w:val="19"/>
                <w:lang w:val="zh-Hans"/>
              </w:rPr>
              <w:t>，</w:t>
            </w:r>
            <w:r>
              <w:rPr>
                <w:sz w:val="19"/>
                <w:lang w:val="zh-Hans"/>
              </w:rPr>
              <w:t xml:space="preserve">863 </w:t>
            </w:r>
            <w:r>
              <w:rPr>
                <w:sz w:val="19"/>
                <w:lang w:val="zh-Hans"/>
              </w:rPr>
              <w:t>字节的传输。在微模式下配置时，</w:t>
            </w:r>
            <w:r>
              <w:rPr>
                <w:sz w:val="19"/>
                <w:lang w:val="zh-Hans"/>
              </w:rPr>
              <w:t>AXI_DMA</w:t>
            </w:r>
            <w:r>
              <w:rPr>
                <w:sz w:val="19"/>
                <w:lang w:val="zh-Hans"/>
              </w:rPr>
              <w:t>不会更新这些字段。</w:t>
            </w:r>
          </w:p>
          <w:p>
            <w:pPr>
              <w:pStyle w:val="Normal"/>
              <w:spacing w:lineRule="auto" w:line="259" w:before="0" w:after="0"/>
              <w:ind w:left="0" w:right="0" w:hanging="0"/>
              <w:jc w:val="left"/>
              <w:rPr/>
            </w:pPr>
            <w:r>
              <w:rPr>
                <w:b/>
                <w:i/>
                <w:lang w:val="zh-Hans"/>
              </w:rPr>
              <w:t xml:space="preserve">注意： </w:t>
            </w:r>
            <w:r>
              <w:rPr>
                <w:sz w:val="20"/>
                <w:lang w:val="zh-Hans"/>
              </w:rPr>
              <w:t>将 缓冲器长度寄存器宽度设置为小于</w:t>
            </w:r>
            <w:r>
              <w:rPr>
                <w:sz w:val="20"/>
                <w:lang w:val="zh-Hans"/>
              </w:rPr>
              <w:t>23</w:t>
            </w:r>
            <w:r>
              <w:rPr>
                <w:sz w:val="20"/>
                <w:lang w:val="zh-Hans"/>
              </w:rPr>
              <w:t>会降低</w:t>
            </w:r>
            <w:r>
              <w:rPr>
                <w:sz w:val="20"/>
                <w:lang w:val="zh-Hans"/>
              </w:rPr>
              <w:t>FPGA</w:t>
            </w:r>
            <w:r>
              <w:rPr>
                <w:sz w:val="20"/>
                <w:lang w:val="zh-Hans"/>
              </w:rPr>
              <w:t>资源利用率。在微模式下配置</w:t>
            </w:r>
            <w:r>
              <w:rPr>
                <w:sz w:val="20"/>
                <w:lang w:val="zh-Hans"/>
              </w:rPr>
              <w:t>AXI_DMA</w:t>
            </w:r>
            <w:r>
              <w:rPr>
                <w:sz w:val="20"/>
                <w:lang w:val="zh-Hans"/>
              </w:rPr>
              <w:t>时，此字段不会更新。</w:t>
            </w:r>
          </w:p>
        </w:tc>
      </w:tr>
      <w:tr>
        <w:trPr>
          <w:trHeight w:val="349" w:hRule="atLeast"/>
        </w:trPr>
        <w:tc>
          <w:tcPr>
            <w:tcW w:w="930"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27 </w:t>
            </w:r>
            <w:del w:id="129" w:author="未知作者" w:date="2023-05-06T11:16:39Z">
              <w:r>
                <w:rPr>
                  <w:sz w:val="19"/>
                  <w:lang w:val="zh-Hans"/>
                </w:rPr>
                <w:delText>到</w:delText>
              </w:r>
            </w:del>
            <w:ins w:id="130" w:author="未知作者" w:date="2023-05-06T11:16:40Z">
              <w:r>
                <w:rPr>
                  <w:sz w:val="19"/>
                  <w:lang w:val="zh-Hans"/>
                </w:rPr>
                <w:t>to</w:t>
              </w:r>
            </w:ins>
            <w:r>
              <w:rPr>
                <w:sz w:val="19"/>
                <w:lang w:val="zh-Hans"/>
              </w:rPr>
              <w:t xml:space="preserve"> 26</w:t>
            </w:r>
          </w:p>
        </w:tc>
        <w:tc>
          <w:tcPr>
            <w:tcW w:w="1613"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保留</w:t>
            </w:r>
          </w:p>
        </w:tc>
        <w:tc>
          <w:tcPr>
            <w:tcW w:w="7531" w:type="dxa"/>
            <w:tcBorders>
              <w:top w:val="single" w:sz="4" w:space="0" w:color="000000"/>
              <w:left w:val="single" w:sz="2" w:space="0" w:color="000000"/>
              <w:bottom w:val="single" w:sz="4" w:space="0" w:color="000000"/>
              <w:right w:val="single" w:sz="2" w:space="0" w:color="000000"/>
            </w:tcBorders>
          </w:tcPr>
          <w:p>
            <w:pPr>
              <w:pStyle w:val="Normal"/>
              <w:spacing w:lineRule="auto" w:line="259" w:before="0" w:after="0"/>
              <w:ind w:left="1" w:right="0" w:hanging="0"/>
              <w:jc w:val="left"/>
              <w:rPr/>
            </w:pPr>
            <w:r>
              <w:rPr>
                <w:sz w:val="19"/>
                <w:lang w:val="zh-Hans"/>
              </w:rPr>
              <w:t>这些位是保留的，应设置为零。</w:t>
            </w:r>
          </w:p>
        </w:tc>
      </w:tr>
      <w:tr>
        <w:trPr>
          <w:trHeight w:val="2201" w:hRule="atLeast"/>
        </w:trPr>
        <w:tc>
          <w:tcPr>
            <w:tcW w:w="930"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28</w:t>
            </w:r>
          </w:p>
        </w:tc>
        <w:tc>
          <w:tcPr>
            <w:tcW w:w="161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DMAIntErr</w:t>
            </w:r>
          </w:p>
        </w:tc>
        <w:tc>
          <w:tcPr>
            <w:tcW w:w="7531"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79"/>
              <w:ind w:left="0" w:right="59" w:hanging="0"/>
              <w:rPr/>
            </w:pPr>
            <w:r>
              <w:rPr>
                <w:sz w:val="19"/>
                <w:lang w:val="zh-Hans"/>
              </w:rPr>
              <w:t xml:space="preserve">DMA </w:t>
            </w:r>
            <w:r>
              <w:rPr>
                <w:sz w:val="19"/>
                <w:lang w:val="zh-Hans"/>
              </w:rPr>
              <w:t xml:space="preserve">内部错误。主 </w:t>
            </w:r>
            <w:r>
              <w:rPr>
                <w:sz w:val="19"/>
                <w:lang w:val="zh-Hans"/>
              </w:rPr>
              <w:t xml:space="preserve">AXI </w:t>
            </w:r>
            <w:r>
              <w:rPr>
                <w:sz w:val="19"/>
                <w:lang w:val="zh-Hans"/>
              </w:rPr>
              <w:t xml:space="preserve">数据移动器检测到内部错误。如果要传输的 </w:t>
            </w:r>
            <w:r>
              <w:rPr>
                <w:sz w:val="19"/>
                <w:lang w:val="zh-Hans"/>
              </w:rPr>
              <w:t xml:space="preserve">0 </w:t>
            </w:r>
            <w:r>
              <w:rPr>
                <w:sz w:val="19"/>
                <w:lang w:val="zh-Hans"/>
              </w:rPr>
              <w:t xml:space="preserve">长度字节被馈送到 </w:t>
            </w:r>
            <w:r>
              <w:rPr>
                <w:sz w:val="19"/>
                <w:lang w:val="zh-Hans"/>
              </w:rPr>
              <w:t xml:space="preserve">AXI </w:t>
            </w:r>
            <w:r>
              <w:rPr>
                <w:sz w:val="19"/>
                <w:lang w:val="zh-Hans"/>
              </w:rPr>
              <w:t xml:space="preserve">数据移动器，则会发生此错误。仅当提取的描述符中指定的缓冲区长度设置为 </w:t>
            </w:r>
            <w:r>
              <w:rPr>
                <w:sz w:val="19"/>
                <w:lang w:val="zh-Hans"/>
              </w:rPr>
              <w:t xml:space="preserve">0 </w:t>
            </w:r>
            <w:r>
              <w:rPr>
                <w:sz w:val="19"/>
                <w:lang w:val="zh-Hans"/>
              </w:rPr>
              <w:t xml:space="preserve">时，才会发生这种情况。 </w:t>
            </w:r>
          </w:p>
          <w:p>
            <w:pPr>
              <w:pStyle w:val="Normal"/>
              <w:spacing w:lineRule="auto" w:line="218" w:before="0" w:after="81"/>
              <w:ind w:left="0" w:right="68" w:hanging="0"/>
              <w:rPr/>
            </w:pPr>
            <w:r>
              <w:rPr>
                <w:sz w:val="19"/>
                <w:lang w:val="zh-Hans"/>
              </w:rPr>
              <w:t>此错误导致</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62"/>
              </w:numPr>
              <w:spacing w:lineRule="auto" w:line="259" w:before="0" w:after="36"/>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内部错误。</w:t>
            </w:r>
          </w:p>
          <w:p>
            <w:pPr>
              <w:pStyle w:val="Normal"/>
              <w:numPr>
                <w:ilvl w:val="0"/>
                <w:numId w:val="62"/>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内部错误。</w:t>
            </w:r>
            <w:r>
              <w:rPr>
                <w:sz w:val="19"/>
                <w:lang w:val="zh-Hans"/>
              </w:rPr>
              <w:t xml:space="preserve">DMA </w:t>
            </w:r>
            <w:r>
              <w:rPr>
                <w:sz w:val="19"/>
                <w:lang w:val="zh-Hans"/>
              </w:rPr>
              <w:t>引擎停止。</w:t>
            </w:r>
          </w:p>
        </w:tc>
      </w:tr>
      <w:tr>
        <w:trPr>
          <w:trHeight w:val="1660" w:hRule="atLeast"/>
        </w:trPr>
        <w:tc>
          <w:tcPr>
            <w:tcW w:w="930"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29</w:t>
            </w:r>
          </w:p>
        </w:tc>
        <w:tc>
          <w:tcPr>
            <w:tcW w:w="161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DMASlvErr</w:t>
            </w:r>
          </w:p>
        </w:tc>
        <w:tc>
          <w:tcPr>
            <w:tcW w:w="7531"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80"/>
              <w:ind w:left="0" w:right="72" w:hanging="0"/>
              <w:rPr/>
            </w:pPr>
            <w:r>
              <w:rPr>
                <w:sz w:val="19"/>
                <w:lang w:val="zh-Hans"/>
              </w:rPr>
              <w:t xml:space="preserve">DMA </w:t>
            </w:r>
            <w:r>
              <w:rPr>
                <w:sz w:val="19"/>
                <w:lang w:val="zh-Hans"/>
              </w:rPr>
              <w:t xml:space="preserve">从站错误。主 </w:t>
            </w:r>
            <w:r>
              <w:rPr>
                <w:sz w:val="19"/>
                <w:lang w:val="zh-Hans"/>
              </w:rPr>
              <w:t xml:space="preserve">AXI </w:t>
            </w:r>
            <w:r>
              <w:rPr>
                <w:sz w:val="19"/>
                <w:lang w:val="zh-Hans"/>
              </w:rPr>
              <w:t xml:space="preserve">数据移动器检测到从错误。如果从属从存储器映射接口读取发出从属错误，则会发生此错误。此错误情况会导致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 xml:space="preserve">，当 </w:t>
            </w:r>
            <w:r>
              <w:rPr>
                <w:sz w:val="19"/>
                <w:lang w:val="zh-Hans"/>
              </w:rPr>
              <w:t xml:space="preserve">engine </w:t>
            </w:r>
            <w:r>
              <w:rPr>
                <w:sz w:val="19"/>
                <w:lang w:val="zh-Hans"/>
              </w:rPr>
              <w:t>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63"/>
              </w:numPr>
              <w:spacing w:lineRule="auto" w:line="259" w:before="0" w:after="36"/>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从站错误。</w:t>
            </w:r>
          </w:p>
          <w:p>
            <w:pPr>
              <w:pStyle w:val="Normal"/>
              <w:numPr>
                <w:ilvl w:val="0"/>
                <w:numId w:val="63"/>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从站错误。</w:t>
            </w:r>
            <w:r>
              <w:rPr>
                <w:sz w:val="19"/>
                <w:lang w:val="zh-Hans"/>
              </w:rPr>
              <w:t xml:space="preserve">DMA </w:t>
            </w:r>
            <w:r>
              <w:rPr>
                <w:sz w:val="19"/>
                <w:lang w:val="zh-Hans"/>
              </w:rPr>
              <w:t>引擎停止。</w:t>
            </w:r>
          </w:p>
        </w:tc>
      </w:tr>
    </w:tbl>
    <w:p>
      <w:pPr>
        <w:pStyle w:val="Normal"/>
        <w:tabs>
          <w:tab w:val="clear" w:pos="420"/>
          <w:tab w:val="center" w:pos="2755" w:leader="none"/>
        </w:tabs>
        <w:spacing w:lineRule="auto" w:line="264" w:before="0" w:after="3"/>
        <w:ind w:left="-15" w:right="0" w:hanging="0"/>
        <w:jc w:val="left"/>
        <w:rPr/>
      </w:pPr>
      <w:r>
        <w:rPr>
          <w:i/>
          <w:lang w:val="zh-Hans"/>
        </w:rPr>
        <w:t xml:space="preserve">表 </w:t>
      </w:r>
      <w:r>
        <w:rPr>
          <w:i/>
          <w:lang w:val="zh-Hans"/>
        </w:rPr>
        <w:t>2-31</w:t>
      </w:r>
      <w:r>
        <w:rPr>
          <w:i/>
          <w:lang w:val="zh-Hans"/>
        </w:rPr>
        <w:t>：</w:t>
      </w:r>
      <w:r>
        <w:rPr>
          <w:i/>
          <w:lang w:val="zh-Hans"/>
        </w:rPr>
        <w:tab/>
      </w:r>
      <w:r>
        <w:rPr>
          <w:b/>
          <w:lang w:val="zh-Hans"/>
        </w:rPr>
        <w:t xml:space="preserve">MM2S_STATUS </w:t>
      </w:r>
      <w:r>
        <w:rPr>
          <w:b/>
          <w:lang w:val="zh-Hans"/>
        </w:rPr>
        <w:t xml:space="preserve">详细信息 </w:t>
      </w:r>
      <w:r>
        <w:rPr>
          <w:b/>
          <w:i/>
          <w:lang w:val="zh-Hans"/>
        </w:rPr>
        <w:t>（续）</w:t>
      </w:r>
    </w:p>
    <w:tbl>
      <w:tblPr>
        <w:tblStyle w:val="TableGrid"/>
        <w:tblW w:w="10074" w:type="dxa"/>
        <w:jc w:val="left"/>
        <w:tblInd w:w="0" w:type="dxa"/>
        <w:tblCellMar>
          <w:top w:w="82" w:type="dxa"/>
          <w:left w:w="90" w:type="dxa"/>
          <w:bottom w:w="0" w:type="dxa"/>
          <w:right w:w="91" w:type="dxa"/>
        </w:tblCellMar>
        <w:tblLook w:val="04a0" w:noHBand="0" w:noVBand="1" w:firstColumn="1" w:lastRow="0" w:lastColumn="0" w:firstRow="1"/>
      </w:tblPr>
      <w:tblGrid>
        <w:gridCol w:w="930"/>
        <w:gridCol w:w="1613"/>
        <w:gridCol w:w="7531"/>
      </w:tblGrid>
      <w:tr>
        <w:trPr>
          <w:trHeight w:val="381" w:hRule="atLeast"/>
        </w:trPr>
        <w:tc>
          <w:tcPr>
            <w:tcW w:w="93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1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53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1659" w:hRule="atLeast"/>
        </w:trPr>
        <w:tc>
          <w:tcPr>
            <w:tcW w:w="930"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30</w:t>
            </w:r>
          </w:p>
        </w:tc>
        <w:tc>
          <w:tcPr>
            <w:tcW w:w="1613"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1" w:right="0" w:hanging="0"/>
              <w:jc w:val="left"/>
              <w:rPr/>
            </w:pPr>
            <w:r>
              <w:rPr>
                <w:sz w:val="19"/>
                <w:lang w:val="zh-Hans"/>
              </w:rPr>
              <w:t>DMADecErr</w:t>
            </w:r>
          </w:p>
        </w:tc>
        <w:tc>
          <w:tcPr>
            <w:tcW w:w="7531" w:type="dxa"/>
            <w:tcBorders>
              <w:top w:val="single" w:sz="12" w:space="0" w:color="B20838"/>
              <w:left w:val="single" w:sz="2" w:space="0" w:color="000000"/>
              <w:bottom w:val="single" w:sz="4" w:space="0" w:color="000000"/>
              <w:right w:val="single" w:sz="2" w:space="0" w:color="000000"/>
            </w:tcBorders>
          </w:tcPr>
          <w:p>
            <w:pPr>
              <w:pStyle w:val="Normal"/>
              <w:spacing w:lineRule="auto" w:line="218" w:before="0" w:after="80"/>
              <w:ind w:left="0" w:right="0" w:hanging="0"/>
              <w:jc w:val="left"/>
              <w:rPr/>
            </w:pPr>
            <w:r>
              <w:rPr>
                <w:sz w:val="19"/>
                <w:lang w:val="zh-Hans"/>
              </w:rPr>
              <w:t xml:space="preserve">DMA </w:t>
            </w:r>
            <w:r>
              <w:rPr>
                <w:sz w:val="19"/>
                <w:lang w:val="zh-Hans"/>
              </w:rPr>
              <w:t xml:space="preserve">解码错误。解码 主 </w:t>
            </w:r>
            <w:r>
              <w:rPr>
                <w:sz w:val="19"/>
                <w:lang w:val="zh-Hans"/>
              </w:rPr>
              <w:t xml:space="preserve">AXI </w:t>
            </w:r>
            <w:r>
              <w:rPr>
                <w:sz w:val="19"/>
                <w:lang w:val="zh-Hans"/>
              </w:rPr>
              <w:t xml:space="preserve">数据移动器检测到的错误。如果描述符缓冲区地址指向无效地址，则会发生此错误。此错误情况会导致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 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64"/>
              </w:numPr>
              <w:spacing w:lineRule="auto" w:line="259" w:before="0" w:after="36"/>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解码错误。</w:t>
            </w:r>
          </w:p>
          <w:p>
            <w:pPr>
              <w:pStyle w:val="Normal"/>
              <w:numPr>
                <w:ilvl w:val="0"/>
                <w:numId w:val="64"/>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解码错误。</w:t>
            </w:r>
            <w:r>
              <w:rPr>
                <w:sz w:val="19"/>
                <w:lang w:val="zh-Hans"/>
              </w:rPr>
              <w:t xml:space="preserve">DMA </w:t>
            </w:r>
            <w:r>
              <w:rPr>
                <w:sz w:val="19"/>
                <w:lang w:val="zh-Hans"/>
              </w:rPr>
              <w:t>引擎停止。</w:t>
            </w:r>
          </w:p>
        </w:tc>
      </w:tr>
      <w:tr>
        <w:trPr>
          <w:trHeight w:val="2180" w:hRule="atLeast"/>
        </w:trPr>
        <w:tc>
          <w:tcPr>
            <w:tcW w:w="930"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31</w:t>
            </w:r>
          </w:p>
        </w:tc>
        <w:tc>
          <w:tcPr>
            <w:tcW w:w="1613"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Cmplt</w:t>
            </w:r>
          </w:p>
        </w:tc>
        <w:tc>
          <w:tcPr>
            <w:tcW w:w="7531" w:type="dxa"/>
            <w:tcBorders>
              <w:top w:val="single" w:sz="4"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完成。这向软件指示 </w:t>
            </w:r>
            <w:r>
              <w:rPr>
                <w:sz w:val="19"/>
                <w:lang w:val="zh-Hans"/>
              </w:rPr>
              <w:t xml:space="preserve">DMA </w:t>
            </w:r>
            <w:r>
              <w:rPr>
                <w:sz w:val="19"/>
                <w:lang w:val="zh-Hans"/>
              </w:rPr>
              <w:t>引擎已完成关联描述符所述的传输。传输完成后，</w:t>
            </w:r>
            <w:r>
              <w:rPr>
                <w:sz w:val="19"/>
                <w:lang w:val="zh-Hans"/>
              </w:rPr>
              <w:t xml:space="preserve">DMA </w:t>
            </w:r>
            <w:r>
              <w:rPr>
                <w:sz w:val="19"/>
                <w:lang w:val="zh-Hans"/>
              </w:rPr>
              <w:t xml:space="preserve">引擎将此位设置为 </w:t>
            </w:r>
            <w:r>
              <w:rPr>
                <w:sz w:val="19"/>
                <w:lang w:val="zh-Hans"/>
              </w:rPr>
              <w:t>1</w:t>
            </w:r>
            <w:r>
              <w:rPr>
                <w:sz w:val="19"/>
                <w:lang w:val="zh-Hans"/>
              </w:rPr>
              <w:t xml:space="preserve">。该软件可能会操作任何将 </w:t>
            </w:r>
            <w:r>
              <w:rPr>
                <w:sz w:val="19"/>
                <w:lang w:val="zh-Hans"/>
              </w:rPr>
              <w:t xml:space="preserve">Complet </w:t>
            </w:r>
            <w:r>
              <w:rPr>
                <w:sz w:val="19"/>
                <w:lang w:val="zh-Hans"/>
              </w:rPr>
              <w:t xml:space="preserve">位设置为 </w:t>
            </w:r>
            <w:r>
              <w:rPr>
                <w:sz w:val="19"/>
                <w:lang w:val="zh-Hans"/>
              </w:rPr>
              <w:t>1</w:t>
            </w:r>
            <w:r>
              <w:rPr>
                <w:lang w:val="zh-Hans"/>
              </w:rPr>
              <w:t xml:space="preserve"> </w:t>
            </w:r>
            <w:r>
              <w:rPr>
                <w:lang w:val="zh-Hans"/>
              </w:rPr>
              <w:t>的描述符。</w:t>
            </w:r>
          </w:p>
          <w:p>
            <w:pPr>
              <w:pStyle w:val="Normal"/>
              <w:numPr>
                <w:ilvl w:val="0"/>
                <w:numId w:val="65"/>
              </w:numPr>
              <w:spacing w:lineRule="auto" w:line="259" w:before="0" w:after="37"/>
              <w:ind w:left="199" w:right="0" w:hanging="199"/>
              <w:jc w:val="left"/>
              <w:rPr/>
            </w:pPr>
            <w:r>
              <w:rPr>
                <w:sz w:val="19"/>
                <w:lang w:val="zh-Hans"/>
              </w:rPr>
              <w:t xml:space="preserve">0 = </w:t>
            </w:r>
            <w:r>
              <w:rPr>
                <w:sz w:val="19"/>
                <w:lang w:val="zh-Hans"/>
              </w:rPr>
              <w:t>描述符未完成。</w:t>
            </w:r>
          </w:p>
          <w:p>
            <w:pPr>
              <w:pStyle w:val="Normal"/>
              <w:numPr>
                <w:ilvl w:val="0"/>
                <w:numId w:val="65"/>
              </w:numPr>
              <w:spacing w:lineRule="auto" w:line="259" w:before="0" w:after="53"/>
              <w:ind w:left="199" w:right="0" w:hanging="199"/>
              <w:jc w:val="left"/>
              <w:rPr/>
            </w:pPr>
            <w:r>
              <w:rPr>
                <w:sz w:val="19"/>
                <w:lang w:val="zh-Hans"/>
              </w:rPr>
              <w:t xml:space="preserve">1 = </w:t>
            </w:r>
            <w:r>
              <w:rPr>
                <w:sz w:val="19"/>
                <w:lang w:val="zh-Hans"/>
              </w:rPr>
              <w:t>描述符已完成。</w:t>
            </w:r>
          </w:p>
          <w:p>
            <w:pPr>
              <w:pStyle w:val="Normal"/>
              <w:spacing w:lineRule="auto" w:line="259" w:before="0" w:after="0"/>
              <w:ind w:left="0" w:right="0" w:hanging="0"/>
              <w:jc w:val="left"/>
              <w:rPr/>
            </w:pPr>
            <w:r>
              <w:rPr>
                <w:b/>
                <w:i/>
                <w:sz w:val="19"/>
                <w:lang w:val="zh-Hans"/>
              </w:rPr>
              <w:t xml:space="preserve">注意： </w:t>
            </w:r>
            <w:r>
              <w:rPr>
                <w:sz w:val="17"/>
                <w:lang w:val="zh-Hans"/>
              </w:rPr>
              <w:t xml:space="preserve">如果在将此位设置为 </w:t>
            </w:r>
            <w:r>
              <w:rPr>
                <w:sz w:val="17"/>
                <w:lang w:val="zh-Hans"/>
              </w:rPr>
              <w:t xml:space="preserve">1 </w:t>
            </w:r>
            <w:r>
              <w:rPr>
                <w:sz w:val="17"/>
                <w:lang w:val="zh-Hans"/>
              </w:rPr>
              <w:t xml:space="preserve">的情况下获取描述符，则该描述符被视为过时的描述符。标记了 </w:t>
            </w:r>
            <w:r>
              <w:rPr>
                <w:sz w:val="17"/>
                <w:lang w:val="zh-Hans"/>
              </w:rPr>
              <w:t>SGIntErr</w:t>
            </w:r>
            <w:r>
              <w:rPr>
                <w:sz w:val="17"/>
                <w:lang w:val="zh-Hans"/>
              </w:rPr>
              <w:t>，</w:t>
            </w:r>
            <w:r>
              <w:rPr>
                <w:sz w:val="17"/>
                <w:lang w:val="zh-Hans"/>
              </w:rPr>
              <w:t xml:space="preserve">AXI DMA </w:t>
            </w:r>
            <w:r>
              <w:rPr>
                <w:sz w:val="17"/>
                <w:lang w:val="zh-Hans"/>
              </w:rPr>
              <w:t>引擎停止。</w:t>
            </w:r>
          </w:p>
        </w:tc>
      </w:tr>
    </w:tbl>
    <w:p>
      <w:pPr>
        <w:pStyle w:val="3"/>
        <w:ind w:left="755" w:right="3723" w:hanging="10"/>
        <w:rPr/>
      </w:pPr>
      <w:r>
        <w:rPr>
          <w:lang w:val="zh-Hans"/>
        </w:rPr>
        <w:t>MM2S_APP0</w:t>
      </w:r>
      <w:r>
        <w:rPr>
          <w:lang w:val="zh-Hans"/>
        </w:rPr>
        <w:t>到</w:t>
      </w:r>
      <w:r>
        <w:rPr>
          <w:lang w:val="zh-Hans"/>
        </w:rPr>
        <w:t>MM2S_APP4</w:t>
      </w:r>
      <w:r>
        <w:rPr>
          <w:lang w:val="zh-Hans"/>
        </w:rPr>
        <w:t>（</w:t>
      </w:r>
      <w:r>
        <w:rPr>
          <w:lang w:val="zh-Hans"/>
        </w:rPr>
        <w:t xml:space="preserve">MM2S </w:t>
      </w:r>
      <w:r>
        <w:rPr>
          <w:lang w:val="zh-Hans"/>
        </w:rPr>
        <w:t xml:space="preserve">用户应用程序字段 </w:t>
      </w:r>
      <w:r>
        <w:rPr>
          <w:lang w:val="zh-Hans"/>
        </w:rPr>
        <w:t xml:space="preserve">0 </w:t>
      </w:r>
      <w:r>
        <w:rPr>
          <w:lang w:val="zh-Hans"/>
        </w:rPr>
        <w:t xml:space="preserve">到 </w:t>
      </w:r>
      <w:r>
        <w:rPr>
          <w:lang w:val="zh-Hans"/>
        </w:rPr>
        <w:t>4</w:t>
      </w:r>
      <w:r>
        <w:rPr>
          <w:lang w:val="zh-Hans"/>
        </w:rPr>
        <w:t>）</w:t>
      </w:r>
    </w:p>
    <w:p>
      <w:pPr>
        <w:pStyle w:val="Normal"/>
        <w:spacing w:before="0" w:after="83"/>
        <w:ind w:left="748" w:right="43" w:hanging="3"/>
        <w:rPr/>
      </w:pPr>
      <w:r>
        <w:rPr>
          <w:lang w:val="zh-Hans"/>
        </w:rPr>
        <w:t xml:space="preserve">此值为 </w:t>
      </w:r>
      <w:r>
        <w:rPr>
          <w:lang w:val="zh-Hans"/>
        </w:rPr>
        <w:t xml:space="preserve">MM2S </w:t>
      </w:r>
      <w:r>
        <w:rPr>
          <w:lang w:val="zh-Hans"/>
        </w:rPr>
        <w:t>控制流提供用户应用程序字段。</w:t>
      </w:r>
    </w:p>
    <w:p>
      <w:pPr>
        <w:pStyle w:val="Normal"/>
        <w:spacing w:lineRule="auto" w:line="264" w:before="0" w:after="113"/>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2-27</w:t>
      </w:r>
    </w:p>
    <w:p>
      <w:pPr>
        <w:pStyle w:val="Normal"/>
        <w:spacing w:lineRule="auto" w:line="259" w:before="0" w:after="115"/>
        <w:ind w:left="749" w:right="0" w:hanging="0"/>
        <w:jc w:val="left"/>
        <w:rPr/>
      </w:pPr>
      <w:r>
        <w:rPr/>
        <mc:AlternateContent>
          <mc:Choice Requires="wpg">
            <w:drawing>
              <wp:inline distT="0" distB="0" distL="0" distR="0" wp14:anchorId="406C7FCE">
                <wp:extent cx="5783580" cy="274955"/>
                <wp:effectExtent l="0" t="0" r="0" b="0"/>
                <wp:docPr id="72" name="形状53"/>
                <a:graphic xmlns:a="http://schemas.openxmlformats.org/drawingml/2006/main">
                  <a:graphicData uri="http://schemas.microsoft.com/office/word/2010/wordprocessingGroup">
                    <wpg:wgp>
                      <wpg:cNvGrpSpPr/>
                      <wpg:grpSpPr>
                        <a:xfrm>
                          <a:off x="0" y="0"/>
                          <a:ext cx="5783040" cy="274320"/>
                        </a:xfrm>
                      </wpg:grpSpPr>
                      <wps:wsp>
                        <wps:cNvSpPr/>
                        <wps:spPr>
                          <a:xfrm>
                            <a:off x="2520" y="167040"/>
                            <a:ext cx="5765760" cy="107280"/>
                          </a:xfrm>
                          <a:custGeom>
                            <a:avLst/>
                            <a:gdLst/>
                            <a:ahLst/>
                            <a:rect l="l" t="t" r="r" b="b"/>
                            <a:pathLst>
                              <a:path w="5763298"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6" y="54051"/>
                                  <a:pt x="5763298" y="30052"/>
                                  <a:pt x="5763298" y="0"/>
                                </a:cubicBezTo>
                              </a:path>
                            </a:pathLst>
                          </a:custGeom>
                          <a:noFill/>
                          <a:ln cap="rnd" w="9360">
                            <a:solidFill>
                              <a:srgbClr val="ffffff"/>
                            </a:solidFill>
                            <a:round/>
                          </a:ln>
                        </wps:spPr>
                        <wps:style>
                          <a:lnRef idx="1"/>
                          <a:fillRef idx="0"/>
                          <a:effectRef idx="0"/>
                          <a:fontRef idx="minor"/>
                        </wps:style>
                        <wps:bodyPr/>
                      </wps:wsp>
                      <wps:wsp>
                        <wps:cNvSpPr/>
                        <wps:spPr>
                          <a:xfrm>
                            <a:off x="0" y="0"/>
                            <a:ext cx="5783040" cy="144000"/>
                          </a:xfrm>
                          <a:custGeom>
                            <a:avLst/>
                            <a:gdLst/>
                            <a:ahLst/>
                            <a:rect l="l" t="t" r="r" b="b"/>
                            <a:pathLst>
                              <a:path w="5780411" h="144182">
                                <a:moveTo>
                                  <a:pt x="0" y="0"/>
                                </a:moveTo>
                                <a:lnTo>
                                  <a:pt x="5780411" y="0"/>
                                </a:lnTo>
                                <a:lnTo>
                                  <a:pt x="5780411" y="144182"/>
                                </a:lnTo>
                                <a:lnTo>
                                  <a:pt x="0" y="144182"/>
                                </a:lnTo>
                                <a:close/>
                              </a:path>
                            </a:pathLst>
                          </a:custGeom>
                          <a:noFill/>
                          <a:ln cap="rnd" w="9360">
                            <a:solidFill>
                              <a:srgbClr val="ffffff"/>
                            </a:solidFill>
                            <a:round/>
                          </a:ln>
                        </wps:spPr>
                        <wps:style>
                          <a:lnRef idx="1"/>
                          <a:fillRef idx="0"/>
                          <a:effectRef idx="0"/>
                          <a:fontRef idx="minor"/>
                        </wps:style>
                        <wps:bodyPr/>
                      </wps:wsp>
                      <wps:wsp>
                        <wps:cNvSpPr/>
                        <wps:spPr>
                          <a:xfrm>
                            <a:off x="45720" y="40680"/>
                            <a:ext cx="14724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61720" y="40680"/>
                            <a:ext cx="7164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53" style="position:absolute;margin-left:0pt;margin-top:-21.65pt;width:455.35pt;height:21.6pt" coordorigin="0,-433" coordsize="9107,432">
                <v:rect id="shape_0" stroked="f" style="position:absolute;left:72;top:-369;width:231;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6;top:-369;width:112;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200" w:hanging="10"/>
        <w:jc w:val="center"/>
        <w:rPr/>
      </w:pPr>
      <w:r>
        <w:rPr>
          <w:sz w:val="16"/>
          <w:lang w:val="zh-Hans"/>
        </w:rPr>
        <w:t>APPn</w:t>
      </w:r>
    </w:p>
    <w:p>
      <w:pPr>
        <w:pStyle w:val="Normal"/>
        <w:spacing w:lineRule="auto" w:line="264" w:before="0" w:after="344"/>
        <w:ind w:left="10" w:right="188" w:hanging="10"/>
        <w:jc w:val="right"/>
        <w:rPr/>
      </w:pPr>
      <w:r>
        <w:rPr>
          <w:sz w:val="10"/>
          <w:lang w:val="zh-Hans"/>
        </w:rPr>
        <w:t>X14580</w:t>
      </w:r>
    </w:p>
    <w:p>
      <w:pPr>
        <w:pStyle w:val="Normal"/>
        <w:tabs>
          <w:tab w:val="clear" w:pos="420"/>
          <w:tab w:val="center" w:pos="4202" w:leader="none"/>
          <w:tab w:val="center" w:pos="5709" w:leader="none"/>
        </w:tabs>
        <w:spacing w:lineRule="auto" w:line="259" w:before="0" w:after="227"/>
        <w:ind w:left="0" w:right="0" w:hanging="0"/>
        <w:jc w:val="left"/>
        <w:rPr/>
      </w:pPr>
      <w:r>
        <w:rPr>
          <w:lang w:val="zh-Hans"/>
        </w:rPr>
        <w:tab/>
      </w:r>
      <w:r>
        <w:rPr>
          <w:i/>
          <w:lang w:val="zh-Hans"/>
        </w:rPr>
        <w:t xml:space="preserve">图 </w:t>
      </w:r>
      <w:r>
        <w:rPr>
          <w:i/>
          <w:lang w:val="zh-Hans"/>
        </w:rPr>
        <w:t>2-27</w:t>
      </w:r>
      <w:r>
        <w:rPr>
          <w:i/>
          <w:lang w:val="zh-Hans"/>
        </w:rPr>
        <w:t>：</w:t>
      </w:r>
      <w:r>
        <w:rPr>
          <w:i/>
          <w:lang w:val="zh-Hans"/>
        </w:rPr>
        <w:tab/>
      </w:r>
      <w:r>
        <w:rPr>
          <w:b/>
          <w:lang w:val="zh-Hans"/>
        </w:rPr>
        <w:t>MM2S_STATUS</w:t>
      </w:r>
    </w:p>
    <w:p>
      <w:pPr>
        <w:pStyle w:val="Normal"/>
        <w:tabs>
          <w:tab w:val="clear" w:pos="420"/>
          <w:tab w:val="center" w:pos="2420" w:leader="none"/>
        </w:tabs>
        <w:spacing w:lineRule="auto" w:line="264" w:before="0" w:after="3"/>
        <w:ind w:left="-15" w:right="0" w:hanging="0"/>
        <w:jc w:val="left"/>
        <w:rPr/>
      </w:pPr>
      <w:r>
        <w:rPr>
          <w:i/>
          <w:lang w:val="zh-Hans"/>
        </w:rPr>
        <w:t xml:space="preserve">表 </w:t>
      </w:r>
      <w:r>
        <w:rPr>
          <w:i/>
          <w:lang w:val="zh-Hans"/>
        </w:rPr>
        <w:t>2-32</w:t>
      </w:r>
      <w:r>
        <w:rPr>
          <w:i/>
          <w:lang w:val="zh-Hans"/>
        </w:rPr>
        <w:t>：</w:t>
      </w:r>
      <w:r>
        <w:rPr>
          <w:i/>
          <w:lang w:val="zh-Hans"/>
        </w:rPr>
        <w:tab/>
      </w:r>
      <w:r>
        <w:rPr>
          <w:b/>
          <w:lang w:val="zh-Hans"/>
        </w:rPr>
        <w:t>用户应用程序详细信息</w:t>
      </w:r>
    </w:p>
    <w:tbl>
      <w:tblPr>
        <w:tblStyle w:val="TableGrid"/>
        <w:tblW w:w="10032" w:type="dxa"/>
        <w:jc w:val="left"/>
        <w:tblInd w:w="0" w:type="dxa"/>
        <w:tblCellMar>
          <w:top w:w="82" w:type="dxa"/>
          <w:left w:w="90" w:type="dxa"/>
          <w:bottom w:w="0" w:type="dxa"/>
          <w:right w:w="115" w:type="dxa"/>
        </w:tblCellMar>
        <w:tblLook w:val="04a0" w:noHBand="0" w:noVBand="1" w:firstColumn="1" w:lastRow="0" w:lastColumn="0" w:firstRow="1"/>
      </w:tblPr>
      <w:tblGrid>
        <w:gridCol w:w="1270"/>
        <w:gridCol w:w="1613"/>
        <w:gridCol w:w="7149"/>
      </w:tblGrid>
      <w:tr>
        <w:trPr>
          <w:trHeight w:val="381" w:hRule="atLeast"/>
        </w:trPr>
        <w:tc>
          <w:tcPr>
            <w:tcW w:w="1270"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位</w:t>
            </w:r>
          </w:p>
        </w:tc>
        <w:tc>
          <w:tcPr>
            <w:tcW w:w="1613"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字段名称</w:t>
            </w:r>
          </w:p>
        </w:tc>
        <w:tc>
          <w:tcPr>
            <w:tcW w:w="7149"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描述</w:t>
            </w:r>
          </w:p>
        </w:tc>
      </w:tr>
      <w:tr>
        <w:trPr>
          <w:trHeight w:val="1329" w:hRule="atLeast"/>
        </w:trPr>
        <w:tc>
          <w:tcPr>
            <w:tcW w:w="1270"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31" w:author="未知作者" w:date="2023-05-06T11:17:51Z">
              <w:r>
                <w:rPr>
                  <w:sz w:val="19"/>
                  <w:lang w:val="zh-Hans"/>
                </w:rPr>
                <w:delText>比</w:delText>
              </w:r>
            </w:del>
            <w:ins w:id="132" w:author="未知作者" w:date="2023-05-06T11:17:51Z">
              <w:r>
                <w:rPr>
                  <w:sz w:val="19"/>
                  <w:lang w:val="zh-Hans"/>
                </w:rPr>
                <w:t>:</w:t>
              </w:r>
            </w:ins>
            <w:r>
              <w:rPr>
                <w:sz w:val="19"/>
                <w:lang w:val="zh-Hans"/>
              </w:rPr>
              <w:t xml:space="preserve"> 0</w:t>
            </w:r>
          </w:p>
        </w:tc>
        <w:tc>
          <w:tcPr>
            <w:tcW w:w="1613"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APP0 </w:t>
            </w:r>
            <w:r>
              <w:rPr>
                <w:sz w:val="19"/>
                <w:lang w:val="zh-Hans"/>
              </w:rPr>
              <w:t xml:space="preserve">到 </w:t>
            </w:r>
            <w:r>
              <w:rPr>
                <w:sz w:val="19"/>
                <w:lang w:val="zh-Hans"/>
              </w:rPr>
              <w:t>APP4</w:t>
            </w:r>
          </w:p>
        </w:tc>
        <w:tc>
          <w:tcPr>
            <w:tcW w:w="7149" w:type="dxa"/>
            <w:tcBorders>
              <w:top w:val="single" w:sz="12" w:space="0" w:color="85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用户应用程序字段 </w:t>
            </w:r>
            <w:r>
              <w:rPr>
                <w:sz w:val="19"/>
                <w:lang w:val="zh-Hans"/>
              </w:rPr>
              <w:t xml:space="preserve">0 </w:t>
            </w:r>
            <w:r>
              <w:rPr>
                <w:sz w:val="19"/>
                <w:lang w:val="zh-Hans"/>
              </w:rPr>
              <w:t xml:space="preserve">到 </w:t>
            </w:r>
            <w:r>
              <w:rPr>
                <w:sz w:val="19"/>
                <w:lang w:val="zh-Hans"/>
              </w:rPr>
              <w:t>4</w:t>
            </w:r>
            <w:r>
              <w:rPr>
                <w:sz w:val="19"/>
                <w:lang w:val="zh-Hans"/>
              </w:rPr>
              <w:t xml:space="preserve">。指定特定于用户的应用程序数据。什么时候 </w:t>
            </w:r>
          </w:p>
          <w:p>
            <w:pPr>
              <w:pStyle w:val="Normal"/>
              <w:spacing w:lineRule="auto" w:line="218" w:before="0" w:after="97"/>
              <w:ind w:left="0" w:right="0" w:hanging="0"/>
              <w:jc w:val="left"/>
              <w:rPr/>
            </w:pPr>
            <w:r>
              <w:rPr>
                <w:sz w:val="19"/>
                <w:lang w:val="zh-Hans"/>
              </w:rPr>
              <w:t>启用状态控制流，帧开始 （</w:t>
            </w:r>
            <w:r>
              <w:rPr>
                <w:sz w:val="19"/>
                <w:lang w:val="zh-Hans"/>
              </w:rPr>
              <w:t>SOF</w:t>
            </w:r>
            <w:r>
              <w:rPr>
                <w:sz w:val="19"/>
                <w:lang w:val="zh-Hans"/>
              </w:rPr>
              <w:t>） 描述符的应用程序 （</w:t>
            </w:r>
            <w:r>
              <w:rPr>
                <w:sz w:val="19"/>
                <w:lang w:val="zh-Hans"/>
              </w:rPr>
              <w:t>APP</w:t>
            </w:r>
            <w:r>
              <w:rPr>
                <w:sz w:val="19"/>
                <w:lang w:val="zh-Hans"/>
              </w:rPr>
              <w:t xml:space="preserve">） 字段将传输到 </w:t>
            </w:r>
            <w:r>
              <w:rPr>
                <w:sz w:val="19"/>
                <w:lang w:val="zh-Hans"/>
              </w:rPr>
              <w:t xml:space="preserve">AXI </w:t>
            </w:r>
            <w:r>
              <w:rPr>
                <w:sz w:val="19"/>
                <w:lang w:val="zh-Hans"/>
              </w:rPr>
              <w:t xml:space="preserve">控制流。对于 </w:t>
            </w:r>
            <w:r>
              <w:rPr>
                <w:sz w:val="19"/>
                <w:lang w:val="zh-Hans"/>
              </w:rPr>
              <w:t xml:space="preserve">SOF = 0 </w:t>
            </w:r>
            <w:r>
              <w:rPr>
                <w:sz w:val="19"/>
                <w:lang w:val="zh-Hans"/>
              </w:rPr>
              <w:t xml:space="preserve">的其他 </w:t>
            </w:r>
            <w:r>
              <w:rPr>
                <w:sz w:val="19"/>
                <w:lang w:val="zh-Hans"/>
              </w:rPr>
              <w:t xml:space="preserve">MM2S </w:t>
            </w:r>
            <w:r>
              <w:rPr>
                <w:sz w:val="19"/>
                <w:lang w:val="zh-Hans"/>
              </w:rPr>
              <w:t xml:space="preserve">描述符，将提取 </w:t>
            </w:r>
            <w:r>
              <w:rPr>
                <w:sz w:val="19"/>
                <w:lang w:val="zh-Hans"/>
              </w:rPr>
              <w:t xml:space="preserve">APP </w:t>
            </w:r>
            <w:r>
              <w:rPr>
                <w:sz w:val="19"/>
                <w:lang w:val="zh-Hans"/>
              </w:rPr>
              <w:t>字段，但会忽略这些字段。</w:t>
            </w:r>
          </w:p>
          <w:p>
            <w:pPr>
              <w:pStyle w:val="Normal"/>
              <w:spacing w:lineRule="auto" w:line="259" w:before="0" w:after="0"/>
              <w:ind w:left="0" w:right="0" w:hanging="0"/>
              <w:jc w:val="left"/>
              <w:rPr/>
            </w:pPr>
            <w:r>
              <w:rPr>
                <w:b/>
                <w:i/>
                <w:sz w:val="19"/>
                <w:lang w:val="zh-Hans"/>
              </w:rPr>
              <w:t xml:space="preserve">注： </w:t>
            </w:r>
            <w:r>
              <w:rPr>
                <w:sz w:val="17"/>
                <w:lang w:val="zh-Hans"/>
              </w:rPr>
              <w:t>未启用状态控制流时，不会对这些字段进行列分。</w:t>
            </w:r>
          </w:p>
        </w:tc>
      </w:tr>
    </w:tbl>
    <w:p>
      <w:pPr>
        <w:pStyle w:val="3"/>
        <w:ind w:left="755" w:right="67" w:hanging="10"/>
        <w:rPr/>
      </w:pPr>
      <w:r>
        <w:rPr>
          <w:lang w:val="zh-Hans"/>
        </w:rPr>
        <w:t>S2MM_NXTDESC</w:t>
      </w:r>
      <w:r>
        <w:rPr>
          <w:lang w:val="zh-Hans"/>
        </w:rPr>
        <w:t>（</w:t>
      </w:r>
      <w:r>
        <w:rPr>
          <w:lang w:val="zh-Hans"/>
        </w:rPr>
        <w:t xml:space="preserve">S2MM </w:t>
      </w:r>
      <w:r>
        <w:rPr>
          <w:lang w:val="zh-Hans"/>
        </w:rPr>
        <w:t>下一个描述符指针）</w:t>
      </w:r>
    </w:p>
    <w:p>
      <w:pPr>
        <w:pStyle w:val="Normal"/>
        <w:spacing w:before="0" w:after="83"/>
        <w:ind w:left="748" w:right="43" w:hanging="3"/>
        <w:rPr/>
      </w:pPr>
      <w:r>
        <w:rPr>
          <w:lang w:val="zh-Hans"/>
        </w:rPr>
        <w:t>此值提供指向描述符链中下一个描述符的指针。</w:t>
      </w:r>
    </w:p>
    <w:p>
      <w:pPr>
        <w:pStyle w:val="Normal"/>
        <w:spacing w:lineRule="auto" w:line="264" w:before="0" w:after="48"/>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2-28</w:t>
      </w:r>
    </w:p>
    <w:p>
      <w:pPr>
        <w:pStyle w:val="Normal"/>
        <w:spacing w:lineRule="auto" w:line="259" w:before="0" w:after="57"/>
        <w:ind w:left="559" w:right="0" w:hanging="0"/>
        <w:jc w:val="left"/>
        <w:rPr/>
      </w:pPr>
      <w:r>
        <w:rPr/>
        <mc:AlternateContent>
          <mc:Choice Requires="wpg">
            <w:drawing>
              <wp:inline distT="0" distB="0" distL="0" distR="0" wp14:anchorId="68B57D39">
                <wp:extent cx="5792470" cy="316230"/>
                <wp:effectExtent l="0" t="0" r="0" b="0"/>
                <wp:docPr id="73" name="形状54"/>
                <a:graphic xmlns:a="http://schemas.openxmlformats.org/drawingml/2006/main">
                  <a:graphicData uri="http://schemas.microsoft.com/office/word/2010/wordprocessingGroup">
                    <wpg:wgp>
                      <wpg:cNvGrpSpPr/>
                      <wpg:grpSpPr>
                        <a:xfrm>
                          <a:off x="0" y="0"/>
                          <a:ext cx="5791680" cy="315720"/>
                        </a:xfrm>
                      </wpg:grpSpPr>
                      <wps:wsp>
                        <wps:cNvSpPr/>
                        <wps:spPr>
                          <a:xfrm>
                            <a:off x="4713480" y="191880"/>
                            <a:ext cx="1078200" cy="106200"/>
                          </a:xfrm>
                          <a:custGeom>
                            <a:avLst/>
                            <a:gdLst/>
                            <a:ahLst/>
                            <a:rect l="l" t="t" r="r" b="b"/>
                            <a:pathLst>
                              <a:path w="1081645" h="106793">
                                <a:moveTo>
                                  <a:pt x="1081645" y="0"/>
                                </a:moveTo>
                                <a:cubicBezTo>
                                  <a:pt x="1081645" y="29693"/>
                                  <a:pt x="1051647" y="53397"/>
                                  <a:pt x="1014028" y="53397"/>
                                </a:cubicBezTo>
                                <a:lnTo>
                                  <a:pt x="608439" y="53397"/>
                                </a:lnTo>
                                <a:cubicBezTo>
                                  <a:pt x="571327" y="53397"/>
                                  <a:pt x="540822" y="77482"/>
                                  <a:pt x="540822" y="106793"/>
                                </a:cubicBezTo>
                                <a:cubicBezTo>
                                  <a:pt x="540822" y="77482"/>
                                  <a:pt x="510825" y="53397"/>
                                  <a:pt x="473205" y="53397"/>
                                </a:cubicBezTo>
                                <a:lnTo>
                                  <a:pt x="67617" y="53397"/>
                                </a:lnTo>
                                <a:cubicBezTo>
                                  <a:pt x="30505" y="53397"/>
                                  <a:pt x="0" y="29693"/>
                                  <a:pt x="0" y="0"/>
                                </a:cubicBezTo>
                              </a:path>
                            </a:pathLst>
                          </a:custGeom>
                          <a:noFill/>
                          <a:ln cap="rnd" w="9360">
                            <a:solidFill>
                              <a:srgbClr val="ffffff"/>
                            </a:solidFill>
                            <a:round/>
                          </a:ln>
                        </wps:spPr>
                        <wps:style>
                          <a:lnRef idx="1"/>
                          <a:fillRef idx="0"/>
                          <a:effectRef idx="0"/>
                          <a:fontRef idx="minor"/>
                        </wps:style>
                        <wps:bodyPr/>
                      </wps:wsp>
                      <wps:wsp>
                        <wps:cNvSpPr/>
                        <wps:spPr>
                          <a:xfrm>
                            <a:off x="2520" y="209520"/>
                            <a:ext cx="4705200" cy="106200"/>
                          </a:xfrm>
                          <a:custGeom>
                            <a:avLst/>
                            <a:gdLst/>
                            <a:ahLst/>
                            <a:rect l="l" t="t" r="r" b="b"/>
                            <a:pathLst>
                              <a:path w="4702042" h="106793">
                                <a:moveTo>
                                  <a:pt x="0" y="0"/>
                                </a:moveTo>
                                <a:cubicBezTo>
                                  <a:pt x="0" y="29693"/>
                                  <a:pt x="39789" y="53397"/>
                                  <a:pt x="88215" y="53397"/>
                                </a:cubicBezTo>
                                <a:lnTo>
                                  <a:pt x="2262805" y="53397"/>
                                </a:lnTo>
                                <a:cubicBezTo>
                                  <a:pt x="2311866" y="53397"/>
                                  <a:pt x="2351021" y="77482"/>
                                  <a:pt x="2351021" y="106793"/>
                                </a:cubicBezTo>
                                <a:cubicBezTo>
                                  <a:pt x="2351021" y="77482"/>
                                  <a:pt x="2390797" y="53397"/>
                                  <a:pt x="2439097" y="53397"/>
                                </a:cubicBezTo>
                                <a:lnTo>
                                  <a:pt x="4613826" y="53397"/>
                                </a:lnTo>
                                <a:cubicBezTo>
                                  <a:pt x="4662887" y="53397"/>
                                  <a:pt x="4702042" y="29693"/>
                                  <a:pt x="4702042" y="0"/>
                                </a:cubicBezTo>
                              </a:path>
                            </a:pathLst>
                          </a:custGeom>
                          <a:noFill/>
                          <a:ln cap="rnd" w="9360">
                            <a:solidFill>
                              <a:srgbClr val="ffffff"/>
                            </a:solidFill>
                            <a:round/>
                          </a:ln>
                        </wps:spPr>
                        <wps:style>
                          <a:lnRef idx="1"/>
                          <a:fillRef idx="0"/>
                          <a:effectRef idx="0"/>
                          <a:fontRef idx="minor"/>
                        </wps:style>
                        <wps:bodyPr/>
                      </wps:wsp>
                      <wps:wsp>
                        <wps:cNvSpPr/>
                        <wps:spPr>
                          <a:xfrm>
                            <a:off x="0" y="44280"/>
                            <a:ext cx="4707720" cy="142200"/>
                          </a:xfrm>
                          <a:custGeom>
                            <a:avLst/>
                            <a:gdLst/>
                            <a:ahLst/>
                            <a:rect l="l" t="t" r="r" b="b"/>
                            <a:pathLst>
                              <a:path w="4704794" h="142425">
                                <a:moveTo>
                                  <a:pt x="0" y="0"/>
                                </a:moveTo>
                                <a:lnTo>
                                  <a:pt x="4704794" y="0"/>
                                </a:lnTo>
                                <a:lnTo>
                                  <a:pt x="4704794" y="142425"/>
                                </a:lnTo>
                                <a:lnTo>
                                  <a:pt x="0" y="142425"/>
                                </a:lnTo>
                                <a:close/>
                              </a:path>
                            </a:pathLst>
                          </a:custGeom>
                          <a:noFill/>
                          <a:ln cap="rnd" w="9360">
                            <a:solidFill>
                              <a:srgbClr val="ffffff"/>
                            </a:solidFill>
                            <a:round/>
                          </a:ln>
                        </wps:spPr>
                        <wps:style>
                          <a:lnRef idx="1"/>
                          <a:fillRef idx="0"/>
                          <a:effectRef idx="0"/>
                          <a:fontRef idx="minor"/>
                        </wps:style>
                        <wps:bodyPr/>
                      </wps:wsp>
                      <wps:wsp>
                        <wps:cNvSpPr/>
                        <wps:spPr>
                          <a:xfrm>
                            <a:off x="4710960" y="44280"/>
                            <a:ext cx="1080000" cy="142200"/>
                          </a:xfrm>
                          <a:custGeom>
                            <a:avLst/>
                            <a:gdLst/>
                            <a:ahLst/>
                            <a:rect l="l" t="t" r="r" b="b"/>
                            <a:pathLst>
                              <a:path w="1083192" h="142425">
                                <a:moveTo>
                                  <a:pt x="0" y="0"/>
                                </a:moveTo>
                                <a:lnTo>
                                  <a:pt x="1083192" y="0"/>
                                </a:lnTo>
                                <a:lnTo>
                                  <a:pt x="1083192" y="142425"/>
                                </a:lnTo>
                                <a:lnTo>
                                  <a:pt x="0" y="142425"/>
                                </a:lnTo>
                                <a:close/>
                              </a:path>
                            </a:pathLst>
                          </a:custGeom>
                          <a:noFill/>
                          <a:ln cap="rnd" w="9360">
                            <a:solidFill>
                              <a:srgbClr val="ffffff"/>
                            </a:solidFill>
                            <a:round/>
                          </a:ln>
                        </wps:spPr>
                        <wps:style>
                          <a:lnRef idx="1"/>
                          <a:fillRef idx="0"/>
                          <a:effectRef idx="0"/>
                          <a:fontRef idx="minor"/>
                        </wps:style>
                        <wps:bodyPr/>
                      </wps:wsp>
                      <wps:wsp>
                        <wps:cNvSpPr/>
                        <wps:spPr>
                          <a:xfrm>
                            <a:off x="4710960" y="44280"/>
                            <a:ext cx="720" cy="142200"/>
                          </a:xfrm>
                          <a:custGeom>
                            <a:avLst/>
                            <a:gdLst/>
                            <a:ahLst/>
                            <a:rect l="l" t="t" r="r" b="b"/>
                            <a:pathLst>
                              <a:path w="0" h="142476">
                                <a:moveTo>
                                  <a:pt x="0" y="0"/>
                                </a:moveTo>
                                <a:lnTo>
                                  <a:pt x="0" y="142476"/>
                                </a:lnTo>
                              </a:path>
                            </a:pathLst>
                          </a:custGeom>
                          <a:noFill/>
                          <a:ln cap="rnd" w="9360">
                            <a:solidFill>
                              <a:srgbClr val="ffffff"/>
                            </a:solidFill>
                            <a:round/>
                          </a:ln>
                        </wps:spPr>
                        <wps:style>
                          <a:lnRef idx="1"/>
                          <a:fillRef idx="0"/>
                          <a:effectRef idx="0"/>
                          <a:fontRef idx="minor"/>
                        </wps:style>
                        <wps:bodyPr/>
                      </wps:wsp>
                      <wps:wsp>
                        <wps:cNvSpPr/>
                        <wps:spPr>
                          <a:xfrm>
                            <a:off x="45720" y="73800"/>
                            <a:ext cx="14724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94120" y="73800"/>
                            <a:ext cx="7164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s:wsp>
                        <wps:cNvSpPr/>
                        <wps:spPr>
                          <a:xfrm>
                            <a:off x="5513040" y="73800"/>
                            <a:ext cx="7164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1</w:t>
                              </w:r>
                            </w:p>
                          </w:txbxContent>
                        </wps:txbx>
                        <wps:bodyPr lIns="0" rIns="0" tIns="0" bIns="0">
                          <a:noAutofit/>
                        </wps:bodyPr>
                      </wps:wsp>
                      <wps:wsp>
                        <wps:cNvSpPr/>
                        <wps:spPr>
                          <a:xfrm>
                            <a:off x="5331960" y="73800"/>
                            <a:ext cx="7164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w:t>
                              </w:r>
                            </w:p>
                          </w:txbxContent>
                        </wps:txbx>
                        <wps:bodyPr lIns="0" rIns="0" tIns="0" bIns="0">
                          <a:noAutofit/>
                        </wps:bodyPr>
                      </wps:wsp>
                      <wps:wsp>
                        <wps:cNvSpPr/>
                        <wps:spPr>
                          <a:xfrm>
                            <a:off x="5151240" y="73800"/>
                            <a:ext cx="7164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w:t>
                              </w:r>
                            </w:p>
                          </w:txbxContent>
                        </wps:txbx>
                        <wps:bodyPr lIns="0" rIns="0" tIns="0" bIns="0">
                          <a:noAutofit/>
                        </wps:bodyPr>
                      </wps:wsp>
                      <wps:wsp>
                        <wps:cNvSpPr/>
                        <wps:spPr>
                          <a:xfrm>
                            <a:off x="4970160" y="73800"/>
                            <a:ext cx="7164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4</w:t>
                              </w:r>
                            </w:p>
                          </w:txbxContent>
                        </wps:txbx>
                        <wps:bodyPr lIns="0" rIns="0" tIns="0" bIns="0">
                          <a:noAutofit/>
                        </wps:bodyPr>
                      </wps:wsp>
                      <wps:wsp>
                        <wps:cNvSpPr/>
                        <wps:spPr>
                          <a:xfrm>
                            <a:off x="4789080" y="73800"/>
                            <a:ext cx="7164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5</w:t>
                              </w:r>
                            </w:p>
                          </w:txbxContent>
                        </wps:txbx>
                        <wps:bodyPr lIns="0" rIns="0" tIns="0" bIns="0">
                          <a:noAutofit/>
                        </wps:bodyPr>
                      </wps:wsp>
                      <wps:wsp>
                        <wps:cNvSpPr/>
                        <wps:spPr>
                          <a:xfrm>
                            <a:off x="4608360" y="73800"/>
                            <a:ext cx="71640" cy="1249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6</w:t>
                              </w:r>
                            </w:p>
                          </w:txbxContent>
                        </wps:txbx>
                        <wps:bodyPr lIns="0" rIns="0" tIns="0" bIns="0">
                          <a:noAutofit/>
                        </wps:bodyPr>
                      </wps:wsp>
                      <wps:wsp>
                        <wps:cNvSpPr/>
                        <wps:spPr>
                          <a:xfrm>
                            <a:off x="5086440" y="0"/>
                            <a:ext cx="720" cy="219600"/>
                          </a:xfrm>
                          <a:custGeom>
                            <a:avLst/>
                            <a:gdLst/>
                            <a:ahLst/>
                            <a:rect l="l" t="t" r="r" b="b"/>
                            <a:pathLst>
                              <a:path w="0" h="219818">
                                <a:moveTo>
                                  <a:pt x="0" y="0"/>
                                </a:moveTo>
                                <a:lnTo>
                                  <a:pt x="0" y="219818"/>
                                </a:lnTo>
                              </a:path>
                            </a:pathLst>
                          </a:custGeom>
                          <a:noFill/>
                          <a:ln cap="rnd" w="9360">
                            <a:solidFill>
                              <a:srgbClr val="ffffff"/>
                            </a:solidFill>
                            <a:round/>
                          </a:ln>
                        </wps:spPr>
                        <wps:style>
                          <a:lnRef idx="1"/>
                          <a:fillRef idx="0"/>
                          <a:effectRef idx="0"/>
                          <a:fontRef idx="minor"/>
                        </wps:style>
                        <wps:bodyPr/>
                      </wps:wsp>
                    </wpg:wgp>
                  </a:graphicData>
                </a:graphic>
              </wp:inline>
            </w:drawing>
          </mc:Choice>
          <mc:Fallback>
            <w:pict>
              <v:group id="shape_0" alt="形状54" style="position:absolute;margin-left:0pt;margin-top:-24.9pt;width:456.05pt;height:24.85pt" coordorigin="0,-498" coordsize="9121,497">
                <v:rect id="shape_0" stroked="f" style="position:absolute;left:72;top:-382;width:231;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67;top:-382;width:112;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8682;top:-382;width:112;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8397;top:-382;width:112;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2</w:t>
                        </w:r>
                      </w:p>
                    </w:txbxContent>
                  </v:textbox>
                  <w10:wrap type="square"/>
                  <v:fill o:detectmouseclick="t" on="false"/>
                  <v:stroke color="#3465a4" joinstyle="round" endcap="flat"/>
                </v:rect>
                <v:rect id="shape_0" stroked="f" style="position:absolute;left:8112;top:-382;width:112;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7827;top:-382;width:112;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4</w:t>
                        </w:r>
                      </w:p>
                    </w:txbxContent>
                  </v:textbox>
                  <w10:wrap type="square"/>
                  <v:fill o:detectmouseclick="t" on="false"/>
                  <v:stroke color="#3465a4" joinstyle="round" endcap="flat"/>
                </v:rect>
                <v:rect id="shape_0" stroked="f" style="position:absolute;left:7542;top:-382;width:112;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7257;top:-382;width:112;height:196;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6</w:t>
                        </w:r>
                      </w:p>
                    </w:txbxContent>
                  </v:textbox>
                  <w10:wrap type="square"/>
                  <v:fill o:detectmouseclick="t" on="false"/>
                  <v:stroke color="#3465a4" joinstyle="round" endcap="flat"/>
                </v:rect>
              </v:group>
            </w:pict>
          </mc:Fallback>
        </mc:AlternateContent>
      </w:r>
    </w:p>
    <w:p>
      <w:pPr>
        <w:pStyle w:val="Normal"/>
        <w:tabs>
          <w:tab w:val="clear" w:pos="420"/>
          <w:tab w:val="center" w:pos="4268" w:leader="none"/>
          <w:tab w:val="center" w:pos="8812" w:leader="none"/>
        </w:tabs>
        <w:spacing w:lineRule="auto" w:line="259" w:before="0" w:after="0"/>
        <w:ind w:left="0" w:right="0" w:hanging="0"/>
        <w:jc w:val="left"/>
        <w:rPr/>
      </w:pPr>
      <w:r>
        <w:rPr>
          <w:lang w:val="zh-Hans"/>
        </w:rPr>
        <w:tab/>
      </w:r>
      <w:r>
        <w:rPr>
          <w:sz w:val="16"/>
          <w:lang w:val="zh-Hans"/>
        </w:rPr>
        <w:t xml:space="preserve">下一个描述符指针 </w:t>
      </w:r>
      <w:r>
        <w:rPr>
          <w:sz w:val="16"/>
          <w:lang w:val="zh-Hans"/>
        </w:rPr>
        <w:t>[31</w:t>
      </w:r>
      <w:r>
        <w:rPr>
          <w:sz w:val="16"/>
          <w:lang w:val="zh-Hans"/>
        </w:rPr>
        <w:t>：</w:t>
      </w:r>
      <w:r>
        <w:rPr>
          <w:sz w:val="16"/>
          <w:lang w:val="zh-Hans"/>
        </w:rPr>
        <w:t>6]</w:t>
        <w:tab/>
      </w:r>
      <w:r>
        <w:rPr>
          <w:sz w:val="25"/>
          <w:vertAlign w:val="superscript"/>
          <w:lang w:val="zh-Hans"/>
        </w:rPr>
        <w:t>保留</w:t>
      </w:r>
    </w:p>
    <w:p>
      <w:pPr>
        <w:pStyle w:val="Normal"/>
        <w:spacing w:lineRule="auto" w:line="264" w:before="0" w:after="304"/>
        <w:ind w:left="10" w:right="376" w:hanging="10"/>
        <w:jc w:val="right"/>
        <w:rPr/>
      </w:pPr>
      <w:r>
        <w:rPr>
          <w:sz w:val="10"/>
          <w:lang w:val="zh-Hans"/>
        </w:rPr>
        <w:t>x14597</w:t>
      </w:r>
    </w:p>
    <w:p>
      <w:pPr>
        <w:pStyle w:val="Normal"/>
        <w:tabs>
          <w:tab w:val="clear" w:pos="420"/>
          <w:tab w:val="center" w:pos="4112"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2-28</w:t>
      </w:r>
      <w:r>
        <w:rPr>
          <w:i/>
          <w:lang w:val="zh-Hans"/>
        </w:rPr>
        <w:t>：</w:t>
      </w:r>
      <w:r>
        <w:rPr>
          <w:i/>
          <w:lang w:val="zh-Hans"/>
        </w:rPr>
        <w:tab/>
      </w:r>
      <w:r>
        <w:rPr>
          <w:b/>
          <w:lang w:val="zh-Hans"/>
        </w:rPr>
        <w:t>S2MM_NXTDESC</w:t>
      </w:r>
    </w:p>
    <w:p>
      <w:pPr>
        <w:pStyle w:val="Normal"/>
        <w:tabs>
          <w:tab w:val="clear" w:pos="420"/>
          <w:tab w:val="center" w:pos="2426" w:leader="none"/>
        </w:tabs>
        <w:spacing w:lineRule="auto" w:line="264" w:before="0" w:after="3"/>
        <w:ind w:left="-15" w:right="0" w:hanging="0"/>
        <w:jc w:val="left"/>
        <w:rPr/>
      </w:pPr>
      <w:r>
        <w:rPr>
          <w:i/>
          <w:lang w:val="zh-Hans"/>
        </w:rPr>
        <w:t xml:space="preserve">表 </w:t>
      </w:r>
      <w:r>
        <w:rPr>
          <w:i/>
          <w:lang w:val="zh-Hans"/>
        </w:rPr>
        <w:t>2-33</w:t>
      </w:r>
      <w:r>
        <w:rPr>
          <w:i/>
          <w:lang w:val="zh-Hans"/>
        </w:rPr>
        <w:t>：</w:t>
      </w:r>
      <w:r>
        <w:rPr>
          <w:i/>
          <w:lang w:val="zh-Hans"/>
        </w:rPr>
        <w:tab/>
      </w:r>
      <w:r>
        <w:rPr>
          <w:b/>
          <w:lang w:val="zh-Hans"/>
        </w:rPr>
        <w:t xml:space="preserve">S2MM_NXTDESC </w:t>
      </w:r>
      <w:r>
        <w:rPr>
          <w:b/>
          <w:lang w:val="zh-Hans"/>
        </w:rPr>
        <w:t>详细信息</w:t>
      </w:r>
    </w:p>
    <w:tbl>
      <w:tblPr>
        <w:tblStyle w:val="TableGrid"/>
        <w:tblW w:w="10094" w:type="dxa"/>
        <w:jc w:val="left"/>
        <w:tblInd w:w="0" w:type="dxa"/>
        <w:tblCellMar>
          <w:top w:w="82" w:type="dxa"/>
          <w:left w:w="90" w:type="dxa"/>
          <w:bottom w:w="0" w:type="dxa"/>
          <w:right w:w="83" w:type="dxa"/>
        </w:tblCellMar>
        <w:tblLook w:val="04a0" w:noHBand="0" w:noVBand="1" w:firstColumn="1" w:lastRow="0" w:lastColumn="0" w:firstRow="1"/>
      </w:tblPr>
      <w:tblGrid>
        <w:gridCol w:w="983"/>
        <w:gridCol w:w="1612"/>
        <w:gridCol w:w="7499"/>
      </w:tblGrid>
      <w:tr>
        <w:trPr>
          <w:trHeight w:val="381" w:hRule="atLeast"/>
        </w:trPr>
        <w:tc>
          <w:tcPr>
            <w:tcW w:w="98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4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49" w:hRule="atLeast"/>
        </w:trPr>
        <w:tc>
          <w:tcPr>
            <w:tcW w:w="983"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5 </w:t>
            </w:r>
            <w:del w:id="133" w:author="未知作者" w:date="2023-05-06T11:18:02Z">
              <w:r>
                <w:rPr>
                  <w:sz w:val="19"/>
                  <w:lang w:val="zh-Hans"/>
                </w:rPr>
                <w:delText>比</w:delText>
              </w:r>
            </w:del>
            <w:ins w:id="134" w:author="未知作者" w:date="2023-05-06T11:18:02Z">
              <w:r>
                <w:rPr>
                  <w:rFonts w:eastAsia="Segoe UI" w:cs="Segoe UI"/>
                  <w:color w:val="000000"/>
                  <w:kern w:val="2"/>
                  <w:sz w:val="19"/>
                  <w:szCs w:val="22"/>
                  <w:lang w:val="zh-Hans" w:eastAsia="zh-CN" w:bidi="ar-SA"/>
                </w:rPr>
                <w:t>:</w:t>
              </w:r>
            </w:ins>
            <w:r>
              <w:rPr>
                <w:sz w:val="19"/>
                <w:lang w:val="zh-Hans"/>
              </w:rPr>
              <w:t xml:space="preserve"> 0</w:t>
            </w:r>
          </w:p>
        </w:tc>
        <w:tc>
          <w:tcPr>
            <w:tcW w:w="161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749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这些位是保留的，应设置为零。</w:t>
            </w:r>
          </w:p>
        </w:tc>
      </w:tr>
      <w:tr>
        <w:trPr>
          <w:trHeight w:val="870" w:hRule="atLeast"/>
        </w:trPr>
        <w:tc>
          <w:tcPr>
            <w:tcW w:w="983"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6</w:t>
            </w:r>
          </w:p>
        </w:tc>
        <w:tc>
          <w:tcPr>
            <w:tcW w:w="1612"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下一个描述符指针</w:t>
            </w:r>
          </w:p>
        </w:tc>
        <w:tc>
          <w:tcPr>
            <w:tcW w:w="749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54"/>
              <w:ind w:left="0" w:right="0" w:hanging="0"/>
              <w:jc w:val="left"/>
              <w:rPr/>
            </w:pPr>
            <w:r>
              <w:rPr>
                <w:sz w:val="19"/>
                <w:lang w:val="zh-Hans"/>
              </w:rPr>
              <w:t xml:space="preserve">指示指向下一个描述符的第一个单词的低阶指针。 </w:t>
            </w:r>
          </w:p>
          <w:p>
            <w:pPr>
              <w:pStyle w:val="Normal"/>
              <w:spacing w:lineRule="auto" w:line="259" w:before="0" w:after="0"/>
              <w:ind w:left="0" w:right="0" w:hanging="0"/>
              <w:rPr/>
            </w:pPr>
            <w:r>
              <w:rPr>
                <w:b/>
                <w:i/>
                <w:sz w:val="19"/>
                <w:lang w:val="zh-Hans"/>
              </w:rPr>
              <w:t xml:space="preserve">注意： </w:t>
            </w:r>
            <w:r>
              <w:rPr>
                <w:sz w:val="17"/>
                <w:lang w:val="zh-Hans"/>
              </w:rPr>
              <w:t xml:space="preserve">描述符必须与 </w:t>
            </w:r>
            <w:r>
              <w:rPr>
                <w:sz w:val="17"/>
                <w:lang w:val="zh-Hans"/>
              </w:rPr>
              <w:t xml:space="preserve">16 </w:t>
            </w:r>
            <w:r>
              <w:rPr>
                <w:sz w:val="17"/>
                <w:lang w:val="zh-Hans"/>
              </w:rPr>
              <w:t>个单词对齐，即</w:t>
            </w:r>
            <w:r>
              <w:rPr>
                <w:sz w:val="17"/>
                <w:lang w:val="zh-Hans"/>
              </w:rPr>
              <w:t>0x00</w:t>
            </w:r>
            <w:r>
              <w:rPr>
                <w:sz w:val="17"/>
                <w:lang w:val="zh-Hans"/>
              </w:rPr>
              <w:t>、</w:t>
            </w:r>
            <w:r>
              <w:rPr>
                <w:sz w:val="17"/>
                <w:lang w:val="zh-Hans"/>
              </w:rPr>
              <w:t>0x40</w:t>
            </w:r>
            <w:r>
              <w:rPr>
                <w:sz w:val="17"/>
                <w:lang w:val="zh-Hans"/>
              </w:rPr>
              <w:t>、</w:t>
            </w:r>
            <w:r>
              <w:rPr>
                <w:sz w:val="17"/>
                <w:lang w:val="zh-Hans"/>
              </w:rPr>
              <w:t>0x80</w:t>
            </w:r>
            <w:r>
              <w:rPr>
                <w:sz w:val="17"/>
                <w:lang w:val="zh-Hans"/>
              </w:rPr>
              <w:t>等。任何其他对齐都有未定义的结果。</w:t>
            </w:r>
          </w:p>
        </w:tc>
      </w:tr>
    </w:tbl>
    <w:p>
      <w:pPr>
        <w:pStyle w:val="3"/>
        <w:ind w:left="755" w:right="67" w:hanging="10"/>
        <w:rPr/>
      </w:pPr>
      <w:r>
        <w:rPr>
          <w:lang w:val="zh-Hans"/>
        </w:rPr>
        <w:t>S2MM_NXTDESC_MSB</w:t>
      </w:r>
      <w:r>
        <w:rPr>
          <w:lang w:val="zh-Hans"/>
        </w:rPr>
        <w:t>（</w:t>
      </w:r>
      <w:r>
        <w:rPr>
          <w:lang w:val="zh-Hans"/>
        </w:rPr>
        <w:t xml:space="preserve">S2MM </w:t>
      </w:r>
      <w:r>
        <w:rPr>
          <w:lang w:val="zh-Hans"/>
        </w:rPr>
        <w:t>下一个描述符指针）</w:t>
      </w:r>
    </w:p>
    <w:p>
      <w:pPr>
        <w:pStyle w:val="Normal"/>
        <w:spacing w:before="0" w:after="94"/>
        <w:ind w:left="748" w:right="43" w:hanging="3"/>
        <w:rPr/>
      </w:pPr>
      <w:r>
        <w:rPr>
          <w:lang w:val="zh-Hans"/>
        </w:rPr>
        <w:t xml:space="preserve">此值提供指向 </w:t>
      </w:r>
      <w:r>
        <w:rPr>
          <w:lang w:val="zh-Hans"/>
        </w:rPr>
        <w:t xml:space="preserve">des criptor </w:t>
      </w:r>
      <w:r>
        <w:rPr>
          <w:lang w:val="zh-Hans"/>
        </w:rPr>
        <w:t xml:space="preserve">链中下一个描述符的指针的上 </w:t>
      </w:r>
      <w:r>
        <w:rPr>
          <w:lang w:val="zh-Hans"/>
        </w:rPr>
        <w:t xml:space="preserve">32 </w:t>
      </w:r>
      <w:r>
        <w:rPr>
          <w:lang w:val="zh-Hans"/>
        </w:rPr>
        <w:t xml:space="preserve">位。仅当为大于 </w:t>
      </w:r>
      <w:r>
        <w:rPr>
          <w:lang w:val="zh-Hans"/>
        </w:rPr>
        <w:t xml:space="preserve">32 </w:t>
      </w:r>
      <w:r>
        <w:rPr>
          <w:lang w:val="zh-Hans"/>
        </w:rPr>
        <w:t xml:space="preserve">的地址空间配置 </w:t>
      </w:r>
      <w:r>
        <w:rPr>
          <w:lang w:val="zh-Hans"/>
        </w:rPr>
        <w:t xml:space="preserve">AXI DMA </w:t>
      </w:r>
      <w:r>
        <w:rPr>
          <w:lang w:val="zh-Hans"/>
        </w:rPr>
        <w:t>时，才使用此选项。</w:t>
      </w:r>
    </w:p>
    <w:p>
      <w:pPr>
        <w:pStyle w:val="Normal"/>
        <w:spacing w:lineRule="auto" w:line="264" w:before="0" w:after="52"/>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2-29</w:t>
      </w:r>
    </w:p>
    <w:p>
      <w:pPr>
        <w:pStyle w:val="Normal"/>
        <w:spacing w:lineRule="auto" w:line="259" w:before="0" w:after="115"/>
        <w:ind w:left="552" w:right="0" w:hanging="0"/>
        <w:jc w:val="left"/>
        <w:rPr/>
      </w:pPr>
      <w:r>
        <w:rPr/>
        <mc:AlternateContent>
          <mc:Choice Requires="wpg">
            <w:drawing>
              <wp:inline distT="0" distB="0" distL="0" distR="0" wp14:anchorId="18222788">
                <wp:extent cx="5783580" cy="274955"/>
                <wp:effectExtent l="0" t="0" r="0" b="0"/>
                <wp:docPr id="74" name="形状55"/>
                <a:graphic xmlns:a="http://schemas.openxmlformats.org/drawingml/2006/main">
                  <a:graphicData uri="http://schemas.microsoft.com/office/word/2010/wordprocessingGroup">
                    <wpg:wgp>
                      <wpg:cNvGrpSpPr/>
                      <wpg:grpSpPr>
                        <a:xfrm>
                          <a:off x="0" y="0"/>
                          <a:ext cx="5783040" cy="274320"/>
                        </a:xfrm>
                      </wpg:grpSpPr>
                      <wps:wsp>
                        <wps:cNvSpPr/>
                        <wps:spPr>
                          <a:xfrm>
                            <a:off x="2520" y="167040"/>
                            <a:ext cx="5765760" cy="107280"/>
                          </a:xfrm>
                          <a:custGeom>
                            <a:avLst/>
                            <a:gdLst/>
                            <a:ahLst/>
                            <a:rect l="l" t="t" r="r" b="b"/>
                            <a:pathLst>
                              <a:path w="5763298"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6" y="54051"/>
                                  <a:pt x="5763298" y="30052"/>
                                  <a:pt x="5763298" y="0"/>
                                </a:cubicBezTo>
                              </a:path>
                            </a:pathLst>
                          </a:custGeom>
                          <a:noFill/>
                          <a:ln cap="rnd" w="9360">
                            <a:solidFill>
                              <a:srgbClr val="ffffff"/>
                            </a:solidFill>
                            <a:round/>
                          </a:ln>
                        </wps:spPr>
                        <wps:style>
                          <a:lnRef idx="1"/>
                          <a:fillRef idx="0"/>
                          <a:effectRef idx="0"/>
                          <a:fontRef idx="minor"/>
                        </wps:style>
                        <wps:bodyPr/>
                      </wps:wsp>
                      <wps:wsp>
                        <wps:cNvSpPr/>
                        <wps:spPr>
                          <a:xfrm>
                            <a:off x="0" y="0"/>
                            <a:ext cx="5783040" cy="144000"/>
                          </a:xfrm>
                          <a:custGeom>
                            <a:avLst/>
                            <a:gdLst/>
                            <a:ahLst/>
                            <a:rect l="l" t="t" r="r" b="b"/>
                            <a:pathLst>
                              <a:path w="5780411" h="144182">
                                <a:moveTo>
                                  <a:pt x="0" y="0"/>
                                </a:moveTo>
                                <a:lnTo>
                                  <a:pt x="5780411" y="0"/>
                                </a:lnTo>
                                <a:lnTo>
                                  <a:pt x="5780411" y="144182"/>
                                </a:lnTo>
                                <a:lnTo>
                                  <a:pt x="0" y="144182"/>
                                </a:lnTo>
                                <a:close/>
                              </a:path>
                            </a:pathLst>
                          </a:custGeom>
                          <a:noFill/>
                          <a:ln cap="rnd" w="9360">
                            <a:solidFill>
                              <a:srgbClr val="ffffff"/>
                            </a:solidFill>
                            <a:round/>
                          </a:ln>
                        </wps:spPr>
                        <wps:style>
                          <a:lnRef idx="1"/>
                          <a:fillRef idx="0"/>
                          <a:effectRef idx="0"/>
                          <a:fontRef idx="minor"/>
                        </wps:style>
                        <wps:bodyPr/>
                      </wps:wsp>
                      <wps:wsp>
                        <wps:cNvSpPr/>
                        <wps:spPr>
                          <a:xfrm>
                            <a:off x="45720" y="40680"/>
                            <a:ext cx="14724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61720" y="40680"/>
                            <a:ext cx="7164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55" style="position:absolute;margin-left:0pt;margin-top:-21.65pt;width:455.35pt;height:21.6pt" coordorigin="0,-433" coordsize="9107,432">
                <v:rect id="shape_0" stroked="f" style="position:absolute;left:72;top:-369;width:231;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6;top:-369;width:112;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594" w:hanging="10"/>
        <w:jc w:val="center"/>
        <w:rPr/>
      </w:pPr>
      <w:r>
        <w:rPr>
          <w:sz w:val="16"/>
          <w:lang w:val="zh-Hans"/>
        </w:rPr>
        <w:t xml:space="preserve">下一个描述符指针 </w:t>
      </w:r>
      <w:r>
        <w:rPr>
          <w:sz w:val="16"/>
          <w:lang w:val="zh-Hans"/>
        </w:rPr>
        <w:t>[31</w:t>
      </w:r>
      <w:r>
        <w:rPr>
          <w:sz w:val="16"/>
          <w:lang w:val="zh-Hans"/>
        </w:rPr>
        <w:t>：</w:t>
      </w:r>
      <w:r>
        <w:rPr>
          <w:sz w:val="16"/>
          <w:lang w:val="zh-Hans"/>
        </w:rPr>
        <w:t>0]</w:t>
      </w:r>
    </w:p>
    <w:p>
      <w:pPr>
        <w:pStyle w:val="Normal"/>
        <w:spacing w:lineRule="auto" w:line="264" w:before="0" w:after="359"/>
        <w:ind w:left="10" w:right="390" w:hanging="10"/>
        <w:jc w:val="right"/>
        <w:rPr/>
      </w:pPr>
      <w:r>
        <w:rPr>
          <w:sz w:val="10"/>
          <w:lang w:val="zh-Hans"/>
        </w:rPr>
        <w:t>x14596</w:t>
      </w:r>
    </w:p>
    <w:p>
      <w:pPr>
        <w:pStyle w:val="Normal"/>
        <w:tabs>
          <w:tab w:val="clear" w:pos="420"/>
          <w:tab w:val="center" w:pos="3835"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2-29</w:t>
      </w:r>
      <w:r>
        <w:rPr>
          <w:i/>
          <w:lang w:val="zh-Hans"/>
        </w:rPr>
        <w:t>：</w:t>
      </w:r>
      <w:r>
        <w:rPr>
          <w:i/>
          <w:lang w:val="zh-Hans"/>
        </w:rPr>
        <w:tab/>
      </w:r>
      <w:r>
        <w:rPr>
          <w:b/>
          <w:lang w:val="zh-Hans"/>
        </w:rPr>
        <w:t>S2MM_NXTDESC_MSB</w:t>
      </w:r>
    </w:p>
    <w:p>
      <w:pPr>
        <w:pStyle w:val="Normal"/>
        <w:tabs>
          <w:tab w:val="clear" w:pos="420"/>
          <w:tab w:val="center" w:pos="2704" w:leader="none"/>
        </w:tabs>
        <w:spacing w:lineRule="auto" w:line="264" w:before="0" w:after="3"/>
        <w:ind w:left="-15" w:right="0" w:hanging="0"/>
        <w:jc w:val="left"/>
        <w:rPr/>
      </w:pPr>
      <w:r>
        <w:rPr>
          <w:i/>
          <w:lang w:val="zh-Hans"/>
        </w:rPr>
        <w:t xml:space="preserve">表 </w:t>
      </w:r>
      <w:r>
        <w:rPr>
          <w:i/>
          <w:lang w:val="zh-Hans"/>
        </w:rPr>
        <w:t>2-34</w:t>
      </w:r>
      <w:r>
        <w:rPr>
          <w:i/>
          <w:lang w:val="zh-Hans"/>
        </w:rPr>
        <w:t>：</w:t>
      </w:r>
      <w:r>
        <w:rPr>
          <w:i/>
          <w:lang w:val="zh-Hans"/>
        </w:rPr>
        <w:tab/>
      </w:r>
      <w:r>
        <w:rPr>
          <w:b/>
          <w:lang w:val="zh-Hans"/>
        </w:rPr>
        <w:t xml:space="preserve">S2MM_NXTDESC_MSB </w:t>
      </w:r>
      <w:r>
        <w:rPr>
          <w:b/>
          <w:lang w:val="zh-Hans"/>
        </w:rPr>
        <w:t>详细信息</w:t>
      </w:r>
    </w:p>
    <w:tbl>
      <w:tblPr>
        <w:tblStyle w:val="TableGrid"/>
        <w:tblW w:w="10094" w:type="dxa"/>
        <w:jc w:val="left"/>
        <w:tblInd w:w="0" w:type="dxa"/>
        <w:tblCellMar>
          <w:top w:w="82" w:type="dxa"/>
          <w:left w:w="90" w:type="dxa"/>
          <w:bottom w:w="0" w:type="dxa"/>
          <w:right w:w="84" w:type="dxa"/>
        </w:tblCellMar>
        <w:tblLook w:val="04a0" w:noHBand="0" w:noVBand="1" w:firstColumn="1" w:lastRow="0" w:lastColumn="0" w:firstRow="1"/>
      </w:tblPr>
      <w:tblGrid>
        <w:gridCol w:w="983"/>
        <w:gridCol w:w="1612"/>
        <w:gridCol w:w="7499"/>
      </w:tblGrid>
      <w:tr>
        <w:trPr>
          <w:trHeight w:val="381" w:hRule="atLeast"/>
        </w:trPr>
        <w:tc>
          <w:tcPr>
            <w:tcW w:w="983"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1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49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579" w:hRule="atLeast"/>
        </w:trPr>
        <w:tc>
          <w:tcPr>
            <w:tcW w:w="983"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35" w:author="未知作者" w:date="2023-05-06T11:18:03Z">
              <w:r>
                <w:rPr>
                  <w:sz w:val="19"/>
                  <w:lang w:val="zh-Hans"/>
                </w:rPr>
                <w:delText>比</w:delText>
              </w:r>
            </w:del>
            <w:ins w:id="136" w:author="未知作者" w:date="2023-05-06T11:18:03Z">
              <w:r>
                <w:rPr>
                  <w:rFonts w:eastAsia="Segoe UI" w:cs="Segoe UI"/>
                  <w:color w:val="000000"/>
                  <w:kern w:val="2"/>
                  <w:sz w:val="19"/>
                  <w:szCs w:val="22"/>
                  <w:lang w:val="zh-Hans" w:eastAsia="zh-CN" w:bidi="ar-SA"/>
                </w:rPr>
                <w:t>:</w:t>
              </w:r>
            </w:ins>
            <w:r>
              <w:rPr>
                <w:sz w:val="19"/>
                <w:lang w:val="zh-Hans"/>
              </w:rPr>
              <w:t xml:space="preserve"> 0</w:t>
            </w:r>
          </w:p>
        </w:tc>
        <w:tc>
          <w:tcPr>
            <w:tcW w:w="161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下一个描述符指针</w:t>
            </w:r>
          </w:p>
        </w:tc>
        <w:tc>
          <w:tcPr>
            <w:tcW w:w="749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指示指向下一个描述符的第一个单词的指针的 </w:t>
            </w:r>
            <w:r>
              <w:rPr>
                <w:sz w:val="19"/>
                <w:lang w:val="zh-Hans"/>
              </w:rPr>
              <w:t xml:space="preserve">MSB 32 </w:t>
            </w:r>
            <w:r>
              <w:rPr>
                <w:sz w:val="19"/>
                <w:lang w:val="zh-Hans"/>
              </w:rPr>
              <w:t xml:space="preserve">位。 </w:t>
            </w:r>
          </w:p>
        </w:tc>
      </w:tr>
    </w:tbl>
    <w:p>
      <w:pPr>
        <w:pStyle w:val="3"/>
        <w:ind w:left="755" w:right="67" w:hanging="10"/>
        <w:rPr/>
      </w:pPr>
      <w:r>
        <w:rPr>
          <w:lang w:val="zh-Hans"/>
        </w:rPr>
        <w:t>S2MM_BUFFER_ADDRESS</w:t>
      </w:r>
      <w:r>
        <w:rPr>
          <w:lang w:val="zh-Hans"/>
        </w:rPr>
        <w:t>（</w:t>
      </w:r>
      <w:r>
        <w:rPr>
          <w:lang w:val="zh-Hans"/>
        </w:rPr>
        <w:t xml:space="preserve">S2MM </w:t>
      </w:r>
      <w:r>
        <w:rPr>
          <w:lang w:val="zh-Hans"/>
        </w:rPr>
        <w:t>缓冲区地址）</w:t>
      </w:r>
    </w:p>
    <w:p>
      <w:pPr>
        <w:pStyle w:val="Normal"/>
        <w:spacing w:before="0" w:after="94"/>
        <w:ind w:left="748" w:right="43" w:hanging="3"/>
        <w:rPr/>
      </w:pPr>
      <w:r>
        <w:rPr>
          <w:lang w:val="zh-Hans"/>
        </w:rPr>
        <w:t>此值提供指向可用于将数据从流传输到系统内存的缓冲区空间的指针。</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2-30</w:t>
      </w:r>
    </w:p>
    <w:p>
      <w:pPr>
        <w:pStyle w:val="Normal"/>
        <w:spacing w:lineRule="auto" w:line="259" w:before="0" w:after="115"/>
        <w:ind w:left="784" w:right="0" w:hanging="0"/>
        <w:jc w:val="left"/>
        <w:rPr/>
      </w:pPr>
      <w:r>
        <w:rPr/>
        <mc:AlternateContent>
          <mc:Choice Requires="wpg">
            <w:drawing>
              <wp:inline distT="0" distB="0" distL="0" distR="0" wp14:anchorId="22284E61">
                <wp:extent cx="5783580" cy="274955"/>
                <wp:effectExtent l="0" t="0" r="0" b="0"/>
                <wp:docPr id="75" name="形状56"/>
                <a:graphic xmlns:a="http://schemas.openxmlformats.org/drawingml/2006/main">
                  <a:graphicData uri="http://schemas.microsoft.com/office/word/2010/wordprocessingGroup">
                    <wpg:wgp>
                      <wpg:cNvGrpSpPr/>
                      <wpg:grpSpPr>
                        <a:xfrm>
                          <a:off x="0" y="0"/>
                          <a:ext cx="5783040" cy="274320"/>
                        </a:xfrm>
                      </wpg:grpSpPr>
                      <wps:wsp>
                        <wps:cNvSpPr/>
                        <wps:spPr>
                          <a:xfrm>
                            <a:off x="2520" y="167040"/>
                            <a:ext cx="5765760" cy="107280"/>
                          </a:xfrm>
                          <a:custGeom>
                            <a:avLst/>
                            <a:gdLst/>
                            <a:ahLst/>
                            <a:rect l="l" t="t" r="r" b="b"/>
                            <a:pathLst>
                              <a:path w="5763298" h="108229">
                                <a:moveTo>
                                  <a:pt x="0" y="0"/>
                                </a:moveTo>
                                <a:cubicBezTo>
                                  <a:pt x="0" y="30052"/>
                                  <a:pt x="48768" y="54050"/>
                                  <a:pt x="108083" y="54050"/>
                                </a:cubicBezTo>
                                <a:lnTo>
                                  <a:pt x="2773629" y="54050"/>
                                </a:lnTo>
                                <a:cubicBezTo>
                                  <a:pt x="2833700" y="54050"/>
                                  <a:pt x="2881712" y="78561"/>
                                  <a:pt x="2881712" y="108229"/>
                                </a:cubicBezTo>
                                <a:cubicBezTo>
                                  <a:pt x="2881712" y="78561"/>
                                  <a:pt x="2930479" y="54050"/>
                                  <a:pt x="2989668" y="54050"/>
                                </a:cubicBezTo>
                                <a:lnTo>
                                  <a:pt x="5655341" y="54050"/>
                                </a:lnTo>
                                <a:cubicBezTo>
                                  <a:pt x="5715286" y="54050"/>
                                  <a:pt x="5763298" y="30052"/>
                                  <a:pt x="5763298" y="0"/>
                                </a:cubicBezTo>
                              </a:path>
                            </a:pathLst>
                          </a:custGeom>
                          <a:noFill/>
                          <a:ln cap="rnd" w="9360">
                            <a:solidFill>
                              <a:srgbClr val="ffffff"/>
                            </a:solidFill>
                            <a:round/>
                          </a:ln>
                        </wps:spPr>
                        <wps:style>
                          <a:lnRef idx="1"/>
                          <a:fillRef idx="0"/>
                          <a:effectRef idx="0"/>
                          <a:fontRef idx="minor"/>
                        </wps:style>
                        <wps:bodyPr/>
                      </wps:wsp>
                      <wps:wsp>
                        <wps:cNvSpPr/>
                        <wps:spPr>
                          <a:xfrm>
                            <a:off x="0" y="0"/>
                            <a:ext cx="5783040" cy="144000"/>
                          </a:xfrm>
                          <a:custGeom>
                            <a:avLst/>
                            <a:gdLst/>
                            <a:ahLst/>
                            <a:rect l="l" t="t" r="r" b="b"/>
                            <a:pathLst>
                              <a:path w="5780411" h="144181">
                                <a:moveTo>
                                  <a:pt x="0" y="0"/>
                                </a:moveTo>
                                <a:lnTo>
                                  <a:pt x="5780411" y="0"/>
                                </a:lnTo>
                                <a:lnTo>
                                  <a:pt x="5780411" y="144181"/>
                                </a:lnTo>
                                <a:lnTo>
                                  <a:pt x="0" y="144181"/>
                                </a:lnTo>
                                <a:close/>
                              </a:path>
                            </a:pathLst>
                          </a:custGeom>
                          <a:noFill/>
                          <a:ln cap="rnd" w="9360">
                            <a:solidFill>
                              <a:srgbClr val="ffffff"/>
                            </a:solidFill>
                            <a:round/>
                          </a:ln>
                        </wps:spPr>
                        <wps:style>
                          <a:lnRef idx="1"/>
                          <a:fillRef idx="0"/>
                          <a:effectRef idx="0"/>
                          <a:fontRef idx="minor"/>
                        </wps:style>
                        <wps:bodyPr/>
                      </wps:wsp>
                      <wps:wsp>
                        <wps:cNvSpPr/>
                        <wps:spPr>
                          <a:xfrm>
                            <a:off x="45720" y="39960"/>
                            <a:ext cx="14724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61720" y="39960"/>
                            <a:ext cx="7164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56" style="position:absolute;margin-left:0pt;margin-top:-21.65pt;width:455.35pt;height:21.6pt" coordorigin="0,-433" coordsize="9107,432">
                <v:rect id="shape_0" stroked="f" style="position:absolute;left:72;top:-370;width:231;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6;top:-370;width:112;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142" w:hanging="10"/>
        <w:jc w:val="center"/>
        <w:rPr/>
      </w:pPr>
      <w:r>
        <w:rPr>
          <w:sz w:val="16"/>
          <w:lang w:val="zh-Hans"/>
        </w:rPr>
        <w:t xml:space="preserve">缓冲区地址 </w:t>
      </w:r>
      <w:r>
        <w:rPr>
          <w:sz w:val="16"/>
          <w:lang w:val="zh-Hans"/>
        </w:rPr>
        <w:t>[31</w:t>
      </w:r>
      <w:r>
        <w:rPr>
          <w:sz w:val="16"/>
          <w:lang w:val="zh-Hans"/>
        </w:rPr>
        <w:t>：</w:t>
      </w:r>
      <w:r>
        <w:rPr>
          <w:sz w:val="16"/>
          <w:lang w:val="zh-Hans"/>
        </w:rPr>
        <w:t>0]</w:t>
      </w:r>
    </w:p>
    <w:p>
      <w:pPr>
        <w:pStyle w:val="Normal"/>
        <w:spacing w:lineRule="auto" w:line="264" w:before="0" w:after="199"/>
        <w:ind w:left="10" w:right="188" w:hanging="10"/>
        <w:jc w:val="right"/>
        <w:rPr/>
      </w:pPr>
      <w:r>
        <w:rPr>
          <w:sz w:val="10"/>
          <w:lang w:val="zh-Hans"/>
        </w:rPr>
        <w:t>x14588</w:t>
      </w:r>
    </w:p>
    <w:p>
      <w:pPr>
        <w:pStyle w:val="Normal"/>
        <w:tabs>
          <w:tab w:val="clear" w:pos="420"/>
          <w:tab w:val="center" w:pos="3866"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2-30</w:t>
      </w:r>
      <w:r>
        <w:rPr>
          <w:i/>
          <w:lang w:val="zh-Hans"/>
        </w:rPr>
        <w:t>：</w:t>
      </w:r>
      <w:r>
        <w:rPr>
          <w:i/>
          <w:lang w:val="zh-Hans"/>
        </w:rPr>
        <w:tab/>
      </w:r>
      <w:r>
        <w:rPr>
          <w:b/>
          <w:lang w:val="zh-Hans"/>
        </w:rPr>
        <w:t xml:space="preserve">S2MM </w:t>
      </w:r>
      <w:r>
        <w:rPr>
          <w:b/>
          <w:lang w:val="zh-Hans"/>
        </w:rPr>
        <w:t>缓冲区地址</w:t>
      </w:r>
    </w:p>
    <w:p>
      <w:pPr>
        <w:pStyle w:val="Normal"/>
        <w:tabs>
          <w:tab w:val="clear" w:pos="420"/>
          <w:tab w:val="center" w:pos="2858" w:leader="none"/>
        </w:tabs>
        <w:spacing w:lineRule="auto" w:line="264" w:before="0" w:after="3"/>
        <w:ind w:left="-15" w:right="0" w:hanging="0"/>
        <w:jc w:val="left"/>
        <w:rPr/>
      </w:pPr>
      <w:r>
        <w:rPr>
          <w:i/>
          <w:lang w:val="zh-Hans"/>
        </w:rPr>
        <w:t xml:space="preserve">表 </w:t>
      </w:r>
      <w:r>
        <w:rPr>
          <w:i/>
          <w:lang w:val="zh-Hans"/>
        </w:rPr>
        <w:t>2-35</w:t>
      </w:r>
      <w:r>
        <w:rPr>
          <w:i/>
          <w:lang w:val="zh-Hans"/>
        </w:rPr>
        <w:t>：</w:t>
      </w:r>
      <w:r>
        <w:rPr>
          <w:i/>
          <w:lang w:val="zh-Hans"/>
        </w:rPr>
        <w:tab/>
      </w:r>
      <w:r>
        <w:rPr>
          <w:b/>
          <w:lang w:val="zh-Hans"/>
        </w:rPr>
        <w:t xml:space="preserve">S2MM_BUFFER_ADDRESS </w:t>
      </w:r>
      <w:r>
        <w:rPr>
          <w:b/>
          <w:lang w:val="zh-Hans"/>
        </w:rPr>
        <w:t>详细信息</w:t>
      </w:r>
    </w:p>
    <w:tbl>
      <w:tblPr>
        <w:tblStyle w:val="TableGrid"/>
        <w:tblW w:w="10110" w:type="dxa"/>
        <w:jc w:val="left"/>
        <w:tblInd w:w="0" w:type="dxa"/>
        <w:tblCellMar>
          <w:top w:w="81" w:type="dxa"/>
          <w:left w:w="90" w:type="dxa"/>
          <w:bottom w:w="0" w:type="dxa"/>
          <w:right w:w="94" w:type="dxa"/>
        </w:tblCellMar>
        <w:tblLook w:val="04a0" w:noHBand="0" w:noVBand="1" w:firstColumn="1" w:lastRow="0" w:lastColumn="0" w:firstRow="1"/>
      </w:tblPr>
      <w:tblGrid>
        <w:gridCol w:w="847"/>
        <w:gridCol w:w="1608"/>
        <w:gridCol w:w="7655"/>
      </w:tblGrid>
      <w:tr>
        <w:trPr>
          <w:trHeight w:val="380" w:hRule="atLeast"/>
        </w:trPr>
        <w:tc>
          <w:tcPr>
            <w:tcW w:w="84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0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65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1330" w:hRule="atLeast"/>
        </w:trPr>
        <w:tc>
          <w:tcPr>
            <w:tcW w:w="84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37" w:author="未知作者" w:date="2023-05-06T11:18:04Z">
              <w:r>
                <w:rPr>
                  <w:sz w:val="19"/>
                  <w:lang w:val="zh-Hans"/>
                </w:rPr>
                <w:delText>比</w:delText>
              </w:r>
            </w:del>
            <w:ins w:id="138" w:author="未知作者" w:date="2023-05-06T11:18:04Z">
              <w:r>
                <w:rPr>
                  <w:rFonts w:eastAsia="Segoe UI" w:cs="Segoe UI"/>
                  <w:color w:val="000000"/>
                  <w:kern w:val="2"/>
                  <w:sz w:val="19"/>
                  <w:szCs w:val="22"/>
                  <w:lang w:val="zh-Hans" w:eastAsia="zh-CN" w:bidi="ar-SA"/>
                </w:rPr>
                <w:t>:</w:t>
              </w:r>
            </w:ins>
            <w:r>
              <w:rPr>
                <w:sz w:val="19"/>
                <w:lang w:val="zh-Hans"/>
              </w:rPr>
              <w:t xml:space="preserve"> 0</w:t>
            </w:r>
          </w:p>
        </w:tc>
        <w:tc>
          <w:tcPr>
            <w:tcW w:w="160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缓冲区地址</w:t>
            </w:r>
          </w:p>
        </w:tc>
        <w:tc>
          <w:tcPr>
            <w:tcW w:w="7655"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96"/>
              <w:ind w:left="0" w:right="0" w:hanging="0"/>
              <w:jc w:val="left"/>
              <w:rPr/>
            </w:pPr>
            <w:r>
              <w:rPr>
                <w:sz w:val="19"/>
                <w:lang w:val="zh-Hans"/>
              </w:rPr>
              <w:t>提供可用于存储从流传输到内存映射的数据的缓冲区空间的位置。</w:t>
            </w:r>
          </w:p>
          <w:p>
            <w:pPr>
              <w:pStyle w:val="Normal"/>
              <w:spacing w:lineRule="auto" w:line="259" w:before="0" w:after="0"/>
              <w:ind w:left="0" w:right="0" w:hanging="0"/>
              <w:jc w:val="left"/>
              <w:rPr/>
            </w:pPr>
            <w:r>
              <w:rPr>
                <w:b/>
                <w:i/>
                <w:sz w:val="19"/>
                <w:lang w:val="zh-Hans"/>
              </w:rPr>
              <w:t xml:space="preserve">注： </w:t>
            </w:r>
            <w:r>
              <w:rPr>
                <w:sz w:val="17"/>
                <w:lang w:val="zh-Hans"/>
              </w:rPr>
              <w:t>如果包含数据重新对齐引擎，则缓冲区地址可以位于任何字节偏移量。如果未包括数据重新对齐引擎，则缓冲区地址</w:t>
            </w:r>
            <w:r>
              <w:rPr>
                <w:sz w:val="17"/>
                <w:lang w:val="zh-Hans"/>
              </w:rPr>
              <w:t xml:space="preserve">ss </w:t>
            </w:r>
            <w:r>
              <w:rPr>
                <w:sz w:val="17"/>
                <w:lang w:val="zh-Hans"/>
              </w:rPr>
              <w:t xml:space="preserve">必须与 </w:t>
            </w:r>
            <w:r>
              <w:rPr>
                <w:sz w:val="17"/>
                <w:lang w:val="zh-Hans"/>
              </w:rPr>
              <w:t xml:space="preserve">S2MM </w:t>
            </w:r>
            <w:r>
              <w:rPr>
                <w:sz w:val="17"/>
                <w:lang w:val="zh-Hans"/>
              </w:rPr>
              <w:t>内存映射数据宽度对齐。</w:t>
            </w:r>
          </w:p>
        </w:tc>
      </w:tr>
    </w:tbl>
    <w:p>
      <w:pPr>
        <w:pStyle w:val="3"/>
        <w:ind w:left="755" w:right="67" w:hanging="10"/>
        <w:rPr/>
      </w:pPr>
      <w:r>
        <w:rPr>
          <w:lang w:val="zh-Hans"/>
        </w:rPr>
        <w:t>S2MM_BUFFER_ADDRESS_MSB</w:t>
      </w:r>
      <w:r>
        <w:rPr>
          <w:lang w:val="zh-Hans"/>
        </w:rPr>
        <w:t>（</w:t>
      </w:r>
      <w:r>
        <w:rPr>
          <w:lang w:val="zh-Hans"/>
        </w:rPr>
        <w:t xml:space="preserve">S2MM </w:t>
      </w:r>
      <w:r>
        <w:rPr>
          <w:lang w:val="zh-Hans"/>
        </w:rPr>
        <w:t>缓冲区地址）</w:t>
      </w:r>
    </w:p>
    <w:p>
      <w:pPr>
        <w:pStyle w:val="Normal"/>
        <w:spacing w:before="0" w:after="92"/>
        <w:ind w:left="748" w:right="43" w:hanging="3"/>
        <w:rPr/>
      </w:pPr>
      <w:r>
        <w:rPr>
          <w:lang w:val="zh-Hans"/>
        </w:rPr>
        <w:t xml:space="preserve">此值提供指针的前 </w:t>
      </w:r>
      <w:r>
        <w:rPr>
          <w:lang w:val="zh-Hans"/>
        </w:rPr>
        <w:t xml:space="preserve">32 </w:t>
      </w:r>
      <w:r>
        <w:rPr>
          <w:lang w:val="zh-Hans"/>
        </w:rPr>
        <w:t xml:space="preserve">位，指向可用于将数据从流传输到系统内存的缓冲区空间。仅当为大于 </w:t>
      </w:r>
      <w:r>
        <w:rPr>
          <w:lang w:val="zh-Hans"/>
        </w:rPr>
        <w:t xml:space="preserve">32 </w:t>
      </w:r>
      <w:r>
        <w:rPr>
          <w:lang w:val="zh-Hans"/>
        </w:rPr>
        <w:t xml:space="preserve">的地址空间配置 </w:t>
      </w:r>
      <w:r>
        <w:rPr>
          <w:lang w:val="zh-Hans"/>
        </w:rPr>
        <w:t xml:space="preserve">AXI DMA </w:t>
      </w:r>
      <w:r>
        <w:rPr>
          <w:lang w:val="zh-Hans"/>
        </w:rPr>
        <w:t>时，才使用</w:t>
      </w:r>
      <w:r>
        <w:rPr>
          <w:color w:val="B20838"/>
          <w:lang w:val="zh-Hans"/>
        </w:rPr>
        <w:t>此选项。</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2-31</w:t>
      </w:r>
    </w:p>
    <w:p>
      <w:pPr>
        <w:pStyle w:val="Normal"/>
        <w:spacing w:lineRule="auto" w:line="259" w:before="0" w:after="115"/>
        <w:ind w:left="739" w:right="0" w:hanging="0"/>
        <w:jc w:val="left"/>
        <w:rPr/>
      </w:pPr>
      <w:r>
        <w:rPr/>
        <mc:AlternateContent>
          <mc:Choice Requires="wpg">
            <w:drawing>
              <wp:inline distT="0" distB="0" distL="0" distR="0" wp14:anchorId="461EB1E9">
                <wp:extent cx="5783580" cy="274955"/>
                <wp:effectExtent l="0" t="0" r="0" b="0"/>
                <wp:docPr id="76" name="形状57"/>
                <a:graphic xmlns:a="http://schemas.openxmlformats.org/drawingml/2006/main">
                  <a:graphicData uri="http://schemas.microsoft.com/office/word/2010/wordprocessingGroup">
                    <wpg:wgp>
                      <wpg:cNvGrpSpPr/>
                      <wpg:grpSpPr>
                        <a:xfrm>
                          <a:off x="0" y="0"/>
                          <a:ext cx="5783040" cy="274320"/>
                        </a:xfrm>
                      </wpg:grpSpPr>
                      <wps:wsp>
                        <wps:cNvSpPr/>
                        <wps:spPr>
                          <a:xfrm>
                            <a:off x="2520" y="167040"/>
                            <a:ext cx="5765760" cy="107280"/>
                          </a:xfrm>
                          <a:custGeom>
                            <a:avLst/>
                            <a:gdLst/>
                            <a:ahLst/>
                            <a:rect l="l" t="t" r="r" b="b"/>
                            <a:pathLst>
                              <a:path w="5763298" h="108229">
                                <a:moveTo>
                                  <a:pt x="0" y="0"/>
                                </a:moveTo>
                                <a:cubicBezTo>
                                  <a:pt x="0" y="30052"/>
                                  <a:pt x="48768" y="54051"/>
                                  <a:pt x="108083" y="54051"/>
                                </a:cubicBezTo>
                                <a:lnTo>
                                  <a:pt x="2773629" y="54051"/>
                                </a:lnTo>
                                <a:cubicBezTo>
                                  <a:pt x="2833700" y="54051"/>
                                  <a:pt x="2881712" y="78561"/>
                                  <a:pt x="2881712" y="108229"/>
                                </a:cubicBezTo>
                                <a:cubicBezTo>
                                  <a:pt x="2881712" y="78561"/>
                                  <a:pt x="2930479" y="54051"/>
                                  <a:pt x="2989668" y="54051"/>
                                </a:cubicBezTo>
                                <a:lnTo>
                                  <a:pt x="5655341" y="54051"/>
                                </a:lnTo>
                                <a:cubicBezTo>
                                  <a:pt x="5715287" y="54051"/>
                                  <a:pt x="5763298" y="30052"/>
                                  <a:pt x="5763298" y="0"/>
                                </a:cubicBezTo>
                              </a:path>
                            </a:pathLst>
                          </a:custGeom>
                          <a:noFill/>
                          <a:ln cap="rnd" w="9360">
                            <a:solidFill>
                              <a:srgbClr val="ffffff"/>
                            </a:solidFill>
                            <a:round/>
                          </a:ln>
                        </wps:spPr>
                        <wps:style>
                          <a:lnRef idx="1"/>
                          <a:fillRef idx="0"/>
                          <a:effectRef idx="0"/>
                          <a:fontRef idx="minor"/>
                        </wps:style>
                        <wps:bodyPr/>
                      </wps:wsp>
                      <wps:wsp>
                        <wps:cNvSpPr/>
                        <wps:spPr>
                          <a:xfrm>
                            <a:off x="0" y="0"/>
                            <a:ext cx="5783040" cy="144000"/>
                          </a:xfrm>
                          <a:custGeom>
                            <a:avLst/>
                            <a:gdLst/>
                            <a:ahLst/>
                            <a:rect l="l" t="t" r="r" b="b"/>
                            <a:pathLst>
                              <a:path w="5780411" h="144182">
                                <a:moveTo>
                                  <a:pt x="0" y="0"/>
                                </a:moveTo>
                                <a:lnTo>
                                  <a:pt x="5780411" y="0"/>
                                </a:lnTo>
                                <a:lnTo>
                                  <a:pt x="5780411" y="144182"/>
                                </a:lnTo>
                                <a:lnTo>
                                  <a:pt x="0" y="144182"/>
                                </a:lnTo>
                                <a:close/>
                              </a:path>
                            </a:pathLst>
                          </a:custGeom>
                          <a:noFill/>
                          <a:ln cap="rnd" w="9360">
                            <a:solidFill>
                              <a:srgbClr val="ffffff"/>
                            </a:solidFill>
                            <a:round/>
                          </a:ln>
                        </wps:spPr>
                        <wps:style>
                          <a:lnRef idx="1"/>
                          <a:fillRef idx="0"/>
                          <a:effectRef idx="0"/>
                          <a:fontRef idx="minor"/>
                        </wps:style>
                        <wps:bodyPr/>
                      </wps:wsp>
                      <wps:wsp>
                        <wps:cNvSpPr/>
                        <wps:spPr>
                          <a:xfrm>
                            <a:off x="45720" y="40680"/>
                            <a:ext cx="14724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61720" y="40680"/>
                            <a:ext cx="7164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57" style="position:absolute;margin-left:0pt;margin-top:-21.65pt;width:455.35pt;height:21.6pt" coordorigin="0,-433" coordsize="9107,432">
                <v:rect id="shape_0" stroked="f" style="position:absolute;left:72;top:-369;width:231;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6;top:-369;width:112;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231" w:hanging="10"/>
        <w:jc w:val="center"/>
        <w:rPr/>
      </w:pPr>
      <w:r>
        <w:rPr>
          <w:sz w:val="16"/>
          <w:lang w:val="zh-Hans"/>
        </w:rPr>
        <w:t xml:space="preserve">缓冲区地址 </w:t>
      </w:r>
      <w:r>
        <w:rPr>
          <w:sz w:val="16"/>
          <w:lang w:val="zh-Hans"/>
        </w:rPr>
        <w:t>[31</w:t>
      </w:r>
      <w:r>
        <w:rPr>
          <w:sz w:val="16"/>
          <w:lang w:val="zh-Hans"/>
        </w:rPr>
        <w:t>：</w:t>
      </w:r>
      <w:r>
        <w:rPr>
          <w:sz w:val="16"/>
          <w:lang w:val="zh-Hans"/>
        </w:rPr>
        <w:t>0]</w:t>
      </w:r>
    </w:p>
    <w:p>
      <w:pPr>
        <w:pStyle w:val="Normal"/>
        <w:spacing w:lineRule="auto" w:line="264" w:before="0" w:after="231"/>
        <w:ind w:left="10" w:right="188" w:hanging="10"/>
        <w:jc w:val="right"/>
        <w:rPr/>
      </w:pPr>
      <w:r>
        <w:rPr>
          <w:sz w:val="10"/>
          <w:lang w:val="zh-Hans"/>
        </w:rPr>
        <w:t>x14588</w:t>
      </w:r>
    </w:p>
    <w:p>
      <w:pPr>
        <w:pStyle w:val="Normal"/>
        <w:tabs>
          <w:tab w:val="clear" w:pos="420"/>
          <w:tab w:val="center" w:pos="3544"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2-31</w:t>
      </w:r>
      <w:r>
        <w:rPr>
          <w:i/>
          <w:lang w:val="zh-Hans"/>
        </w:rPr>
        <w:t>：</w:t>
      </w:r>
      <w:r>
        <w:rPr>
          <w:i/>
          <w:lang w:val="zh-Hans"/>
        </w:rPr>
        <w:tab/>
      </w:r>
      <w:r>
        <w:rPr>
          <w:b/>
          <w:lang w:val="zh-Hans"/>
        </w:rPr>
        <w:t xml:space="preserve">S2MM </w:t>
      </w:r>
      <w:r>
        <w:rPr>
          <w:b/>
          <w:lang w:val="zh-Hans"/>
        </w:rPr>
        <w:t>缓冲区地址 （</w:t>
      </w:r>
      <w:r>
        <w:rPr>
          <w:b/>
          <w:lang w:val="zh-Hans"/>
        </w:rPr>
        <w:t>MSB</w:t>
      </w:r>
      <w:r>
        <w:rPr>
          <w:b/>
          <w:lang w:val="zh-Hans"/>
        </w:rPr>
        <w:t>）</w:t>
      </w:r>
    </w:p>
    <w:p>
      <w:pPr>
        <w:pStyle w:val="Normal"/>
        <w:tabs>
          <w:tab w:val="clear" w:pos="420"/>
          <w:tab w:val="center" w:pos="3135" w:leader="none"/>
        </w:tabs>
        <w:spacing w:lineRule="auto" w:line="264" w:before="0" w:after="3"/>
        <w:ind w:left="-15" w:right="0" w:hanging="0"/>
        <w:jc w:val="left"/>
        <w:rPr/>
      </w:pPr>
      <w:r>
        <w:rPr>
          <w:i/>
          <w:lang w:val="zh-Hans"/>
        </w:rPr>
        <w:t xml:space="preserve">表 </w:t>
      </w:r>
      <w:r>
        <w:rPr>
          <w:i/>
          <w:lang w:val="zh-Hans"/>
        </w:rPr>
        <w:t>2-36</w:t>
      </w:r>
      <w:r>
        <w:rPr>
          <w:i/>
          <w:lang w:val="zh-Hans"/>
        </w:rPr>
        <w:t>：</w:t>
      </w:r>
      <w:r>
        <w:rPr>
          <w:i/>
          <w:lang w:val="zh-Hans"/>
        </w:rPr>
        <w:tab/>
      </w:r>
      <w:r>
        <w:rPr>
          <w:b/>
          <w:lang w:val="zh-Hans"/>
        </w:rPr>
        <w:t xml:space="preserve">S2MM_BUFFER_ADDRESS_MSB </w:t>
      </w:r>
      <w:r>
        <w:rPr>
          <w:b/>
          <w:lang w:val="zh-Hans"/>
        </w:rPr>
        <w:t>详细信息</w:t>
      </w:r>
    </w:p>
    <w:tbl>
      <w:tblPr>
        <w:tblStyle w:val="TableGrid"/>
        <w:tblW w:w="10110" w:type="dxa"/>
        <w:jc w:val="left"/>
        <w:tblInd w:w="0" w:type="dxa"/>
        <w:tblCellMar>
          <w:top w:w="82" w:type="dxa"/>
          <w:left w:w="90" w:type="dxa"/>
          <w:bottom w:w="0" w:type="dxa"/>
          <w:right w:w="115" w:type="dxa"/>
        </w:tblCellMar>
        <w:tblLook w:val="04a0" w:noHBand="0" w:noVBand="1" w:firstColumn="1" w:lastRow="0" w:lastColumn="0" w:firstRow="1"/>
      </w:tblPr>
      <w:tblGrid>
        <w:gridCol w:w="847"/>
        <w:gridCol w:w="1608"/>
        <w:gridCol w:w="7655"/>
      </w:tblGrid>
      <w:tr>
        <w:trPr>
          <w:trHeight w:val="381" w:hRule="atLeast"/>
        </w:trPr>
        <w:tc>
          <w:tcPr>
            <w:tcW w:w="84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0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65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579" w:hRule="atLeast"/>
        </w:trPr>
        <w:tc>
          <w:tcPr>
            <w:tcW w:w="84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39" w:author="未知作者" w:date="2023-05-06T11:18:04Z">
              <w:r>
                <w:rPr>
                  <w:sz w:val="19"/>
                  <w:lang w:val="zh-Hans"/>
                </w:rPr>
                <w:delText>比</w:delText>
              </w:r>
            </w:del>
            <w:ins w:id="140" w:author="未知作者" w:date="2023-05-06T11:18:04Z">
              <w:r>
                <w:rPr>
                  <w:rFonts w:eastAsia="Segoe UI" w:cs="Segoe UI"/>
                  <w:color w:val="000000"/>
                  <w:kern w:val="2"/>
                  <w:sz w:val="19"/>
                  <w:szCs w:val="22"/>
                  <w:lang w:val="zh-Hans" w:eastAsia="zh-CN" w:bidi="ar-SA"/>
                </w:rPr>
                <w:t>:</w:t>
              </w:r>
            </w:ins>
            <w:r>
              <w:rPr>
                <w:sz w:val="19"/>
                <w:lang w:val="zh-Hans"/>
              </w:rPr>
              <w:t xml:space="preserve"> 0</w:t>
            </w:r>
          </w:p>
        </w:tc>
        <w:tc>
          <w:tcPr>
            <w:tcW w:w="160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缓冲区地址</w:t>
            </w:r>
          </w:p>
        </w:tc>
        <w:tc>
          <w:tcPr>
            <w:tcW w:w="7655"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提供 </w:t>
            </w:r>
            <w:r>
              <w:rPr>
                <w:sz w:val="19"/>
                <w:lang w:val="zh-Hans"/>
              </w:rPr>
              <w:t xml:space="preserve">MSB 32 </w:t>
            </w:r>
            <w:r>
              <w:rPr>
                <w:sz w:val="19"/>
                <w:lang w:val="zh-Hans"/>
              </w:rPr>
              <w:t>位缓冲区空间的位置，可用于存储从流传输到内存映射的数据。</w:t>
            </w:r>
          </w:p>
        </w:tc>
      </w:tr>
    </w:tbl>
    <w:p>
      <w:pPr>
        <w:pStyle w:val="3"/>
        <w:ind w:left="755" w:right="67" w:hanging="10"/>
        <w:rPr/>
      </w:pPr>
      <w:r>
        <w:rPr>
          <w:lang w:val="zh-Hans"/>
        </w:rPr>
        <w:t>S2MM_CONTROL</w:t>
      </w:r>
      <w:r>
        <w:rPr>
          <w:lang w:val="zh-Hans"/>
        </w:rPr>
        <w:t>（</w:t>
      </w:r>
      <w:r>
        <w:rPr>
          <w:lang w:val="zh-Hans"/>
        </w:rPr>
        <w:t xml:space="preserve">S2MM </w:t>
      </w:r>
      <w:r>
        <w:rPr>
          <w:lang w:val="zh-Hans"/>
        </w:rPr>
        <w:t>控制）</w:t>
      </w:r>
    </w:p>
    <w:p>
      <w:pPr>
        <w:pStyle w:val="Normal"/>
        <w:spacing w:before="0" w:after="83"/>
        <w:ind w:left="748" w:right="43" w:hanging="3"/>
        <w:rPr/>
      </w:pPr>
      <w:r>
        <w:rPr>
          <w:lang w:val="zh-Hans"/>
        </w:rPr>
        <w:t xml:space="preserve">此值提供从流到内存映射的 </w:t>
      </w:r>
      <w:r>
        <w:rPr>
          <w:lang w:val="zh-Hans"/>
        </w:rPr>
        <w:t xml:space="preserve">S2MM </w:t>
      </w:r>
      <w:r>
        <w:rPr>
          <w:lang w:val="zh-Hans"/>
        </w:rPr>
        <w:t>传输的控制。</w:t>
      </w:r>
    </w:p>
    <w:p>
      <w:pPr>
        <w:pStyle w:val="Normal"/>
        <w:spacing w:lineRule="auto" w:line="264" w:before="0" w:after="132"/>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2-32</w:t>
      </w:r>
    </w:p>
    <w:p>
      <w:pPr>
        <w:pStyle w:val="Normal"/>
        <w:spacing w:lineRule="auto" w:line="259" w:before="0" w:after="0"/>
        <w:ind w:left="2042" w:right="0" w:hanging="10"/>
        <w:jc w:val="left"/>
        <w:rPr/>
      </w:pPr>
      <w:r>
        <w:rPr>
          <w:sz w:val="16"/>
          <w:lang w:val="zh-Hans"/>
        </w:rPr>
        <w:t>RXEOF</w:t>
      </w:r>
      <w:r>
        <w:rPr>
          <w:sz w:val="16"/>
          <w:lang w:val="zh-Hans"/>
        </w:rPr>
        <w:t>餐厅</w:t>
      </w:r>
    </w:p>
    <w:p>
      <w:pPr>
        <w:pStyle w:val="Normal"/>
        <w:spacing w:lineRule="auto" w:line="259" w:before="0" w:after="0"/>
        <w:ind w:left="731" w:right="0" w:hanging="0"/>
        <w:jc w:val="left"/>
        <w:rPr/>
      </w:pPr>
      <w:r>
        <w:rPr/>
        <mc:AlternateContent>
          <mc:Choice Requires="wpg">
            <w:drawing>
              <wp:inline distT="0" distB="0" distL="0" distR="0" wp14:anchorId="558EB3CA">
                <wp:extent cx="5789295" cy="464185"/>
                <wp:effectExtent l="0" t="0" r="0" b="0"/>
                <wp:docPr id="77" name="形状58"/>
                <a:graphic xmlns:a="http://schemas.openxmlformats.org/drawingml/2006/main">
                  <a:graphicData uri="http://schemas.microsoft.com/office/word/2010/wordprocessingGroup">
                    <wpg:wgp>
                      <wpg:cNvGrpSpPr/>
                      <wpg:grpSpPr>
                        <a:xfrm>
                          <a:off x="0" y="0"/>
                          <a:ext cx="5788800" cy="463680"/>
                        </a:xfrm>
                      </wpg:grpSpPr>
                      <wps:wsp>
                        <wps:cNvSpPr/>
                        <wps:spPr>
                          <a:xfrm>
                            <a:off x="0" y="149400"/>
                            <a:ext cx="1079640" cy="138600"/>
                          </a:xfrm>
                          <a:custGeom>
                            <a:avLst/>
                            <a:gdLst/>
                            <a:ahLst/>
                            <a:rect l="l" t="t" r="r" b="b"/>
                            <a:pathLst>
                              <a:path w="1082639" h="141472">
                                <a:moveTo>
                                  <a:pt x="0" y="0"/>
                                </a:moveTo>
                                <a:lnTo>
                                  <a:pt x="1082639" y="0"/>
                                </a:lnTo>
                                <a:lnTo>
                                  <a:pt x="1082639" y="141472"/>
                                </a:lnTo>
                                <a:lnTo>
                                  <a:pt x="0" y="141472"/>
                                </a:lnTo>
                                <a:close/>
                              </a:path>
                            </a:pathLst>
                          </a:custGeom>
                          <a:noFill/>
                          <a:ln cap="rnd" w="9360">
                            <a:solidFill>
                              <a:srgbClr val="ffffff"/>
                            </a:solidFill>
                            <a:round/>
                          </a:ln>
                        </wps:spPr>
                        <wps:style>
                          <a:lnRef idx="1"/>
                          <a:fillRef idx="0"/>
                          <a:effectRef idx="0"/>
                          <a:fontRef idx="minor"/>
                        </wps:style>
                        <wps:bodyPr/>
                      </wps:wsp>
                      <wps:wsp>
                        <wps:cNvSpPr/>
                        <wps:spPr>
                          <a:xfrm>
                            <a:off x="1089720" y="290880"/>
                            <a:ext cx="4691880" cy="107280"/>
                          </a:xfrm>
                          <a:custGeom>
                            <a:avLst/>
                            <a:gdLst/>
                            <a:ahLst/>
                            <a:rect l="l" t="t" r="r" b="b"/>
                            <a:pathLst>
                              <a:path w="4689760" h="107581">
                                <a:moveTo>
                                  <a:pt x="0" y="0"/>
                                </a:moveTo>
                                <a:cubicBezTo>
                                  <a:pt x="0" y="29946"/>
                                  <a:pt x="39702" y="53854"/>
                                  <a:pt x="87921" y="53854"/>
                                </a:cubicBezTo>
                                <a:lnTo>
                                  <a:pt x="2256953" y="53854"/>
                                </a:lnTo>
                                <a:cubicBezTo>
                                  <a:pt x="2305816" y="53854"/>
                                  <a:pt x="2344874" y="78146"/>
                                  <a:pt x="2344874" y="107581"/>
                                </a:cubicBezTo>
                                <a:cubicBezTo>
                                  <a:pt x="2344874" y="78146"/>
                                  <a:pt x="2384576" y="53854"/>
                                  <a:pt x="2432808" y="53854"/>
                                </a:cubicBezTo>
                                <a:lnTo>
                                  <a:pt x="4601839" y="53854"/>
                                </a:lnTo>
                                <a:cubicBezTo>
                                  <a:pt x="4650702" y="53854"/>
                                  <a:pt x="4689760" y="29946"/>
                                  <a:pt x="4689760" y="0"/>
                                </a:cubicBezTo>
                              </a:path>
                            </a:pathLst>
                          </a:custGeom>
                          <a:noFill/>
                          <a:ln cap="rnd" w="9360">
                            <a:solidFill>
                              <a:srgbClr val="ffffff"/>
                            </a:solidFill>
                            <a:round/>
                          </a:ln>
                        </wps:spPr>
                        <wps:style>
                          <a:lnRef idx="1"/>
                          <a:fillRef idx="0"/>
                          <a:effectRef idx="0"/>
                          <a:fontRef idx="minor"/>
                        </wps:style>
                        <wps:bodyPr/>
                      </wps:wsp>
                      <wps:wsp>
                        <wps:cNvSpPr/>
                        <wps:spPr>
                          <a:xfrm>
                            <a:off x="1082520" y="149400"/>
                            <a:ext cx="4705920" cy="137880"/>
                          </a:xfrm>
                          <a:custGeom>
                            <a:avLst/>
                            <a:gdLst/>
                            <a:ahLst/>
                            <a:rect l="l" t="t" r="r" b="b"/>
                            <a:pathLst>
                              <a:path w="4703647" h="141051">
                                <a:moveTo>
                                  <a:pt x="0" y="0"/>
                                </a:moveTo>
                                <a:lnTo>
                                  <a:pt x="4703647" y="0"/>
                                </a:lnTo>
                                <a:lnTo>
                                  <a:pt x="4703647" y="141051"/>
                                </a:lnTo>
                                <a:lnTo>
                                  <a:pt x="0" y="141051"/>
                                </a:lnTo>
                                <a:close/>
                              </a:path>
                            </a:pathLst>
                          </a:custGeom>
                          <a:noFill/>
                          <a:ln cap="rnd" w="9360">
                            <a:solidFill>
                              <a:srgbClr val="ffffff"/>
                            </a:solidFill>
                            <a:round/>
                          </a:ln>
                        </wps:spPr>
                        <wps:style>
                          <a:lnRef idx="1"/>
                          <a:fillRef idx="0"/>
                          <a:effectRef idx="0"/>
                          <a:fontRef idx="minor"/>
                        </wps:style>
                        <wps:bodyPr/>
                      </wps:wsp>
                      <wps:wsp>
                        <wps:cNvSpPr/>
                        <wps:spPr>
                          <a:xfrm>
                            <a:off x="5679360" y="180360"/>
                            <a:ext cx="72360" cy="1231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wps:txbx>
                        <wps:bodyPr lIns="0" rIns="0" tIns="0" bIns="0">
                          <a:noAutofit/>
                        </wps:bodyPr>
                      </wps:wsp>
                      <wps:wsp>
                        <wps:cNvSpPr/>
                        <wps:spPr>
                          <a:xfrm>
                            <a:off x="28080" y="176040"/>
                            <a:ext cx="1596240" cy="1231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31302928272625</w:t>
                              </w:r>
                            </w:p>
                          </w:txbxContent>
                        </wps:txbx>
                        <wps:bodyPr lIns="0" rIns="0" tIns="0" bIns="0">
                          <a:noAutofit/>
                        </wps:bodyPr>
                      </wps:wsp>
                      <wps:wsp>
                        <wps:cNvSpPr/>
                        <wps:spPr>
                          <a:xfrm>
                            <a:off x="1082160" y="149400"/>
                            <a:ext cx="720" cy="13788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900360" y="149400"/>
                            <a:ext cx="720" cy="13788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719280" y="149400"/>
                            <a:ext cx="720" cy="13788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538560" y="149400"/>
                            <a:ext cx="720" cy="13788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357480" y="149400"/>
                            <a:ext cx="720" cy="13788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176040" y="149400"/>
                            <a:ext cx="720" cy="137880"/>
                          </a:xfrm>
                          <a:custGeom>
                            <a:avLst/>
                            <a:gdLst/>
                            <a:ahLst/>
                            <a:rect l="l" t="t" r="r" b="b"/>
                            <a:pathLst>
                              <a:path w="0" h="141000">
                                <a:moveTo>
                                  <a:pt x="0" y="0"/>
                                </a:moveTo>
                                <a:lnTo>
                                  <a:pt x="0" y="141000"/>
                                </a:lnTo>
                              </a:path>
                            </a:pathLst>
                          </a:custGeom>
                          <a:noFill/>
                          <a:ln cap="rnd" w="9360">
                            <a:solidFill>
                              <a:srgbClr val="ffffff"/>
                            </a:solidFill>
                            <a:round/>
                          </a:ln>
                        </wps:spPr>
                        <wps:style>
                          <a:lnRef idx="1"/>
                          <a:fillRef idx="0"/>
                          <a:effectRef idx="0"/>
                          <a:fontRef idx="minor"/>
                        </wps:style>
                        <wps:bodyPr/>
                      </wps:wsp>
                      <wps:wsp>
                        <wps:cNvSpPr/>
                        <wps:spPr>
                          <a:xfrm>
                            <a:off x="0" y="285840"/>
                            <a:ext cx="718200" cy="112320"/>
                          </a:xfrm>
                          <a:custGeom>
                            <a:avLst/>
                            <a:gdLst/>
                            <a:ahLst/>
                            <a:rect l="l" t="t" r="r" b="b"/>
                            <a:pathLst>
                              <a:path w="721187" h="112598">
                                <a:moveTo>
                                  <a:pt x="0" y="0"/>
                                </a:moveTo>
                                <a:cubicBezTo>
                                  <a:pt x="0" y="31108"/>
                                  <a:pt x="26978" y="56293"/>
                                  <a:pt x="60312" y="56293"/>
                                </a:cubicBezTo>
                                <a:lnTo>
                                  <a:pt x="299903" y="56293"/>
                                </a:lnTo>
                                <a:cubicBezTo>
                                  <a:pt x="333868" y="56293"/>
                                  <a:pt x="360341" y="81490"/>
                                  <a:pt x="360341" y="112598"/>
                                </a:cubicBezTo>
                                <a:cubicBezTo>
                                  <a:pt x="360341" y="81490"/>
                                  <a:pt x="387318" y="56293"/>
                                  <a:pt x="420652" y="56293"/>
                                </a:cubicBezTo>
                                <a:lnTo>
                                  <a:pt x="660875" y="56293"/>
                                </a:lnTo>
                                <a:cubicBezTo>
                                  <a:pt x="694209" y="56293"/>
                                  <a:pt x="721187" y="31108"/>
                                  <a:pt x="721187" y="0"/>
                                </a:cubicBezTo>
                              </a:path>
                            </a:pathLst>
                          </a:custGeom>
                          <a:noFill/>
                          <a:ln cap="rnd" w="9360">
                            <a:solidFill>
                              <a:srgbClr val="ffffff"/>
                            </a:solidFill>
                            <a:round/>
                          </a:ln>
                        </wps:spPr>
                        <wps:style>
                          <a:lnRef idx="1"/>
                          <a:fillRef idx="0"/>
                          <a:effectRef idx="0"/>
                          <a:fontRef idx="minor"/>
                        </wps:style>
                        <wps:bodyPr/>
                      </wps:wsp>
                      <wps:wsp>
                        <wps:cNvSpPr/>
                        <wps:spPr>
                          <a:xfrm>
                            <a:off x="821160" y="379800"/>
                            <a:ext cx="720" cy="83880"/>
                          </a:xfrm>
                          <a:custGeom>
                            <a:avLst/>
                            <a:gdLst/>
                            <a:ahLst/>
                            <a:rect l="l" t="t" r="r" b="b"/>
                            <a:pathLst>
                              <a:path w="0" h="87273">
                                <a:moveTo>
                                  <a:pt x="0" y="87273"/>
                                </a:moveTo>
                                <a:lnTo>
                                  <a:pt x="0" y="0"/>
                                </a:lnTo>
                              </a:path>
                            </a:pathLst>
                          </a:custGeom>
                          <a:noFill/>
                          <a:ln cap="rnd">
                            <a:solidFill>
                              <a:srgbClr val="ffffff"/>
                            </a:solidFill>
                            <a:round/>
                          </a:ln>
                        </wps:spPr>
                        <wps:style>
                          <a:lnRef idx="1"/>
                          <a:fillRef idx="0"/>
                          <a:effectRef idx="0"/>
                          <a:fontRef idx="minor"/>
                        </wps:style>
                        <wps:bodyPr/>
                      </wps:wsp>
                      <wps:wsp>
                        <wps:cNvSpPr/>
                        <wps:spPr>
                          <a:xfrm>
                            <a:off x="792000" y="288360"/>
                            <a:ext cx="55080" cy="88920"/>
                          </a:xfrm>
                          <a:custGeom>
                            <a:avLst/>
                            <a:gdLst/>
                            <a:ahLst/>
                            <a:rect l="l" t="t" r="r" b="b"/>
                            <a:pathLst>
                              <a:path w="58534" h="88684">
                                <a:moveTo>
                                  <a:pt x="29261" y="0"/>
                                </a:moveTo>
                                <a:lnTo>
                                  <a:pt x="58534" y="88684"/>
                                </a:lnTo>
                                <a:lnTo>
                                  <a:pt x="0" y="88684"/>
                                </a:lnTo>
                                <a:lnTo>
                                  <a:pt x="29261" y="0"/>
                                </a:lnTo>
                                <a:close/>
                              </a:path>
                            </a:pathLst>
                          </a:custGeom>
                          <a:solidFill>
                            <a:srgbClr val="000000"/>
                          </a:solidFill>
                          <a:ln>
                            <a:noFill/>
                          </a:ln>
                        </wps:spPr>
                        <wps:style>
                          <a:lnRef idx="0"/>
                          <a:fillRef idx="0"/>
                          <a:effectRef idx="0"/>
                          <a:fontRef idx="minor"/>
                        </wps:style>
                        <wps:bodyPr/>
                      </wps:wsp>
                      <wps:wsp>
                        <wps:cNvSpPr/>
                        <wps:spPr>
                          <a:xfrm>
                            <a:off x="1012320" y="0"/>
                            <a:ext cx="720" cy="55800"/>
                          </a:xfrm>
                          <a:custGeom>
                            <a:avLst/>
                            <a:gdLst/>
                            <a:ahLst/>
                            <a:rect l="l" t="t" r="r" b="b"/>
                            <a:pathLst>
                              <a:path w="0" h="58744">
                                <a:moveTo>
                                  <a:pt x="0" y="0"/>
                                </a:moveTo>
                                <a:lnTo>
                                  <a:pt x="0" y="58744"/>
                                </a:lnTo>
                              </a:path>
                            </a:pathLst>
                          </a:custGeom>
                          <a:noFill/>
                          <a:ln cap="rnd">
                            <a:solidFill>
                              <a:srgbClr val="ffffff"/>
                            </a:solidFill>
                            <a:round/>
                          </a:ln>
                        </wps:spPr>
                        <wps:style>
                          <a:lnRef idx="1"/>
                          <a:fillRef idx="0"/>
                          <a:effectRef idx="0"/>
                          <a:fontRef idx="minor"/>
                        </wps:style>
                        <wps:bodyPr/>
                      </wps:wsp>
                      <wps:wsp>
                        <wps:cNvSpPr/>
                        <wps:spPr>
                          <a:xfrm>
                            <a:off x="983160" y="59040"/>
                            <a:ext cx="55080" cy="88920"/>
                          </a:xfrm>
                          <a:custGeom>
                            <a:avLst/>
                            <a:gdLst/>
                            <a:ahLst/>
                            <a:rect l="l" t="t" r="r" b="b"/>
                            <a:pathLst>
                              <a:path w="58534" h="88684">
                                <a:moveTo>
                                  <a:pt x="0" y="0"/>
                                </a:moveTo>
                                <a:lnTo>
                                  <a:pt x="58534" y="0"/>
                                </a:lnTo>
                                <a:lnTo>
                                  <a:pt x="29273" y="88684"/>
                                </a:lnTo>
                                <a:lnTo>
                                  <a:pt x="0"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58" style="position:absolute;margin-left:0pt;margin-top:-36.55pt;width:455.8pt;height:36.5pt" coordorigin="0,-731" coordsize="9116,730">
                <v:rect id="shape_0" stroked="f" style="position:absolute;left:8944;top:-447;width:113;height:193;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44;top:-454;width:2513;height:193;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31302928272625</w:t>
                        </w:r>
                      </w:p>
                    </w:txbxContent>
                  </v:textbox>
                  <w10:wrap type="square"/>
                  <v:fill o:detectmouseclick="t" on="false"/>
                  <v:stroke color="#3465a4" joinstyle="round" endcap="flat"/>
                </v:rect>
              </v:group>
            </w:pict>
          </mc:Fallback>
        </mc:AlternateContent>
      </w:r>
    </w:p>
    <w:p>
      <w:pPr>
        <w:pStyle w:val="Normal"/>
        <w:tabs>
          <w:tab w:val="clear" w:pos="420"/>
          <w:tab w:val="center" w:pos="1299" w:leader="none"/>
          <w:tab w:val="center" w:pos="6411" w:leader="none"/>
        </w:tabs>
        <w:spacing w:lineRule="auto" w:line="259" w:before="0" w:after="0"/>
        <w:ind w:left="0" w:right="0" w:hanging="0"/>
        <w:jc w:val="left"/>
        <w:rPr/>
      </w:pPr>
      <w:r>
        <w:rPr>
          <w:lang w:val="zh-Hans"/>
        </w:rPr>
        <w:tab/>
      </w:r>
      <w:r>
        <w:rPr>
          <w:sz w:val="16"/>
          <w:lang w:val="zh-Hans"/>
        </w:rPr>
        <w:t>回复</w:t>
      </w:r>
      <w:r>
        <w:rPr>
          <w:sz w:val="16"/>
          <w:lang w:val="zh-Hans"/>
        </w:rPr>
        <w:tab/>
      </w:r>
      <w:r>
        <w:rPr>
          <w:color w:val="010101"/>
          <w:sz w:val="16"/>
          <w:lang w:val="zh-Hans"/>
        </w:rPr>
        <w:t xml:space="preserve">缓冲区长度 </w:t>
      </w:r>
      <w:r>
        <w:rPr>
          <w:color w:val="010101"/>
          <w:sz w:val="16"/>
          <w:lang w:val="zh-Hans"/>
        </w:rPr>
        <w:t>[25</w:t>
      </w:r>
      <w:r>
        <w:rPr>
          <w:color w:val="010101"/>
          <w:sz w:val="16"/>
          <w:lang w:val="zh-Hans"/>
        </w:rPr>
        <w:t>：</w:t>
      </w:r>
      <w:r>
        <w:rPr>
          <w:color w:val="010101"/>
          <w:sz w:val="16"/>
          <w:lang w:val="zh-Hans"/>
        </w:rPr>
        <w:t>0]</w:t>
      </w:r>
    </w:p>
    <w:p>
      <w:pPr>
        <w:pStyle w:val="Normal"/>
        <w:tabs>
          <w:tab w:val="clear" w:pos="420"/>
          <w:tab w:val="center" w:pos="2034" w:leader="none"/>
          <w:tab w:val="right" w:pos="10044" w:leader="none"/>
        </w:tabs>
        <w:spacing w:lineRule="auto" w:line="264" w:before="0" w:after="199"/>
        <w:ind w:left="0" w:right="0" w:hanging="0"/>
        <w:jc w:val="left"/>
        <w:rPr/>
      </w:pPr>
      <w:r>
        <w:rPr>
          <w:lang w:val="zh-Hans"/>
        </w:rPr>
        <w:tab/>
      </w:r>
      <w:r>
        <w:rPr>
          <w:sz w:val="16"/>
          <w:lang w:val="zh-Hans"/>
        </w:rPr>
        <w:t>RXSOF</w:t>
        <w:tab/>
      </w:r>
      <w:r>
        <w:rPr>
          <w:sz w:val="10"/>
          <w:lang w:val="zh-Hans"/>
        </w:rPr>
        <w:t>x14590</w:t>
      </w:r>
    </w:p>
    <w:p>
      <w:pPr>
        <w:pStyle w:val="Normal"/>
        <w:tabs>
          <w:tab w:val="clear" w:pos="420"/>
          <w:tab w:val="center" w:pos="4092" w:leader="none"/>
          <w:tab w:val="center" w:pos="5708" w:leader="none"/>
        </w:tabs>
        <w:spacing w:lineRule="auto" w:line="264" w:before="0" w:after="219"/>
        <w:ind w:left="0" w:right="0" w:hanging="0"/>
        <w:jc w:val="left"/>
        <w:rPr/>
      </w:pPr>
      <w:r>
        <w:rPr>
          <w:lang w:val="zh-Hans"/>
        </w:rPr>
        <w:tab/>
      </w:r>
      <w:r>
        <w:rPr>
          <w:i/>
          <w:lang w:val="zh-Hans"/>
        </w:rPr>
        <w:t xml:space="preserve">图 </w:t>
      </w:r>
      <w:r>
        <w:rPr>
          <w:i/>
          <w:lang w:val="zh-Hans"/>
        </w:rPr>
        <w:t>2-32</w:t>
      </w:r>
      <w:r>
        <w:rPr>
          <w:i/>
          <w:lang w:val="zh-Hans"/>
        </w:rPr>
        <w:t>：</w:t>
      </w:r>
      <w:r>
        <w:rPr>
          <w:i/>
          <w:lang w:val="zh-Hans"/>
        </w:rPr>
        <w:tab/>
      </w:r>
      <w:r>
        <w:rPr>
          <w:b/>
          <w:lang w:val="zh-Hans"/>
        </w:rPr>
        <w:t>S2MM_CONTROL</w:t>
      </w:r>
    </w:p>
    <w:p>
      <w:pPr>
        <w:pStyle w:val="Normal"/>
        <w:tabs>
          <w:tab w:val="clear" w:pos="420"/>
          <w:tab w:val="center" w:pos="2447" w:leader="none"/>
        </w:tabs>
        <w:spacing w:lineRule="auto" w:line="264" w:before="0" w:after="3"/>
        <w:ind w:left="-15" w:right="0" w:hanging="0"/>
        <w:jc w:val="left"/>
        <w:rPr/>
      </w:pPr>
      <w:r>
        <w:rPr>
          <w:i/>
          <w:lang w:val="zh-Hans"/>
        </w:rPr>
        <w:t xml:space="preserve">表 </w:t>
      </w:r>
      <w:r>
        <w:rPr>
          <w:i/>
          <w:lang w:val="zh-Hans"/>
        </w:rPr>
        <w:t>2-37</w:t>
      </w:r>
      <w:r>
        <w:rPr>
          <w:i/>
          <w:lang w:val="zh-Hans"/>
        </w:rPr>
        <w:t>：</w:t>
      </w:r>
      <w:r>
        <w:rPr>
          <w:i/>
          <w:lang w:val="zh-Hans"/>
        </w:rPr>
        <w:tab/>
      </w:r>
      <w:r>
        <w:rPr>
          <w:b/>
          <w:lang w:val="zh-Hans"/>
        </w:rPr>
        <w:t xml:space="preserve">S2MM_CONTROL </w:t>
      </w:r>
      <w:r>
        <w:rPr>
          <w:b/>
          <w:lang w:val="zh-Hans"/>
        </w:rPr>
        <w:t>详细信息</w:t>
      </w:r>
    </w:p>
    <w:tbl>
      <w:tblPr>
        <w:tblStyle w:val="TableGrid"/>
        <w:tblW w:w="10094" w:type="dxa"/>
        <w:jc w:val="left"/>
        <w:tblInd w:w="0" w:type="dxa"/>
        <w:tblCellMar>
          <w:top w:w="81" w:type="dxa"/>
          <w:left w:w="90" w:type="dxa"/>
          <w:bottom w:w="0" w:type="dxa"/>
          <w:right w:w="80" w:type="dxa"/>
        </w:tblCellMar>
        <w:tblLook w:val="04a0" w:noHBand="0" w:noVBand="1" w:firstColumn="1" w:lastRow="0" w:lastColumn="0" w:firstRow="1"/>
      </w:tblPr>
      <w:tblGrid>
        <w:gridCol w:w="893"/>
        <w:gridCol w:w="1611"/>
        <w:gridCol w:w="7590"/>
      </w:tblGrid>
      <w:tr>
        <w:trPr>
          <w:trHeight w:val="380" w:hRule="atLeast"/>
        </w:trPr>
        <w:tc>
          <w:tcPr>
            <w:tcW w:w="893"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位</w:t>
            </w:r>
          </w:p>
        </w:tc>
        <w:tc>
          <w:tcPr>
            <w:tcW w:w="1611"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字段名称</w:t>
            </w:r>
          </w:p>
        </w:tc>
        <w:tc>
          <w:tcPr>
            <w:tcW w:w="7590"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描述</w:t>
            </w:r>
          </w:p>
        </w:tc>
      </w:tr>
      <w:tr>
        <w:trPr>
          <w:trHeight w:val="350" w:hRule="atLeast"/>
        </w:trPr>
        <w:tc>
          <w:tcPr>
            <w:tcW w:w="893"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 xml:space="preserve">31 </w:t>
            </w:r>
            <w:r>
              <w:rPr>
                <w:sz w:val="19"/>
                <w:lang w:val="zh-Hans"/>
              </w:rPr>
              <w:t xml:space="preserve">到 </w:t>
            </w:r>
            <w:r>
              <w:rPr>
                <w:sz w:val="19"/>
                <w:lang w:val="zh-Hans"/>
              </w:rPr>
              <w:t>28</w:t>
            </w:r>
          </w:p>
        </w:tc>
        <w:tc>
          <w:tcPr>
            <w:tcW w:w="1611"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保留</w:t>
            </w:r>
          </w:p>
        </w:tc>
        <w:tc>
          <w:tcPr>
            <w:tcW w:w="7590" w:type="dxa"/>
            <w:tcBorders>
              <w:top w:val="single" w:sz="12" w:space="0" w:color="850000"/>
              <w:left w:val="single" w:sz="2" w:space="0" w:color="000000"/>
              <w:bottom w:val="single" w:sz="4" w:space="0" w:color="000000"/>
              <w:right w:val="single" w:sz="2" w:space="0" w:color="000000"/>
            </w:tcBorders>
          </w:tcPr>
          <w:p>
            <w:pPr>
              <w:pStyle w:val="Normal"/>
              <w:spacing w:lineRule="auto" w:line="259" w:before="0" w:after="0"/>
              <w:ind w:left="0" w:right="0" w:hanging="0"/>
              <w:jc w:val="left"/>
              <w:rPr/>
            </w:pPr>
            <w:r>
              <w:rPr>
                <w:sz w:val="19"/>
                <w:lang w:val="zh-Hans"/>
              </w:rPr>
              <w:t>这些位是保留的，应设置为零。</w:t>
            </w:r>
          </w:p>
        </w:tc>
      </w:tr>
      <w:tr>
        <w:trPr>
          <w:trHeight w:val="1740" w:hRule="atLeast"/>
        </w:trPr>
        <w:tc>
          <w:tcPr>
            <w:tcW w:w="89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27</w:t>
            </w:r>
          </w:p>
        </w:tc>
        <w:tc>
          <w:tcPr>
            <w:tcW w:w="1611"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RXSOF</w:t>
            </w:r>
          </w:p>
        </w:tc>
        <w:tc>
          <w:tcPr>
            <w:tcW w:w="7590"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0"/>
              <w:ind w:left="0" w:right="0" w:hanging="0"/>
              <w:rPr/>
            </w:pPr>
            <w:r>
              <w:rPr>
                <w:sz w:val="19"/>
                <w:lang w:val="zh-Hans"/>
              </w:rPr>
              <w:t>帧的开始。指示要处理的第一个缓冲区的标志。此标志由软件</w:t>
            </w:r>
            <w:r>
              <w:rPr>
                <w:sz w:val="19"/>
                <w:lang w:val="zh-Hans"/>
              </w:rPr>
              <w:t>/</w:t>
            </w:r>
            <w:r>
              <w:rPr>
                <w:sz w:val="19"/>
                <w:lang w:val="zh-Hans"/>
              </w:rPr>
              <w:t xml:space="preserve">用户设置，以向 </w:t>
            </w:r>
            <w:r>
              <w:rPr>
                <w:sz w:val="19"/>
                <w:lang w:val="zh-Hans"/>
              </w:rPr>
              <w:t xml:space="preserve">AXI DMA </w:t>
            </w:r>
            <w:r>
              <w:rPr>
                <w:sz w:val="19"/>
                <w:lang w:val="zh-Hans"/>
              </w:rPr>
              <w:t xml:space="preserve">指示此描述符描述数据包的开始。 </w:t>
            </w:r>
          </w:p>
          <w:p>
            <w:pPr>
              <w:pStyle w:val="Normal"/>
              <w:spacing w:lineRule="auto" w:line="259" w:before="0" w:after="37"/>
              <w:ind w:left="0" w:right="0" w:hanging="0"/>
              <w:jc w:val="left"/>
              <w:rPr/>
            </w:pPr>
            <w:r>
              <w:rPr>
                <w:sz w:val="19"/>
                <w:lang w:val="zh-Hans"/>
              </w:rPr>
              <w:t>首先接收与此描述符关联的缓冲区。</w:t>
            </w:r>
          </w:p>
          <w:p>
            <w:pPr>
              <w:pStyle w:val="Normal"/>
              <w:numPr>
                <w:ilvl w:val="0"/>
                <w:numId w:val="66"/>
              </w:numPr>
              <w:spacing w:lineRule="auto" w:line="259" w:before="0" w:after="36"/>
              <w:ind w:left="200" w:right="0" w:hanging="200"/>
              <w:jc w:val="left"/>
              <w:rPr/>
            </w:pPr>
            <w:r>
              <w:rPr>
                <w:sz w:val="19"/>
                <w:lang w:val="zh-Hans"/>
              </w:rPr>
              <w:t xml:space="preserve">0 = </w:t>
            </w:r>
            <w:r>
              <w:rPr>
                <w:sz w:val="19"/>
                <w:lang w:val="zh-Hans"/>
              </w:rPr>
              <w:t>不是帧的开始 。</w:t>
            </w:r>
          </w:p>
          <w:p>
            <w:pPr>
              <w:pStyle w:val="Normal"/>
              <w:numPr>
                <w:ilvl w:val="0"/>
                <w:numId w:val="66"/>
              </w:numPr>
              <w:spacing w:lineRule="auto" w:line="259" w:before="0" w:after="36"/>
              <w:ind w:left="200" w:right="0" w:hanging="200"/>
              <w:jc w:val="left"/>
              <w:rPr/>
            </w:pPr>
            <w:r>
              <w:rPr>
                <w:sz w:val="19"/>
                <w:lang w:val="zh-Hans"/>
              </w:rPr>
              <w:t xml:space="preserve">1 = </w:t>
            </w:r>
            <w:r>
              <w:rPr>
                <w:sz w:val="19"/>
                <w:lang w:val="zh-Hans"/>
              </w:rPr>
              <w:t>帧的开始。</w:t>
            </w:r>
          </w:p>
          <w:p>
            <w:pPr>
              <w:pStyle w:val="Normal"/>
              <w:spacing w:lineRule="auto" w:line="259" w:before="0" w:after="0"/>
              <w:ind w:left="0" w:right="0" w:hanging="0"/>
              <w:jc w:val="left"/>
              <w:rPr/>
            </w:pPr>
            <w:r>
              <w:rPr>
                <w:sz w:val="19"/>
                <w:lang w:val="zh-Hans"/>
              </w:rPr>
              <w:t>这仅适用于在微模式下配置</w:t>
            </w:r>
            <w:r>
              <w:rPr>
                <w:sz w:val="19"/>
                <w:lang w:val="zh-Hans"/>
              </w:rPr>
              <w:t>AXI_DMA</w:t>
            </w:r>
            <w:r>
              <w:rPr>
                <w:sz w:val="19"/>
                <w:lang w:val="zh-Hans"/>
              </w:rPr>
              <w:t>。</w:t>
            </w:r>
          </w:p>
        </w:tc>
      </w:tr>
      <w:tr>
        <w:trPr>
          <w:trHeight w:val="1740" w:hRule="atLeast"/>
        </w:trPr>
        <w:tc>
          <w:tcPr>
            <w:tcW w:w="893"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26</w:t>
            </w:r>
          </w:p>
        </w:tc>
        <w:tc>
          <w:tcPr>
            <w:tcW w:w="1611" w:type="dxa"/>
            <w:tcBorders>
              <w:top w:val="single" w:sz="4" w:space="0" w:color="000000"/>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接收帧结束</w:t>
            </w:r>
          </w:p>
        </w:tc>
        <w:tc>
          <w:tcPr>
            <w:tcW w:w="7590" w:type="dxa"/>
            <w:tcBorders>
              <w:top w:val="single" w:sz="4" w:space="0" w:color="000000"/>
              <w:left w:val="single" w:sz="2" w:space="0" w:color="000000"/>
              <w:bottom w:val="single" w:sz="4" w:space="0" w:color="000000"/>
              <w:right w:val="single" w:sz="2" w:space="0" w:color="000000"/>
            </w:tcBorders>
          </w:tcPr>
          <w:p>
            <w:pPr>
              <w:pStyle w:val="Normal"/>
              <w:spacing w:lineRule="auto" w:line="218" w:before="0" w:after="0"/>
              <w:ind w:left="0" w:right="0" w:hanging="0"/>
              <w:rPr/>
            </w:pPr>
            <w:r>
              <w:rPr>
                <w:sz w:val="19"/>
                <w:lang w:val="zh-Hans"/>
              </w:rPr>
              <w:t xml:space="preserve">帧结束。指示要处理的最后一个缓冲区的标志。此标志由 </w:t>
            </w:r>
            <w:r>
              <w:rPr>
                <w:sz w:val="19"/>
                <w:lang w:val="zh-Hans"/>
              </w:rPr>
              <w:t xml:space="preserve">sw/user </w:t>
            </w:r>
            <w:r>
              <w:rPr>
                <w:sz w:val="19"/>
                <w:lang w:val="zh-Hans"/>
              </w:rPr>
              <w:t xml:space="preserve">设置，以向 </w:t>
            </w:r>
            <w:r>
              <w:rPr>
                <w:sz w:val="19"/>
                <w:lang w:val="zh-Hans"/>
              </w:rPr>
              <w:t xml:space="preserve">AXI DMA </w:t>
            </w:r>
            <w:r>
              <w:rPr>
                <w:sz w:val="19"/>
                <w:lang w:val="zh-Hans"/>
              </w:rPr>
              <w:t xml:space="preserve">指示此描述符描述数据包的结尾。 </w:t>
            </w:r>
          </w:p>
          <w:p>
            <w:pPr>
              <w:pStyle w:val="Normal"/>
              <w:spacing w:lineRule="auto" w:line="259" w:before="0" w:after="37"/>
              <w:ind w:left="1" w:right="0" w:hanging="0"/>
              <w:jc w:val="left"/>
              <w:rPr/>
            </w:pPr>
            <w:r>
              <w:rPr>
                <w:sz w:val="19"/>
                <w:lang w:val="zh-Hans"/>
              </w:rPr>
              <w:t>最后接收与此描述符关联的缓冲区。</w:t>
            </w:r>
          </w:p>
          <w:p>
            <w:pPr>
              <w:pStyle w:val="Normal"/>
              <w:numPr>
                <w:ilvl w:val="0"/>
                <w:numId w:val="67"/>
              </w:numPr>
              <w:spacing w:lineRule="auto" w:line="259" w:before="0" w:after="36"/>
              <w:ind w:left="201" w:right="0" w:hanging="200"/>
              <w:jc w:val="left"/>
              <w:rPr/>
            </w:pPr>
            <w:r>
              <w:rPr>
                <w:sz w:val="19"/>
                <w:lang w:val="zh-Hans"/>
              </w:rPr>
              <w:t xml:space="preserve">0 = </w:t>
            </w:r>
            <w:r>
              <w:rPr>
                <w:sz w:val="19"/>
                <w:lang w:val="zh-Hans"/>
              </w:rPr>
              <w:t>不是帧结束。</w:t>
            </w:r>
          </w:p>
          <w:p>
            <w:pPr>
              <w:pStyle w:val="Normal"/>
              <w:numPr>
                <w:ilvl w:val="0"/>
                <w:numId w:val="67"/>
              </w:numPr>
              <w:spacing w:lineRule="auto" w:line="259" w:before="0" w:after="36"/>
              <w:ind w:left="201" w:right="0" w:hanging="200"/>
              <w:jc w:val="left"/>
              <w:rPr/>
            </w:pPr>
            <w:r>
              <w:rPr>
                <w:sz w:val="19"/>
                <w:lang w:val="zh-Hans"/>
              </w:rPr>
              <w:t xml:space="preserve">1 = </w:t>
            </w:r>
            <w:r>
              <w:rPr>
                <w:sz w:val="19"/>
                <w:lang w:val="zh-Hans"/>
              </w:rPr>
              <w:t>帧结束。</w:t>
            </w:r>
          </w:p>
          <w:p>
            <w:pPr>
              <w:pStyle w:val="Normal"/>
              <w:spacing w:lineRule="auto" w:line="259" w:before="0" w:after="0"/>
              <w:ind w:left="1" w:right="0" w:hanging="0"/>
              <w:jc w:val="left"/>
              <w:rPr/>
            </w:pPr>
            <w:r>
              <w:rPr>
                <w:sz w:val="19"/>
                <w:lang w:val="zh-Hans"/>
              </w:rPr>
              <w:t>这仅适用于在微模式下配置</w:t>
            </w:r>
            <w:r>
              <w:rPr>
                <w:sz w:val="19"/>
                <w:lang w:val="zh-Hans"/>
              </w:rPr>
              <w:t>AXI_DMA</w:t>
            </w:r>
            <w:r>
              <w:rPr>
                <w:sz w:val="19"/>
                <w:lang w:val="zh-Hans"/>
              </w:rPr>
              <w:t>。</w:t>
            </w:r>
          </w:p>
        </w:tc>
      </w:tr>
      <w:tr>
        <w:trPr>
          <w:trHeight w:val="3330" w:hRule="atLeast"/>
        </w:trPr>
        <w:tc>
          <w:tcPr>
            <w:tcW w:w="893"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25 </w:t>
            </w:r>
            <w:del w:id="141" w:author="未知作者" w:date="2023-05-06T11:18:04Z">
              <w:r>
                <w:rPr>
                  <w:sz w:val="19"/>
                  <w:lang w:val="zh-Hans"/>
                </w:rPr>
                <w:delText>比</w:delText>
              </w:r>
            </w:del>
            <w:ins w:id="142" w:author="未知作者" w:date="2023-05-06T11:18:04Z">
              <w:r>
                <w:rPr>
                  <w:rFonts w:eastAsia="Segoe UI" w:cs="Segoe UI"/>
                  <w:color w:val="000000"/>
                  <w:kern w:val="2"/>
                  <w:sz w:val="19"/>
                  <w:szCs w:val="22"/>
                  <w:lang w:val="zh-Hans" w:eastAsia="zh-CN" w:bidi="ar-SA"/>
                </w:rPr>
                <w:t>:</w:t>
              </w:r>
            </w:ins>
            <w:r>
              <w:rPr>
                <w:sz w:val="19"/>
                <w:lang w:val="zh-Hans"/>
              </w:rPr>
              <w:t xml:space="preserve"> 0</w:t>
            </w:r>
          </w:p>
        </w:tc>
        <w:tc>
          <w:tcPr>
            <w:tcW w:w="1611"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缓冲长度</w:t>
            </w:r>
          </w:p>
        </w:tc>
        <w:tc>
          <w:tcPr>
            <w:tcW w:w="7590" w:type="dxa"/>
            <w:tcBorders>
              <w:top w:val="single" w:sz="4" w:space="0" w:color="000000"/>
              <w:left w:val="single" w:sz="2" w:space="0" w:color="000000"/>
              <w:bottom w:val="single" w:sz="2" w:space="0" w:color="000000"/>
              <w:right w:val="single" w:sz="2" w:space="0" w:color="000000"/>
            </w:tcBorders>
          </w:tcPr>
          <w:p>
            <w:pPr>
              <w:pStyle w:val="Normal"/>
              <w:spacing w:lineRule="auto" w:line="218" w:before="0" w:after="97"/>
              <w:ind w:left="1" w:right="58" w:hanging="0"/>
              <w:rPr/>
            </w:pPr>
            <w:r>
              <w:rPr>
                <w:sz w:val="19"/>
                <w:lang w:val="zh-Hans"/>
              </w:rPr>
              <w:t xml:space="preserve">此值指示可用于接收 </w:t>
            </w:r>
            <w:r>
              <w:rPr>
                <w:sz w:val="19"/>
                <w:lang w:val="zh-Hans"/>
              </w:rPr>
              <w:t xml:space="preserve">S2MM </w:t>
            </w:r>
            <w:r>
              <w:rPr>
                <w:sz w:val="19"/>
                <w:lang w:val="zh-Hans"/>
              </w:rPr>
              <w:t>流中的数据的空间量（以字节为单位）。缓冲区长度的可用宽度由</w:t>
            </w:r>
            <w:r>
              <w:rPr>
                <w:b/>
                <w:sz w:val="19"/>
                <w:lang w:val="zh-Hans"/>
              </w:rPr>
              <w:t>参数缓冲区长度寄存器宽度指定。</w:t>
            </w:r>
            <w:r>
              <w:rPr>
                <w:sz w:val="19"/>
                <w:lang w:val="zh-Hans"/>
              </w:rPr>
              <w:t xml:space="preserve"> 此字段</w:t>
            </w:r>
            <w:r>
              <w:rPr>
                <w:lang w:val="zh-Hans"/>
              </w:rPr>
              <w:t>最多</w:t>
            </w:r>
            <w:r>
              <w:rPr>
                <w:sz w:val="19"/>
                <w:lang w:val="zh-Hans"/>
              </w:rPr>
              <w:t xml:space="preserve">可以描述 </w:t>
            </w:r>
            <w:r>
              <w:rPr>
                <w:sz w:val="19"/>
                <w:lang w:val="zh-Hans"/>
              </w:rPr>
              <w:t>67</w:t>
            </w:r>
            <w:r>
              <w:rPr>
                <w:sz w:val="19"/>
                <w:lang w:val="zh-Hans"/>
              </w:rPr>
              <w:t>，</w:t>
            </w:r>
            <w:r>
              <w:rPr>
                <w:sz w:val="19"/>
                <w:lang w:val="zh-Hans"/>
              </w:rPr>
              <w:t>108</w:t>
            </w:r>
            <w:r>
              <w:rPr>
                <w:sz w:val="19"/>
                <w:lang w:val="zh-Hans"/>
              </w:rPr>
              <w:t>，</w:t>
            </w:r>
            <w:r>
              <w:rPr>
                <w:sz w:val="19"/>
                <w:lang w:val="zh-Hans"/>
              </w:rPr>
              <w:t xml:space="preserve">863 </w:t>
            </w:r>
            <w:r>
              <w:rPr>
                <w:sz w:val="19"/>
                <w:lang w:val="zh-Hans"/>
              </w:rPr>
              <w:t>字节的传输</w:t>
            </w:r>
            <w:r>
              <w:rPr>
                <w:lang w:val="zh-Hans"/>
              </w:rPr>
              <w:t>。</w:t>
            </w:r>
          </w:p>
          <w:p>
            <w:pPr>
              <w:pStyle w:val="Normal"/>
              <w:spacing w:lineRule="auto" w:line="247" w:before="0" w:after="108"/>
              <w:ind w:left="0" w:right="57" w:hanging="0"/>
              <w:rPr/>
            </w:pPr>
            <w:r>
              <w:rPr>
                <w:b/>
                <w:i/>
                <w:sz w:val="19"/>
                <w:lang w:val="zh-Hans"/>
              </w:rPr>
              <w:t xml:space="preserve">注意： </w:t>
            </w:r>
            <w:r>
              <w:rPr>
                <w:sz w:val="17"/>
                <w:lang w:val="zh-Hans"/>
              </w:rPr>
              <w:t xml:space="preserve">S2MM </w:t>
            </w:r>
            <w:r>
              <w:rPr>
                <w:sz w:val="17"/>
                <w:lang w:val="zh-Hans"/>
              </w:rPr>
              <w:t>描述符链中的总缓冲区空间（即链中每个描述符的缓冲区长度值的总和）必须至少能够容纳最大接收数据包大小。如果收到大于定义的缓冲区空间</w:t>
            </w:r>
            <w:r>
              <w:rPr>
                <w:lang w:val="zh-Hans"/>
              </w:rPr>
              <w:t>的数据包，则会出现未定义的结果。</w:t>
            </w:r>
          </w:p>
          <w:p>
            <w:pPr>
              <w:pStyle w:val="Normal"/>
              <w:spacing w:lineRule="auto" w:line="247" w:before="0" w:after="104"/>
              <w:ind w:left="0" w:right="0" w:hanging="0"/>
              <w:jc w:val="left"/>
              <w:rPr/>
            </w:pPr>
            <w:r>
              <w:rPr>
                <w:b/>
                <w:i/>
                <w:sz w:val="19"/>
                <w:lang w:val="zh-Hans"/>
              </w:rPr>
              <w:t xml:space="preserve">注意： </w:t>
            </w:r>
            <w:r>
              <w:rPr>
                <w:sz w:val="17"/>
                <w:lang w:val="zh-Hans"/>
              </w:rPr>
              <w:t>将缓冲器长度寄存器宽度设置为小于</w:t>
            </w:r>
            <w:r>
              <w:rPr>
                <w:sz w:val="17"/>
                <w:lang w:val="zh-Hans"/>
              </w:rPr>
              <w:t>23</w:t>
            </w:r>
            <w:r>
              <w:rPr>
                <w:sz w:val="17"/>
                <w:lang w:val="zh-Hans"/>
              </w:rPr>
              <w:t>会降低</w:t>
            </w:r>
            <w:r>
              <w:rPr>
                <w:sz w:val="17"/>
                <w:lang w:val="zh-Hans"/>
              </w:rPr>
              <w:t>FPGA</w:t>
            </w:r>
            <w:r>
              <w:rPr>
                <w:sz w:val="17"/>
                <w:lang w:val="zh-Hans"/>
              </w:rPr>
              <w:t>资源利用率。</w:t>
            </w:r>
          </w:p>
          <w:p>
            <w:pPr>
              <w:pStyle w:val="Normal"/>
              <w:spacing w:lineRule="auto" w:line="247" w:before="0" w:after="0"/>
              <w:ind w:left="0" w:right="0" w:hanging="0"/>
              <w:jc w:val="left"/>
              <w:rPr/>
            </w:pPr>
            <w:r>
              <w:rPr>
                <w:b/>
                <w:i/>
                <w:sz w:val="19"/>
                <w:lang w:val="zh-Hans"/>
              </w:rPr>
              <w:t xml:space="preserve">注意： </w:t>
            </w:r>
            <w:r>
              <w:rPr>
                <w:sz w:val="17"/>
                <w:lang w:val="zh-Hans"/>
              </w:rPr>
              <w:t>在微模式下配置</w:t>
            </w:r>
            <w:r>
              <w:rPr>
                <w:sz w:val="17"/>
                <w:lang w:val="zh-Hans"/>
              </w:rPr>
              <w:t>AXI_DMA</w:t>
            </w:r>
            <w:r>
              <w:rPr>
                <w:sz w:val="17"/>
                <w:lang w:val="zh-Hans"/>
              </w:rPr>
              <w:t xml:space="preserve">时，此值不应超过以下公式： </w:t>
            </w:r>
          </w:p>
          <w:p>
            <w:pPr>
              <w:pStyle w:val="Normal"/>
              <w:spacing w:lineRule="auto" w:line="259" w:before="0" w:after="0"/>
              <w:ind w:left="0" w:right="0" w:hanging="0"/>
              <w:jc w:val="left"/>
              <w:rPr/>
            </w:pPr>
            <w:r>
              <w:rPr>
                <w:sz w:val="17"/>
                <w:lang w:val="zh-Hans"/>
              </w:rPr>
              <w:t>（</w:t>
            </w:r>
            <w:r>
              <w:rPr>
                <w:sz w:val="17"/>
                <w:lang w:val="zh-Hans"/>
              </w:rPr>
              <w:t xml:space="preserve">S2MM </w:t>
            </w:r>
            <w:r>
              <w:rPr>
                <w:sz w:val="17"/>
                <w:lang w:val="zh-Hans"/>
              </w:rPr>
              <w:t>内存映射数据宽度</w:t>
            </w:r>
            <w:r>
              <w:rPr>
                <w:sz w:val="17"/>
                <w:lang w:val="zh-Hans"/>
              </w:rPr>
              <w:t>/8</w:t>
            </w:r>
            <w:r>
              <w:rPr>
                <w:sz w:val="17"/>
                <w:lang w:val="zh-Hans"/>
              </w:rPr>
              <w:t>）</w:t>
            </w:r>
            <w:r>
              <w:rPr>
                <w:sz w:val="17"/>
                <w:lang w:val="zh-Hans"/>
              </w:rPr>
              <w:t>*Burst_length</w:t>
            </w:r>
          </w:p>
        </w:tc>
      </w:tr>
    </w:tbl>
    <w:p>
      <w:pPr>
        <w:pStyle w:val="3"/>
        <w:ind w:left="755" w:right="67" w:hanging="10"/>
        <w:rPr/>
      </w:pPr>
      <w:r>
        <w:rPr>
          <w:lang w:val="zh-Hans"/>
        </w:rPr>
        <w:t>S2MM_STATUS</w:t>
      </w:r>
      <w:r>
        <w:rPr>
          <w:lang w:val="zh-Hans"/>
        </w:rPr>
        <w:t>（</w:t>
      </w:r>
      <w:r>
        <w:rPr>
          <w:lang w:val="zh-Hans"/>
        </w:rPr>
        <w:t xml:space="preserve">S2MM </w:t>
      </w:r>
      <w:r>
        <w:rPr>
          <w:lang w:val="zh-Hans"/>
        </w:rPr>
        <w:t>状态）</w:t>
      </w:r>
    </w:p>
    <w:p>
      <w:pPr>
        <w:pStyle w:val="Normal"/>
        <w:spacing w:lineRule="auto" w:line="259" w:before="0" w:after="63"/>
        <w:ind w:left="10" w:right="1494" w:hanging="10"/>
        <w:jc w:val="right"/>
        <w:rPr/>
      </w:pPr>
      <w:r>
        <w:rPr>
          <w:lang w:val="zh-Hans"/>
        </w:rPr>
        <w:t xml:space="preserve">此值提供从流到内存映射的 </w:t>
      </w:r>
      <w:r>
        <w:rPr>
          <w:lang w:val="zh-Hans"/>
        </w:rPr>
        <w:t xml:space="preserve">S2MM </w:t>
      </w:r>
      <w:r>
        <w:rPr>
          <w:lang w:val="zh-Hans"/>
        </w:rPr>
        <w:t>传输的状态。</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2-33</w:t>
      </w:r>
    </w:p>
    <w:p>
      <w:pPr>
        <w:pStyle w:val="Normal"/>
        <w:spacing w:lineRule="auto" w:line="259" w:before="0" w:after="110"/>
        <w:ind w:left="985" w:right="0" w:hanging="0"/>
        <w:jc w:val="left"/>
        <w:rPr/>
      </w:pPr>
      <w:r>
        <w:rPr/>
        <mc:AlternateContent>
          <mc:Choice Requires="wpg">
            <w:drawing>
              <wp:inline distT="0" distB="0" distL="0" distR="0" wp14:anchorId="7828C0BC">
                <wp:extent cx="5235575" cy="835660"/>
                <wp:effectExtent l="0" t="0" r="0" b="0"/>
                <wp:docPr id="78" name="形状59"/>
                <a:graphic xmlns:a="http://schemas.openxmlformats.org/drawingml/2006/main">
                  <a:graphicData uri="http://schemas.microsoft.com/office/word/2010/wordprocessingGroup">
                    <wpg:wgp>
                      <wpg:cNvGrpSpPr/>
                      <wpg:grpSpPr>
                        <a:xfrm>
                          <a:off x="0" y="0"/>
                          <a:ext cx="5235120" cy="835200"/>
                        </a:xfrm>
                      </wpg:grpSpPr>
                      <wps:wsp>
                        <wps:cNvSpPr/>
                        <wps:spPr>
                          <a:xfrm>
                            <a:off x="52560" y="358920"/>
                            <a:ext cx="953280" cy="118800"/>
                          </a:xfrm>
                          <a:custGeom>
                            <a:avLst/>
                            <a:gdLst/>
                            <a:ahLst/>
                            <a:rect l="l" t="t" r="r" b="b"/>
                            <a:pathLst>
                              <a:path w="969598" h="125449">
                                <a:moveTo>
                                  <a:pt x="0" y="0"/>
                                </a:moveTo>
                                <a:lnTo>
                                  <a:pt x="969598" y="0"/>
                                </a:lnTo>
                                <a:lnTo>
                                  <a:pt x="969598" y="125449"/>
                                </a:lnTo>
                                <a:lnTo>
                                  <a:pt x="0" y="125449"/>
                                </a:lnTo>
                                <a:close/>
                              </a:path>
                            </a:pathLst>
                          </a:custGeom>
                          <a:noFill/>
                          <a:ln cap="rnd" w="9000">
                            <a:solidFill>
                              <a:srgbClr val="ffffff"/>
                            </a:solidFill>
                            <a:round/>
                          </a:ln>
                        </wps:spPr>
                        <wps:style>
                          <a:lnRef idx="1"/>
                          <a:fillRef idx="0"/>
                          <a:effectRef idx="0"/>
                          <a:fontRef idx="minor"/>
                        </wps:style>
                        <wps:bodyPr/>
                      </wps:wsp>
                      <wps:wsp>
                        <wps:cNvSpPr/>
                        <wps:spPr>
                          <a:xfrm>
                            <a:off x="2691000" y="604440"/>
                            <a:ext cx="127512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10101"/>
                                  <w14:ligatures w14:val="standardContextual"/>
                                </w:rPr>
                                <w:t>传输的字节数 [25：0]</w:t>
                              </w:r>
                            </w:p>
                          </w:txbxContent>
                        </wps:txbx>
                        <wps:bodyPr lIns="0" rIns="0" tIns="0" bIns="0">
                          <a:noAutofit/>
                        </wps:bodyPr>
                      </wps:wsp>
                      <wps:wsp>
                        <wps:cNvSpPr/>
                        <wps:spPr>
                          <a:xfrm>
                            <a:off x="1015200" y="480240"/>
                            <a:ext cx="4136400" cy="88920"/>
                          </a:xfrm>
                          <a:custGeom>
                            <a:avLst/>
                            <a:gdLst/>
                            <a:ahLst/>
                            <a:rect l="l" t="t" r="r" b="b"/>
                            <a:pathLst>
                              <a:path w="4190971" h="95409">
                                <a:moveTo>
                                  <a:pt x="0" y="0"/>
                                </a:moveTo>
                                <a:cubicBezTo>
                                  <a:pt x="0" y="26557"/>
                                  <a:pt x="35485" y="47762"/>
                                  <a:pt x="78608" y="47762"/>
                                </a:cubicBezTo>
                                <a:lnTo>
                                  <a:pt x="2016941" y="47762"/>
                                </a:lnTo>
                                <a:cubicBezTo>
                                  <a:pt x="2060622" y="47762"/>
                                  <a:pt x="2095435" y="69297"/>
                                  <a:pt x="2095435" y="95409"/>
                                </a:cubicBezTo>
                                <a:cubicBezTo>
                                  <a:pt x="2095435" y="69297"/>
                                  <a:pt x="2130921" y="47762"/>
                                  <a:pt x="2174030" y="47762"/>
                                </a:cubicBezTo>
                                <a:lnTo>
                                  <a:pt x="4112376" y="47762"/>
                                </a:lnTo>
                                <a:cubicBezTo>
                                  <a:pt x="4156057" y="47762"/>
                                  <a:pt x="4190971" y="26557"/>
                                  <a:pt x="4190971" y="0"/>
                                </a:cubicBezTo>
                              </a:path>
                            </a:pathLst>
                          </a:custGeom>
                          <a:noFill/>
                          <a:ln cap="rnd" w="9000">
                            <a:solidFill>
                              <a:srgbClr val="ffffff"/>
                            </a:solidFill>
                            <a:round/>
                          </a:ln>
                        </wps:spPr>
                        <wps:style>
                          <a:lnRef idx="1"/>
                          <a:fillRef idx="0"/>
                          <a:effectRef idx="0"/>
                          <a:fontRef idx="minor"/>
                        </wps:style>
                        <wps:bodyPr/>
                      </wps:wsp>
                      <wps:wsp>
                        <wps:cNvSpPr/>
                        <wps:spPr>
                          <a:xfrm>
                            <a:off x="1009080" y="358200"/>
                            <a:ext cx="4149000" cy="118080"/>
                          </a:xfrm>
                          <a:custGeom>
                            <a:avLst/>
                            <a:gdLst/>
                            <a:ahLst/>
                            <a:rect l="l" t="t" r="r" b="b"/>
                            <a:pathLst>
                              <a:path w="4203392" h="125085">
                                <a:moveTo>
                                  <a:pt x="0" y="0"/>
                                </a:moveTo>
                                <a:lnTo>
                                  <a:pt x="4203392" y="0"/>
                                </a:lnTo>
                                <a:lnTo>
                                  <a:pt x="4203392" y="125085"/>
                                </a:lnTo>
                                <a:lnTo>
                                  <a:pt x="0" y="125085"/>
                                </a:lnTo>
                                <a:close/>
                              </a:path>
                            </a:pathLst>
                          </a:custGeom>
                          <a:noFill/>
                          <a:ln cap="rnd" w="9000">
                            <a:solidFill>
                              <a:srgbClr val="ffffff"/>
                            </a:solidFill>
                            <a:round/>
                          </a:ln>
                        </wps:spPr>
                        <wps:style>
                          <a:lnRef idx="1"/>
                          <a:fillRef idx="0"/>
                          <a:effectRef idx="0"/>
                          <a:fontRef idx="minor"/>
                        </wps:style>
                        <wps:bodyPr/>
                      </wps:wsp>
                      <wps:wsp>
                        <wps:cNvSpPr/>
                        <wps:spPr>
                          <a:xfrm>
                            <a:off x="5061600" y="384840"/>
                            <a:ext cx="63000" cy="104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10101"/>
                                  <w14:ligatures w14:val="standardContextual"/>
                                </w:rPr>
                                <w:t>0</w:t>
                              </w:r>
                            </w:p>
                          </w:txbxContent>
                        </wps:txbx>
                        <wps:bodyPr lIns="0" rIns="0" tIns="0" bIns="0">
                          <a:noAutofit/>
                        </wps:bodyPr>
                      </wps:wsp>
                      <wps:wsp>
                        <wps:cNvSpPr/>
                        <wps:spPr>
                          <a:xfrm>
                            <a:off x="4951800" y="680040"/>
                            <a:ext cx="283320" cy="64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x143598</w:t>
                              </w:r>
                            </w:p>
                          </w:txbxContent>
                        </wps:txbx>
                        <wps:bodyPr lIns="0" rIns="0" tIns="0" bIns="0">
                          <a:noAutofit/>
                        </wps:bodyPr>
                      </wps:wsp>
                      <wps:wsp>
                        <wps:cNvSpPr/>
                        <wps:spPr>
                          <a:xfrm>
                            <a:off x="76680" y="380880"/>
                            <a:ext cx="1408320" cy="104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10101"/>
                                  <w14:ligatures w14:val="standardContextual"/>
                                </w:rPr>
                                <w:t>31302928272625</w:t>
                              </w:r>
                            </w:p>
                          </w:txbxContent>
                        </wps:txbx>
                        <wps:bodyPr lIns="0" rIns="0" tIns="0" bIns="0">
                          <a:noAutofit/>
                        </wps:bodyPr>
                      </wps:wsp>
                      <wps:wsp>
                        <wps:cNvSpPr/>
                        <wps:spPr>
                          <a:xfrm>
                            <a:off x="1006560" y="358920"/>
                            <a:ext cx="720" cy="11808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847080" y="358920"/>
                            <a:ext cx="720" cy="11808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687240" y="358920"/>
                            <a:ext cx="720" cy="11808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527760" y="358920"/>
                            <a:ext cx="720" cy="11808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367560" y="358920"/>
                            <a:ext cx="720" cy="11808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208440" y="358920"/>
                            <a:ext cx="720" cy="118080"/>
                          </a:xfrm>
                          <a:custGeom>
                            <a:avLst/>
                            <a:gdLst/>
                            <a:ahLst/>
                            <a:rect l="l" t="t" r="r" b="b"/>
                            <a:pathLst>
                              <a:path w="0" h="125042">
                                <a:moveTo>
                                  <a:pt x="0" y="0"/>
                                </a:moveTo>
                                <a:lnTo>
                                  <a:pt x="0" y="125042"/>
                                </a:lnTo>
                              </a:path>
                            </a:pathLst>
                          </a:custGeom>
                          <a:noFill/>
                          <a:ln cap="rnd" w="9000">
                            <a:solidFill>
                              <a:srgbClr val="ffffff"/>
                            </a:solidFill>
                            <a:round/>
                          </a:ln>
                        </wps:spPr>
                        <wps:style>
                          <a:lnRef idx="1"/>
                          <a:fillRef idx="0"/>
                          <a:effectRef idx="0"/>
                          <a:fontRef idx="minor"/>
                        </wps:style>
                        <wps:bodyPr/>
                      </wps:wsp>
                      <wps:wsp>
                        <wps:cNvSpPr/>
                        <wps:spPr>
                          <a:xfrm>
                            <a:off x="768240" y="613440"/>
                            <a:ext cx="40896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RXEOF餐厅</w:t>
                              </w:r>
                            </w:p>
                          </w:txbxContent>
                        </wps:txbx>
                        <wps:bodyPr lIns="0" rIns="0" tIns="0" bIns="0">
                          <a:noAutofit/>
                        </wps:bodyPr>
                      </wps:wsp>
                      <wps:wsp>
                        <wps:cNvSpPr/>
                        <wps:spPr>
                          <a:xfrm>
                            <a:off x="917640" y="553680"/>
                            <a:ext cx="720" cy="29160"/>
                          </a:xfrm>
                          <a:custGeom>
                            <a:avLst/>
                            <a:gdLst/>
                            <a:ahLst/>
                            <a:rect l="l" t="t" r="r" b="b"/>
                            <a:pathLst>
                              <a:path w="0" h="32710">
                                <a:moveTo>
                                  <a:pt x="0" y="32710"/>
                                </a:moveTo>
                                <a:lnTo>
                                  <a:pt x="0" y="0"/>
                                </a:lnTo>
                              </a:path>
                            </a:pathLst>
                          </a:custGeom>
                          <a:noFill/>
                          <a:ln cap="rnd" w="5760">
                            <a:solidFill>
                              <a:srgbClr val="ffffff"/>
                            </a:solidFill>
                            <a:round/>
                          </a:ln>
                        </wps:spPr>
                        <wps:style>
                          <a:lnRef idx="1"/>
                          <a:fillRef idx="0"/>
                          <a:effectRef idx="0"/>
                          <a:fontRef idx="minor"/>
                        </wps:style>
                        <wps:bodyPr/>
                      </wps:wsp>
                      <wps:wsp>
                        <wps:cNvSpPr/>
                        <wps:spPr>
                          <a:xfrm>
                            <a:off x="892080" y="477360"/>
                            <a:ext cx="48240" cy="73080"/>
                          </a:xfrm>
                          <a:custGeom>
                            <a:avLst/>
                            <a:gdLst/>
                            <a:ahLst/>
                            <a:rect l="l" t="t" r="r" b="b"/>
                            <a:pathLst>
                              <a:path w="52324" h="78651">
                                <a:moveTo>
                                  <a:pt x="26162" y="0"/>
                                </a:moveTo>
                                <a:lnTo>
                                  <a:pt x="52324" y="78651"/>
                                </a:lnTo>
                                <a:lnTo>
                                  <a:pt x="0" y="78651"/>
                                </a:lnTo>
                                <a:lnTo>
                                  <a:pt x="26162" y="0"/>
                                </a:lnTo>
                                <a:close/>
                              </a:path>
                            </a:pathLst>
                          </a:custGeom>
                          <a:solidFill>
                            <a:srgbClr val="000000"/>
                          </a:solidFill>
                          <a:ln>
                            <a:noFill/>
                          </a:ln>
                        </wps:spPr>
                        <wps:style>
                          <a:lnRef idx="0"/>
                          <a:fillRef idx="0"/>
                          <a:effectRef idx="0"/>
                          <a:fontRef idx="minor"/>
                        </wps:style>
                        <wps:bodyPr/>
                      </wps:wsp>
                      <wps:wsp>
                        <wps:cNvSpPr/>
                        <wps:spPr>
                          <a:xfrm>
                            <a:off x="779040" y="232920"/>
                            <a:ext cx="720" cy="47520"/>
                          </a:xfrm>
                          <a:custGeom>
                            <a:avLst/>
                            <a:gdLst/>
                            <a:ahLst/>
                            <a:rect l="l" t="t" r="r" b="b"/>
                            <a:pathLst>
                              <a:path w="0" h="52097">
                                <a:moveTo>
                                  <a:pt x="0" y="0"/>
                                </a:moveTo>
                                <a:lnTo>
                                  <a:pt x="0" y="52097"/>
                                </a:lnTo>
                              </a:path>
                            </a:pathLst>
                          </a:custGeom>
                          <a:noFill/>
                          <a:ln cap="rnd" w="5760">
                            <a:solidFill>
                              <a:srgbClr val="ffffff"/>
                            </a:solidFill>
                            <a:round/>
                          </a:ln>
                        </wps:spPr>
                        <wps:style>
                          <a:lnRef idx="1"/>
                          <a:fillRef idx="0"/>
                          <a:effectRef idx="0"/>
                          <a:fontRef idx="minor"/>
                        </wps:style>
                        <wps:bodyPr/>
                      </wps:wsp>
                      <wps:wsp>
                        <wps:cNvSpPr/>
                        <wps:spPr>
                          <a:xfrm>
                            <a:off x="753840" y="283320"/>
                            <a:ext cx="48240" cy="73080"/>
                          </a:xfrm>
                          <a:custGeom>
                            <a:avLst/>
                            <a:gdLst/>
                            <a:ahLst/>
                            <a:rect l="l" t="t" r="r" b="b"/>
                            <a:pathLst>
                              <a:path w="52324" h="78651">
                                <a:moveTo>
                                  <a:pt x="0" y="0"/>
                                </a:moveTo>
                                <a:lnTo>
                                  <a:pt x="52324" y="0"/>
                                </a:lnTo>
                                <a:lnTo>
                                  <a:pt x="26162" y="78651"/>
                                </a:lnTo>
                                <a:lnTo>
                                  <a:pt x="0" y="0"/>
                                </a:lnTo>
                                <a:close/>
                              </a:path>
                            </a:pathLst>
                          </a:custGeom>
                          <a:solidFill>
                            <a:srgbClr val="000000"/>
                          </a:solidFill>
                          <a:ln>
                            <a:noFill/>
                          </a:ln>
                        </wps:spPr>
                        <wps:style>
                          <a:lnRef idx="0"/>
                          <a:fillRef idx="0"/>
                          <a:effectRef idx="0"/>
                          <a:fontRef idx="minor"/>
                        </wps:style>
                        <wps:bodyPr/>
                      </wps:wsp>
                      <wps:wsp>
                        <wps:cNvSpPr/>
                        <wps:spPr>
                          <a:xfrm>
                            <a:off x="614520" y="133920"/>
                            <a:ext cx="40824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RXSOF</w:t>
                              </w:r>
                            </w:p>
                          </w:txbxContent>
                        </wps:txbx>
                        <wps:bodyPr lIns="0" rIns="0" tIns="0" bIns="0">
                          <a:noAutofit/>
                        </wps:bodyPr>
                      </wps:wsp>
                      <wps:wsp>
                        <wps:cNvSpPr/>
                        <wps:spPr>
                          <a:xfrm>
                            <a:off x="450720" y="113040"/>
                            <a:ext cx="720" cy="167760"/>
                          </a:xfrm>
                          <a:custGeom>
                            <a:avLst/>
                            <a:gdLst/>
                            <a:ahLst/>
                            <a:rect l="l" t="t" r="r" b="b"/>
                            <a:pathLst>
                              <a:path w="0" h="173363">
                                <a:moveTo>
                                  <a:pt x="0" y="0"/>
                                </a:moveTo>
                                <a:lnTo>
                                  <a:pt x="0" y="173363"/>
                                </a:lnTo>
                              </a:path>
                            </a:pathLst>
                          </a:custGeom>
                          <a:noFill/>
                          <a:ln cap="rnd" w="5760">
                            <a:solidFill>
                              <a:srgbClr val="ffffff"/>
                            </a:solidFill>
                            <a:round/>
                          </a:ln>
                        </wps:spPr>
                        <wps:style>
                          <a:lnRef idx="1"/>
                          <a:fillRef idx="0"/>
                          <a:effectRef idx="0"/>
                          <a:fontRef idx="minor"/>
                        </wps:style>
                        <wps:bodyPr/>
                      </wps:wsp>
                      <wps:wsp>
                        <wps:cNvSpPr/>
                        <wps:spPr>
                          <a:xfrm>
                            <a:off x="425520" y="283320"/>
                            <a:ext cx="48240" cy="73080"/>
                          </a:xfrm>
                          <a:custGeom>
                            <a:avLst/>
                            <a:gdLst/>
                            <a:ahLst/>
                            <a:rect l="l" t="t" r="r" b="b"/>
                            <a:pathLst>
                              <a:path w="52324" h="78651">
                                <a:moveTo>
                                  <a:pt x="0" y="0"/>
                                </a:moveTo>
                                <a:lnTo>
                                  <a:pt x="52324" y="0"/>
                                </a:lnTo>
                                <a:lnTo>
                                  <a:pt x="26162" y="78651"/>
                                </a:lnTo>
                                <a:lnTo>
                                  <a:pt x="0" y="0"/>
                                </a:lnTo>
                                <a:close/>
                              </a:path>
                            </a:pathLst>
                          </a:custGeom>
                          <a:solidFill>
                            <a:srgbClr val="000000"/>
                          </a:solidFill>
                          <a:ln>
                            <a:noFill/>
                          </a:ln>
                        </wps:spPr>
                        <wps:style>
                          <a:lnRef idx="0"/>
                          <a:fillRef idx="0"/>
                          <a:effectRef idx="0"/>
                          <a:fontRef idx="minor"/>
                        </wps:style>
                        <wps:bodyPr/>
                      </wps:wsp>
                      <wps:wsp>
                        <wps:cNvSpPr/>
                        <wps:spPr>
                          <a:xfrm>
                            <a:off x="214560" y="0"/>
                            <a:ext cx="58752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DMASlvErr</w:t>
                              </w:r>
                            </w:p>
                          </w:txbxContent>
                        </wps:txbx>
                        <wps:bodyPr lIns="0" rIns="0" tIns="0" bIns="0">
                          <a:noAutofit/>
                        </wps:bodyPr>
                      </wps:wsp>
                      <wps:wsp>
                        <wps:cNvSpPr/>
                        <wps:spPr>
                          <a:xfrm>
                            <a:off x="127080" y="232920"/>
                            <a:ext cx="720" cy="47520"/>
                          </a:xfrm>
                          <a:custGeom>
                            <a:avLst/>
                            <a:gdLst/>
                            <a:ahLst/>
                            <a:rect l="l" t="t" r="r" b="b"/>
                            <a:pathLst>
                              <a:path w="0" h="52097">
                                <a:moveTo>
                                  <a:pt x="0" y="0"/>
                                </a:moveTo>
                                <a:lnTo>
                                  <a:pt x="0" y="52097"/>
                                </a:lnTo>
                              </a:path>
                            </a:pathLst>
                          </a:custGeom>
                          <a:noFill/>
                          <a:ln cap="rnd" w="5760">
                            <a:solidFill>
                              <a:srgbClr val="ffffff"/>
                            </a:solidFill>
                            <a:round/>
                          </a:ln>
                        </wps:spPr>
                        <wps:style>
                          <a:lnRef idx="1"/>
                          <a:fillRef idx="0"/>
                          <a:effectRef idx="0"/>
                          <a:fontRef idx="minor"/>
                        </wps:style>
                        <wps:bodyPr/>
                      </wps:wsp>
                      <wps:wsp>
                        <wps:cNvSpPr/>
                        <wps:spPr>
                          <a:xfrm>
                            <a:off x="100800" y="283320"/>
                            <a:ext cx="48240" cy="73080"/>
                          </a:xfrm>
                          <a:custGeom>
                            <a:avLst/>
                            <a:gdLst/>
                            <a:ahLst/>
                            <a:rect l="l" t="t" r="r" b="b"/>
                            <a:pathLst>
                              <a:path w="52324" h="78651">
                                <a:moveTo>
                                  <a:pt x="0" y="0"/>
                                </a:moveTo>
                                <a:lnTo>
                                  <a:pt x="52324" y="0"/>
                                </a:lnTo>
                                <a:lnTo>
                                  <a:pt x="26162" y="78651"/>
                                </a:lnTo>
                                <a:lnTo>
                                  <a:pt x="0" y="0"/>
                                </a:lnTo>
                                <a:close/>
                              </a:path>
                            </a:pathLst>
                          </a:custGeom>
                          <a:solidFill>
                            <a:srgbClr val="000000"/>
                          </a:solidFill>
                          <a:ln>
                            <a:noFill/>
                          </a:ln>
                        </wps:spPr>
                        <wps:style>
                          <a:lnRef idx="0"/>
                          <a:fillRef idx="0"/>
                          <a:effectRef idx="0"/>
                          <a:fontRef idx="minor"/>
                        </wps:style>
                        <wps:bodyPr/>
                      </wps:wsp>
                      <wps:wsp>
                        <wps:cNvSpPr/>
                        <wps:spPr>
                          <a:xfrm>
                            <a:off x="0" y="133920"/>
                            <a:ext cx="30852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Cmplt</w:t>
                              </w:r>
                            </w:p>
                          </w:txbxContent>
                        </wps:txbx>
                        <wps:bodyPr lIns="0" rIns="0" tIns="0" bIns="0">
                          <a:noAutofit/>
                        </wps:bodyPr>
                      </wps:wsp>
                      <wps:wsp>
                        <wps:cNvSpPr/>
                        <wps:spPr>
                          <a:xfrm>
                            <a:off x="402120" y="729720"/>
                            <a:ext cx="554400" cy="105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DMAIntErr</w:t>
                              </w:r>
                            </w:p>
                          </w:txbxContent>
                        </wps:txbx>
                        <wps:bodyPr lIns="0" rIns="0" tIns="0" bIns="0">
                          <a:noAutofit/>
                        </wps:bodyPr>
                      </wps:wsp>
                      <wps:wsp>
                        <wps:cNvSpPr/>
                        <wps:spPr>
                          <a:xfrm>
                            <a:off x="606600" y="553680"/>
                            <a:ext cx="720" cy="138960"/>
                          </a:xfrm>
                          <a:custGeom>
                            <a:avLst/>
                            <a:gdLst/>
                            <a:ahLst/>
                            <a:rect l="l" t="t" r="r" b="b"/>
                            <a:pathLst>
                              <a:path w="0" h="143844">
                                <a:moveTo>
                                  <a:pt x="0" y="143844"/>
                                </a:moveTo>
                                <a:lnTo>
                                  <a:pt x="0" y="0"/>
                                </a:lnTo>
                              </a:path>
                            </a:pathLst>
                          </a:custGeom>
                          <a:noFill/>
                          <a:ln cap="rnd" w="5760">
                            <a:solidFill>
                              <a:srgbClr val="ffffff"/>
                            </a:solidFill>
                            <a:round/>
                          </a:ln>
                        </wps:spPr>
                        <wps:style>
                          <a:lnRef idx="1"/>
                          <a:fillRef idx="0"/>
                          <a:effectRef idx="0"/>
                          <a:fontRef idx="minor"/>
                        </wps:style>
                        <wps:bodyPr/>
                      </wps:wsp>
                      <wps:wsp>
                        <wps:cNvSpPr/>
                        <wps:spPr>
                          <a:xfrm>
                            <a:off x="580320" y="477360"/>
                            <a:ext cx="48240" cy="73080"/>
                          </a:xfrm>
                          <a:custGeom>
                            <a:avLst/>
                            <a:gdLst/>
                            <a:ahLst/>
                            <a:rect l="l" t="t" r="r" b="b"/>
                            <a:pathLst>
                              <a:path w="52324" h="78651">
                                <a:moveTo>
                                  <a:pt x="26162" y="0"/>
                                </a:moveTo>
                                <a:lnTo>
                                  <a:pt x="52324" y="78651"/>
                                </a:lnTo>
                                <a:lnTo>
                                  <a:pt x="0" y="78651"/>
                                </a:lnTo>
                                <a:lnTo>
                                  <a:pt x="26162" y="0"/>
                                </a:lnTo>
                                <a:close/>
                              </a:path>
                            </a:pathLst>
                          </a:custGeom>
                          <a:solidFill>
                            <a:srgbClr val="000000"/>
                          </a:solidFill>
                          <a:ln>
                            <a:noFill/>
                          </a:ln>
                        </wps:spPr>
                        <wps:style>
                          <a:lnRef idx="0"/>
                          <a:fillRef idx="0"/>
                          <a:effectRef idx="0"/>
                          <a:fontRef idx="minor"/>
                        </wps:style>
                        <wps:bodyPr/>
                      </wps:wsp>
                      <wps:wsp>
                        <wps:cNvSpPr/>
                        <wps:spPr>
                          <a:xfrm>
                            <a:off x="53280" y="613440"/>
                            <a:ext cx="63324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DMADecErr</w:t>
                              </w:r>
                            </w:p>
                          </w:txbxContent>
                        </wps:txbx>
                        <wps:bodyPr lIns="0" rIns="0" tIns="0" bIns="0">
                          <a:noAutofit/>
                        </wps:bodyPr>
                      </wps:wsp>
                      <wps:wsp>
                        <wps:cNvSpPr/>
                        <wps:spPr>
                          <a:xfrm>
                            <a:off x="293400" y="553680"/>
                            <a:ext cx="720" cy="29160"/>
                          </a:xfrm>
                          <a:custGeom>
                            <a:avLst/>
                            <a:gdLst/>
                            <a:ahLst/>
                            <a:rect l="l" t="t" r="r" b="b"/>
                            <a:pathLst>
                              <a:path w="0" h="32710">
                                <a:moveTo>
                                  <a:pt x="0" y="32710"/>
                                </a:moveTo>
                                <a:lnTo>
                                  <a:pt x="0" y="0"/>
                                </a:lnTo>
                              </a:path>
                            </a:pathLst>
                          </a:custGeom>
                          <a:noFill/>
                          <a:ln cap="rnd" w="5760">
                            <a:solidFill>
                              <a:srgbClr val="ffffff"/>
                            </a:solidFill>
                            <a:round/>
                          </a:ln>
                        </wps:spPr>
                        <wps:style>
                          <a:lnRef idx="1"/>
                          <a:fillRef idx="0"/>
                          <a:effectRef idx="0"/>
                          <a:fontRef idx="minor"/>
                        </wps:style>
                        <wps:bodyPr/>
                      </wps:wsp>
                      <wps:wsp>
                        <wps:cNvSpPr/>
                        <wps:spPr>
                          <a:xfrm>
                            <a:off x="266760" y="477360"/>
                            <a:ext cx="48240" cy="73080"/>
                          </a:xfrm>
                          <a:custGeom>
                            <a:avLst/>
                            <a:gdLst/>
                            <a:ahLst/>
                            <a:rect l="l" t="t" r="r" b="b"/>
                            <a:pathLst>
                              <a:path w="52324" h="78651">
                                <a:moveTo>
                                  <a:pt x="26162" y="0"/>
                                </a:moveTo>
                                <a:lnTo>
                                  <a:pt x="52324" y="78651"/>
                                </a:lnTo>
                                <a:lnTo>
                                  <a:pt x="0" y="78651"/>
                                </a:lnTo>
                                <a:lnTo>
                                  <a:pt x="26162"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59" style="position:absolute;margin-left:0pt;margin-top:-65.8pt;width:412.2pt;height:65.75pt" coordorigin="0,-1316" coordsize="8244,1315">
                <v:rect id="shape_0" stroked="f" style="position:absolute;left:4238;top:-364;width:2007;height:16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10101"/>
                            <w14:ligatures w14:val="standardContextual"/>
                          </w:rPr>
                          <w:t>传输的字节数 [25：0]</w:t>
                        </w:r>
                      </w:p>
                    </w:txbxContent>
                  </v:textbox>
                  <w10:wrap type="square"/>
                  <v:fill o:detectmouseclick="t" on="false"/>
                  <v:stroke color="#3465a4" joinstyle="round" endcap="flat"/>
                </v:rect>
                <v:rect id="shape_0" stroked="f" style="position:absolute;left:7971;top:-710;width:98;height:164;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7798;top:-245;width:445;height:101;mso-position-vertical:top">
                  <v:textbo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x143598</w:t>
                        </w:r>
                      </w:p>
                    </w:txbxContent>
                  </v:textbox>
                  <w10:wrap type="square"/>
                  <v:fill o:detectmouseclick="t" on="false"/>
                  <v:stroke color="#3465a4" joinstyle="round" endcap="flat"/>
                </v:rect>
                <v:rect id="shape_0" stroked="f" style="position:absolute;left:121;top:-716;width:2217;height:164;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10101"/>
                            <w14:ligatures w14:val="standardContextual"/>
                          </w:rPr>
                          <w:t>31302928272625</w:t>
                        </w:r>
                      </w:p>
                    </w:txbxContent>
                  </v:textbox>
                  <w10:wrap type="square"/>
                  <v:fill o:detectmouseclick="t" on="false"/>
                  <v:stroke color="#3465a4" joinstyle="round" endcap="flat"/>
                </v:rect>
                <v:rect id="shape_0" stroked="f" style="position:absolute;left:1210;top:-350;width:643;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RXEOF餐厅</w:t>
                        </w:r>
                      </w:p>
                    </w:txbxContent>
                  </v:textbox>
                  <w10:wrap type="square"/>
                  <v:fill o:detectmouseclick="t" on="false"/>
                  <v:stroke color="#3465a4" joinstyle="round" endcap="flat"/>
                </v:rect>
                <v:rect id="shape_0" stroked="f" style="position:absolute;left:968;top:-1105;width:642;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RXSOF</w:t>
                        </w:r>
                      </w:p>
                    </w:txbxContent>
                  </v:textbox>
                  <w10:wrap type="square"/>
                  <v:fill o:detectmouseclick="t" on="false"/>
                  <v:stroke color="#3465a4" joinstyle="round" endcap="flat"/>
                </v:rect>
                <v:rect id="shape_0" stroked="f" style="position:absolute;left:338;top:-1316;width:924;height:165;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DMASlvErr</w:t>
                        </w:r>
                      </w:p>
                    </w:txbxContent>
                  </v:textbox>
                  <w10:wrap type="square"/>
                  <v:fill o:detectmouseclick="t" on="false"/>
                  <v:stroke color="#3465a4" joinstyle="round" endcap="flat"/>
                </v:rect>
                <v:rect id="shape_0" stroked="f" style="position:absolute;left:0;top:-1105;width:485;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Cmplt</w:t>
                        </w:r>
                      </w:p>
                    </w:txbxContent>
                  </v:textbox>
                  <w10:wrap type="square"/>
                  <v:fill o:detectmouseclick="t" on="false"/>
                  <v:stroke color="#3465a4" joinstyle="round" endcap="flat"/>
                </v:rect>
                <v:rect id="shape_0" stroked="f" style="position:absolute;left:633;top:-167;width:872;height:165;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DMAIntErr</w:t>
                        </w:r>
                      </w:p>
                    </w:txbxContent>
                  </v:textbox>
                  <w10:wrap type="square"/>
                  <v:fill o:detectmouseclick="t" on="false"/>
                  <v:stroke color="#3465a4" joinstyle="round" endcap="flat"/>
                </v:rect>
                <v:rect id="shape_0" stroked="f" style="position:absolute;left:84;top:-350;width:996;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DMADecErr</w:t>
                        </w:r>
                      </w:p>
                    </w:txbxContent>
                  </v:textbox>
                  <w10:wrap type="square"/>
                  <v:fill o:detectmouseclick="t" on="false"/>
                  <v:stroke color="#3465a4" joinstyle="round" endcap="flat"/>
                </v:rect>
              </v:group>
            </w:pict>
          </mc:Fallback>
        </mc:AlternateContent>
      </w:r>
    </w:p>
    <w:p>
      <w:pPr>
        <w:pStyle w:val="Normal"/>
        <w:tabs>
          <w:tab w:val="clear" w:pos="420"/>
          <w:tab w:val="center" w:pos="4202" w:leader="none"/>
          <w:tab w:val="center" w:pos="5709" w:leader="none"/>
        </w:tabs>
        <w:spacing w:lineRule="auto" w:line="259" w:before="0" w:after="227"/>
        <w:ind w:left="0" w:right="0" w:hanging="0"/>
        <w:jc w:val="left"/>
        <w:rPr/>
      </w:pPr>
      <w:r>
        <w:rPr>
          <w:lang w:val="zh-Hans"/>
        </w:rPr>
        <w:tab/>
      </w:r>
      <w:r>
        <w:rPr>
          <w:i/>
          <w:lang w:val="zh-Hans"/>
        </w:rPr>
        <w:t xml:space="preserve">图 </w:t>
      </w:r>
      <w:r>
        <w:rPr>
          <w:i/>
          <w:lang w:val="zh-Hans"/>
        </w:rPr>
        <w:t>2-33</w:t>
      </w:r>
      <w:r>
        <w:rPr>
          <w:i/>
          <w:lang w:val="zh-Hans"/>
        </w:rPr>
        <w:t>：</w:t>
      </w:r>
      <w:r>
        <w:rPr>
          <w:i/>
          <w:lang w:val="zh-Hans"/>
        </w:rPr>
        <w:tab/>
      </w:r>
      <w:r>
        <w:rPr>
          <w:b/>
          <w:lang w:val="zh-Hans"/>
        </w:rPr>
        <w:t>S2MM_STATUS</w:t>
      </w:r>
    </w:p>
    <w:p>
      <w:pPr>
        <w:pStyle w:val="Normal"/>
        <w:tabs>
          <w:tab w:val="clear" w:pos="420"/>
          <w:tab w:val="center" w:pos="2336" w:leader="none"/>
        </w:tabs>
        <w:spacing w:lineRule="auto" w:line="264" w:before="0" w:after="3"/>
        <w:ind w:left="-15" w:right="0" w:hanging="0"/>
        <w:jc w:val="left"/>
        <w:rPr/>
      </w:pPr>
      <w:r>
        <w:rPr>
          <w:i/>
          <w:lang w:val="zh-Hans"/>
        </w:rPr>
        <w:t xml:space="preserve">表 </w:t>
      </w:r>
      <w:r>
        <w:rPr>
          <w:i/>
          <w:lang w:val="zh-Hans"/>
        </w:rPr>
        <w:t>2-38</w:t>
      </w:r>
      <w:r>
        <w:rPr>
          <w:i/>
          <w:lang w:val="zh-Hans"/>
        </w:rPr>
        <w:t>：</w:t>
      </w:r>
      <w:r>
        <w:rPr>
          <w:i/>
          <w:lang w:val="zh-Hans"/>
        </w:rPr>
        <w:tab/>
      </w:r>
      <w:r>
        <w:rPr>
          <w:b/>
          <w:lang w:val="zh-Hans"/>
        </w:rPr>
        <w:t xml:space="preserve">S2MM_STATUS </w:t>
      </w:r>
      <w:r>
        <w:rPr>
          <w:b/>
          <w:lang w:val="zh-Hans"/>
        </w:rPr>
        <w:t>详细信息</w:t>
      </w:r>
    </w:p>
    <w:tbl>
      <w:tblPr>
        <w:tblStyle w:val="TableGrid"/>
        <w:tblW w:w="10117" w:type="dxa"/>
        <w:jc w:val="left"/>
        <w:tblInd w:w="0" w:type="dxa"/>
        <w:tblCellMar>
          <w:top w:w="82" w:type="dxa"/>
          <w:left w:w="90" w:type="dxa"/>
          <w:bottom w:w="0" w:type="dxa"/>
          <w:right w:w="78" w:type="dxa"/>
        </w:tblCellMar>
        <w:tblLook w:val="04a0" w:noHBand="0" w:noVBand="1" w:firstColumn="1" w:lastRow="0" w:lastColumn="0" w:firstRow="1"/>
      </w:tblPr>
      <w:tblGrid>
        <w:gridCol w:w="965"/>
        <w:gridCol w:w="1608"/>
        <w:gridCol w:w="7544"/>
      </w:tblGrid>
      <w:tr>
        <w:trPr>
          <w:trHeight w:val="381" w:hRule="atLeast"/>
        </w:trPr>
        <w:tc>
          <w:tcPr>
            <w:tcW w:w="96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0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54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2789" w:hRule="atLeast"/>
        </w:trPr>
        <w:tc>
          <w:tcPr>
            <w:tcW w:w="96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25 </w:t>
            </w:r>
            <w:del w:id="143" w:author="未知作者" w:date="2023-05-06T11:18:05Z">
              <w:r>
                <w:rPr>
                  <w:sz w:val="19"/>
                  <w:lang w:val="zh-Hans"/>
                </w:rPr>
                <w:delText>比</w:delText>
              </w:r>
            </w:del>
            <w:ins w:id="144" w:author="未知作者" w:date="2023-05-06T11:18:05Z">
              <w:r>
                <w:rPr>
                  <w:rFonts w:eastAsia="Segoe UI" w:cs="Segoe UI"/>
                  <w:color w:val="000000"/>
                  <w:kern w:val="2"/>
                  <w:sz w:val="19"/>
                  <w:szCs w:val="22"/>
                  <w:lang w:val="zh-Hans" w:eastAsia="zh-CN" w:bidi="ar-SA"/>
                </w:rPr>
                <w:t>:</w:t>
              </w:r>
            </w:ins>
            <w:r>
              <w:rPr>
                <w:sz w:val="19"/>
                <w:lang w:val="zh-Hans"/>
              </w:rPr>
              <w:t xml:space="preserve"> 0</w:t>
            </w:r>
          </w:p>
        </w:tc>
        <w:tc>
          <w:tcPr>
            <w:tcW w:w="160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传输的字节数</w:t>
            </w:r>
          </w:p>
        </w:tc>
        <w:tc>
          <w:tcPr>
            <w:tcW w:w="7544"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96"/>
              <w:ind w:left="0" w:right="65" w:hanging="0"/>
              <w:rPr/>
            </w:pPr>
            <w:r>
              <w:rPr>
                <w:sz w:val="19"/>
                <w:lang w:val="zh-Hans"/>
              </w:rPr>
              <w:t xml:space="preserve">此值指示在此描述符描述的缓冲区中接收和存储的数据量。这可能与缓冲区长度匹配，也可能不匹配。例如，如果此描述符指示缓冲区长度为 </w:t>
            </w:r>
            <w:r>
              <w:rPr>
                <w:sz w:val="19"/>
                <w:lang w:val="zh-Hans"/>
              </w:rPr>
              <w:t>1</w:t>
            </w:r>
            <w:r>
              <w:rPr>
                <w:sz w:val="19"/>
                <w:lang w:val="zh-Hans"/>
              </w:rPr>
              <w:t>，</w:t>
            </w:r>
            <w:r>
              <w:rPr>
                <w:sz w:val="19"/>
                <w:lang w:val="zh-Hans"/>
              </w:rPr>
              <w:t xml:space="preserve">024 </w:t>
            </w:r>
            <w:r>
              <w:rPr>
                <w:sz w:val="19"/>
                <w:lang w:val="zh-Hans"/>
              </w:rPr>
              <w:t xml:space="preserve">字节，但仅接收 </w:t>
            </w:r>
            <w:r>
              <w:rPr>
                <w:sz w:val="19"/>
                <w:lang w:val="zh-Hans"/>
              </w:rPr>
              <w:t xml:space="preserve">50 </w:t>
            </w:r>
            <w:r>
              <w:rPr>
                <w:sz w:val="19"/>
                <w:lang w:val="zh-Hans"/>
              </w:rPr>
              <w:t xml:space="preserve">个字节并存储在缓冲区中，则“传输的字节数”字段指示 </w:t>
            </w:r>
            <w:r>
              <w:rPr>
                <w:sz w:val="19"/>
                <w:lang w:val="zh-Hans"/>
              </w:rPr>
              <w:t>0x32</w:t>
            </w:r>
            <w:r>
              <w:rPr>
                <w:sz w:val="19"/>
                <w:lang w:val="zh-Hans"/>
              </w:rPr>
              <w:t xml:space="preserve">。通过将 </w:t>
            </w:r>
            <w:r>
              <w:rPr>
                <w:sz w:val="19"/>
                <w:lang w:val="zh-Hans"/>
              </w:rPr>
              <w:t xml:space="preserve">RXSOF </w:t>
            </w:r>
            <w:r>
              <w:rPr>
                <w:sz w:val="19"/>
                <w:lang w:val="zh-Hans"/>
              </w:rPr>
              <w:t>描述符中每个描述符的传输字节值添加到帧接收端 （</w:t>
            </w:r>
            <w:r>
              <w:rPr>
                <w:sz w:val="19"/>
                <w:lang w:val="zh-Hans"/>
              </w:rPr>
              <w:t>RXEOF</w:t>
            </w:r>
            <w:r>
              <w:rPr>
                <w:sz w:val="19"/>
                <w:lang w:val="zh-Hans"/>
              </w:rPr>
              <w:t>） 描述符，可以确定整个接收数据包长度。</w:t>
            </w:r>
          </w:p>
          <w:p>
            <w:pPr>
              <w:pStyle w:val="Normal"/>
              <w:spacing w:lineRule="auto" w:line="252" w:before="0" w:after="102"/>
              <w:ind w:left="0" w:right="0" w:hanging="0"/>
              <w:jc w:val="left"/>
              <w:rPr/>
            </w:pPr>
            <w:r>
              <w:rPr>
                <w:b/>
                <w:i/>
                <w:sz w:val="19"/>
                <w:lang w:val="zh-Hans"/>
              </w:rPr>
              <w:t>注意：</w:t>
            </w:r>
            <w:r>
              <w:rPr>
                <w:sz w:val="17"/>
                <w:lang w:val="zh-Hans"/>
              </w:rPr>
              <w:t>传输字节的可用宽度由参数</w:t>
            </w:r>
            <w:r>
              <w:rPr>
                <w:lang w:val="zh-Hans"/>
              </w:rPr>
              <w:t>缓冲区</w:t>
            </w:r>
            <w:r>
              <w:rPr>
                <w:b/>
                <w:sz w:val="17"/>
                <w:lang w:val="zh-Hans"/>
              </w:rPr>
              <w:t>长度寄存器的宽度</w:t>
            </w:r>
            <w:r>
              <w:rPr>
                <w:lang w:val="zh-Hans"/>
              </w:rPr>
              <w:t>指定</w:t>
            </w:r>
            <w:r>
              <w:rPr>
                <w:sz w:val="17"/>
                <w:lang w:val="zh-Hans"/>
              </w:rPr>
              <w:t xml:space="preserve">。此字段最多可以描述 </w:t>
            </w:r>
            <w:r>
              <w:rPr>
                <w:sz w:val="17"/>
                <w:lang w:val="zh-Hans"/>
              </w:rPr>
              <w:t>67</w:t>
            </w:r>
            <w:r>
              <w:rPr>
                <w:sz w:val="17"/>
                <w:lang w:val="zh-Hans"/>
              </w:rPr>
              <w:t>，</w:t>
            </w:r>
            <w:r>
              <w:rPr>
                <w:sz w:val="17"/>
                <w:lang w:val="zh-Hans"/>
              </w:rPr>
              <w:t>108</w:t>
            </w:r>
            <w:r>
              <w:rPr>
                <w:sz w:val="17"/>
                <w:lang w:val="zh-Hans"/>
              </w:rPr>
              <w:t>，</w:t>
            </w:r>
            <w:r>
              <w:rPr>
                <w:sz w:val="17"/>
                <w:lang w:val="zh-Hans"/>
              </w:rPr>
              <w:t xml:space="preserve">863 </w:t>
            </w:r>
            <w:r>
              <w:rPr>
                <w:sz w:val="17"/>
                <w:lang w:val="zh-Hans"/>
              </w:rPr>
              <w:t>字节的传输。</w:t>
            </w:r>
          </w:p>
          <w:p>
            <w:pPr>
              <w:pStyle w:val="Normal"/>
              <w:spacing w:lineRule="auto" w:line="259" w:before="0" w:after="0"/>
              <w:ind w:left="0" w:right="0" w:hanging="0"/>
              <w:jc w:val="left"/>
              <w:rPr/>
            </w:pPr>
            <w:r>
              <w:rPr>
                <w:b/>
                <w:i/>
                <w:sz w:val="19"/>
                <w:lang w:val="zh-Hans"/>
              </w:rPr>
              <w:t xml:space="preserve">注意： </w:t>
            </w:r>
            <w:r>
              <w:rPr>
                <w:sz w:val="17"/>
                <w:lang w:val="zh-Hans"/>
              </w:rPr>
              <w:t>将缓冲器长度寄存器宽度设置为小于</w:t>
            </w:r>
            <w:r>
              <w:rPr>
                <w:sz w:val="17"/>
                <w:lang w:val="zh-Hans"/>
              </w:rPr>
              <w:t>26</w:t>
            </w:r>
            <w:r>
              <w:rPr>
                <w:sz w:val="17"/>
                <w:lang w:val="zh-Hans"/>
              </w:rPr>
              <w:t>会降低</w:t>
            </w:r>
            <w:r>
              <w:rPr>
                <w:sz w:val="17"/>
                <w:lang w:val="zh-Hans"/>
              </w:rPr>
              <w:t>FPGA</w:t>
            </w:r>
            <w:r>
              <w:rPr>
                <w:sz w:val="17"/>
                <w:lang w:val="zh-Hans"/>
              </w:rPr>
              <w:t>资源利用率。在微模式下配置</w:t>
            </w:r>
            <w:r>
              <w:rPr>
                <w:sz w:val="17"/>
                <w:lang w:val="zh-Hans"/>
              </w:rPr>
              <w:t>AXI_DMA</w:t>
            </w:r>
            <w:r>
              <w:rPr>
                <w:sz w:val="17"/>
                <w:lang w:val="zh-Hans"/>
              </w:rPr>
              <w:t>时，此字段不会更新。</w:t>
            </w:r>
          </w:p>
        </w:tc>
      </w:tr>
      <w:tr>
        <w:trPr>
          <w:trHeight w:val="1950" w:hRule="atLeast"/>
        </w:trPr>
        <w:tc>
          <w:tcPr>
            <w:tcW w:w="96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26</w:t>
            </w:r>
          </w:p>
        </w:tc>
        <w:tc>
          <w:tcPr>
            <w:tcW w:w="160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RXEOF</w:t>
            </w:r>
            <w:del w:id="145" w:author="未知作者" w:date="2023-05-06T14:58:45Z">
              <w:r>
                <w:rPr>
                  <w:sz w:val="19"/>
                  <w:lang w:val="zh-Hans"/>
                </w:rPr>
                <w:delText>餐厅</w:delText>
              </w:r>
            </w:del>
          </w:p>
        </w:tc>
        <w:tc>
          <w:tcPr>
            <w:tcW w:w="7544"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0" w:right="0" w:hanging="0"/>
              <w:jc w:val="left"/>
              <w:rPr/>
            </w:pPr>
            <w:r>
              <w:rPr>
                <w:sz w:val="19"/>
                <w:lang w:val="zh-Hans"/>
              </w:rPr>
              <w:t xml:space="preserve">帧结束。指示缓冲区保存数据包的最后一部分的标志。此位由 </w:t>
            </w:r>
            <w:r>
              <w:rPr>
                <w:sz w:val="19"/>
                <w:lang w:val="zh-Hans"/>
              </w:rPr>
              <w:t xml:space="preserve">AXI DMA </w:t>
            </w:r>
            <w:r>
              <w:rPr>
                <w:sz w:val="19"/>
                <w:lang w:val="zh-Hans"/>
              </w:rPr>
              <w:t>设置，以向软件</w:t>
            </w:r>
            <w:r>
              <w:rPr>
                <w:sz w:val="19"/>
                <w:lang w:val="zh-Hans"/>
              </w:rPr>
              <w:t>/</w:t>
            </w:r>
            <w:r>
              <w:rPr>
                <w:sz w:val="19"/>
                <w:lang w:val="zh-Hans"/>
              </w:rPr>
              <w:t>用户指示与此描述符关联的缓冲区包含数据包的末尾。</w:t>
            </w:r>
          </w:p>
          <w:p>
            <w:pPr>
              <w:pStyle w:val="Normal"/>
              <w:numPr>
                <w:ilvl w:val="0"/>
                <w:numId w:val="68"/>
              </w:numPr>
              <w:spacing w:lineRule="auto" w:line="259" w:before="0" w:after="36"/>
              <w:ind w:left="199" w:right="0" w:hanging="199"/>
              <w:jc w:val="left"/>
              <w:rPr/>
            </w:pPr>
            <w:r>
              <w:rPr>
                <w:sz w:val="19"/>
                <w:lang w:val="zh-Hans"/>
              </w:rPr>
              <w:t xml:space="preserve">0 = </w:t>
            </w:r>
            <w:r>
              <w:rPr>
                <w:sz w:val="19"/>
                <w:lang w:val="zh-Hans"/>
              </w:rPr>
              <w:t>不是帧结束。</w:t>
            </w:r>
          </w:p>
          <w:p>
            <w:pPr>
              <w:pStyle w:val="Normal"/>
              <w:numPr>
                <w:ilvl w:val="0"/>
                <w:numId w:val="68"/>
              </w:numPr>
              <w:spacing w:lineRule="auto" w:line="259" w:before="0" w:after="53"/>
              <w:ind w:left="199" w:right="0" w:hanging="199"/>
              <w:jc w:val="left"/>
              <w:rPr/>
            </w:pPr>
            <w:r>
              <w:rPr>
                <w:sz w:val="19"/>
                <w:lang w:val="zh-Hans"/>
              </w:rPr>
              <w:t xml:space="preserve">1 = </w:t>
            </w:r>
            <w:r>
              <w:rPr>
                <w:sz w:val="19"/>
                <w:lang w:val="zh-Hans"/>
              </w:rPr>
              <w:t>帧结束。</w:t>
            </w:r>
          </w:p>
          <w:p>
            <w:pPr>
              <w:pStyle w:val="Normal"/>
              <w:spacing w:lineRule="auto" w:line="259" w:before="0" w:after="0"/>
              <w:ind w:left="0" w:right="0" w:hanging="0"/>
              <w:rPr/>
            </w:pPr>
            <w:r>
              <w:rPr>
                <w:b/>
                <w:i/>
                <w:sz w:val="19"/>
                <w:lang w:val="zh-Hans"/>
              </w:rPr>
              <w:t>注意：</w:t>
            </w:r>
            <w:r>
              <w:rPr>
                <w:sz w:val="17"/>
                <w:lang w:val="zh-Hans"/>
              </w:rPr>
              <w:t>启用控制</w:t>
            </w:r>
            <w:r>
              <w:rPr>
                <w:sz w:val="17"/>
                <w:lang w:val="zh-Hans"/>
              </w:rPr>
              <w:t>/</w:t>
            </w:r>
            <w:r>
              <w:rPr>
                <w:sz w:val="17"/>
                <w:lang w:val="zh-Hans"/>
              </w:rPr>
              <w:t xml:space="preserve">状态流时，通过状态流输入发送的用户应用程序许可数据存储在 </w:t>
            </w:r>
            <w:r>
              <w:rPr>
                <w:sz w:val="17"/>
                <w:lang w:val="zh-Hans"/>
              </w:rPr>
              <w:t xml:space="preserve">RXEOF </w:t>
            </w:r>
            <w:r>
              <w:rPr>
                <w:sz w:val="17"/>
                <w:lang w:val="zh-Hans"/>
              </w:rPr>
              <w:t xml:space="preserve">描述符的 </w:t>
            </w:r>
            <w:r>
              <w:rPr>
                <w:sz w:val="17"/>
                <w:lang w:val="zh-Hans"/>
              </w:rPr>
              <w:t xml:space="preserve">APP0 </w:t>
            </w:r>
            <w:r>
              <w:rPr>
                <w:sz w:val="17"/>
                <w:lang w:val="zh-Hans"/>
              </w:rPr>
              <w:t xml:space="preserve">到 </w:t>
            </w:r>
            <w:r>
              <w:rPr>
                <w:sz w:val="17"/>
                <w:lang w:val="zh-Hans"/>
              </w:rPr>
              <w:t xml:space="preserve">APP4 </w:t>
            </w:r>
            <w:r>
              <w:rPr>
                <w:sz w:val="17"/>
                <w:lang w:val="zh-Hans"/>
              </w:rPr>
              <w:t>中。</w:t>
            </w:r>
          </w:p>
        </w:tc>
      </w:tr>
      <w:tr>
        <w:trPr>
          <w:trHeight w:val="1430" w:hRule="atLeast"/>
        </w:trPr>
        <w:tc>
          <w:tcPr>
            <w:tcW w:w="96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27</w:t>
            </w:r>
          </w:p>
        </w:tc>
        <w:tc>
          <w:tcPr>
            <w:tcW w:w="160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RXSOF</w:t>
            </w:r>
          </w:p>
        </w:tc>
        <w:tc>
          <w:tcPr>
            <w:tcW w:w="7544"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69" w:hanging="0"/>
              <w:rPr/>
            </w:pPr>
            <w:r>
              <w:rPr>
                <w:sz w:val="19"/>
                <w:lang w:val="zh-Hans"/>
              </w:rPr>
              <w:t xml:space="preserve">帧的开始。指示缓冲区保存数据包第一部分的标志。此位由 </w:t>
            </w:r>
            <w:r>
              <w:rPr>
                <w:sz w:val="19"/>
                <w:lang w:val="zh-Hans"/>
              </w:rPr>
              <w:t xml:space="preserve">AXI DMA </w:t>
            </w:r>
            <w:r>
              <w:rPr>
                <w:sz w:val="19"/>
                <w:lang w:val="zh-Hans"/>
              </w:rPr>
              <w:t xml:space="preserve">设置，以向 </w:t>
            </w:r>
            <w:r>
              <w:rPr>
                <w:sz w:val="19"/>
                <w:lang w:val="zh-Hans"/>
              </w:rPr>
              <w:t xml:space="preserve">sw/user </w:t>
            </w:r>
            <w:r>
              <w:rPr>
                <w:sz w:val="19"/>
                <w:lang w:val="zh-Hans"/>
              </w:rPr>
              <w:t>指示与此描述符关联的缓冲区包含数据包的开头。</w:t>
            </w:r>
          </w:p>
          <w:p>
            <w:pPr>
              <w:pStyle w:val="Normal"/>
              <w:numPr>
                <w:ilvl w:val="0"/>
                <w:numId w:val="69"/>
              </w:numPr>
              <w:spacing w:lineRule="auto" w:line="259" w:before="0" w:after="36"/>
              <w:ind w:left="199" w:right="0" w:hanging="199"/>
              <w:jc w:val="left"/>
              <w:rPr/>
            </w:pPr>
            <w:r>
              <w:rPr>
                <w:sz w:val="19"/>
                <w:lang w:val="zh-Hans"/>
              </w:rPr>
              <w:t xml:space="preserve">0 = </w:t>
            </w:r>
            <w:r>
              <w:rPr>
                <w:sz w:val="19"/>
                <w:lang w:val="zh-Hans"/>
              </w:rPr>
              <w:t>不是帧的开始。</w:t>
            </w:r>
          </w:p>
          <w:p>
            <w:pPr>
              <w:pStyle w:val="Normal"/>
              <w:numPr>
                <w:ilvl w:val="0"/>
                <w:numId w:val="69"/>
              </w:numPr>
              <w:spacing w:lineRule="auto" w:line="259" w:before="0" w:after="0"/>
              <w:ind w:left="199" w:right="0" w:hanging="199"/>
              <w:jc w:val="left"/>
              <w:rPr/>
            </w:pPr>
            <w:r>
              <w:rPr>
                <w:sz w:val="19"/>
                <w:lang w:val="zh-Hans"/>
              </w:rPr>
              <w:t xml:space="preserve">1 = </w:t>
            </w:r>
            <w:r>
              <w:rPr>
                <w:sz w:val="19"/>
                <w:lang w:val="zh-Hans"/>
              </w:rPr>
              <w:t>帧的开始。</w:t>
            </w:r>
          </w:p>
        </w:tc>
      </w:tr>
      <w:tr>
        <w:trPr>
          <w:trHeight w:val="2430" w:hRule="atLeast"/>
        </w:trPr>
        <w:tc>
          <w:tcPr>
            <w:tcW w:w="96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28</w:t>
            </w:r>
          </w:p>
        </w:tc>
        <w:tc>
          <w:tcPr>
            <w:tcW w:w="160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DMAIntErr</w:t>
            </w:r>
          </w:p>
        </w:tc>
        <w:tc>
          <w:tcPr>
            <w:tcW w:w="7544"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58" w:hanging="0"/>
              <w:rPr/>
            </w:pPr>
            <w:r>
              <w:rPr>
                <w:sz w:val="19"/>
                <w:lang w:val="zh-Hans"/>
              </w:rPr>
              <w:t xml:space="preserve">DMA </w:t>
            </w:r>
            <w:r>
              <w:rPr>
                <w:sz w:val="19"/>
                <w:lang w:val="zh-Hans"/>
              </w:rPr>
              <w:t xml:space="preserve">内部错误。主 </w:t>
            </w:r>
            <w:r>
              <w:rPr>
                <w:sz w:val="19"/>
                <w:lang w:val="zh-Hans"/>
              </w:rPr>
              <w:t xml:space="preserve">AXI </w:t>
            </w:r>
            <w:r>
              <w:rPr>
                <w:sz w:val="19"/>
                <w:lang w:val="zh-Hans"/>
              </w:rPr>
              <w:t xml:space="preserve">数据移动器检测到内部错误。如果要传输的 </w:t>
            </w:r>
            <w:r>
              <w:rPr>
                <w:sz w:val="19"/>
                <w:lang w:val="zh-Hans"/>
              </w:rPr>
              <w:t xml:space="preserve">0 </w:t>
            </w:r>
            <w:r>
              <w:rPr>
                <w:sz w:val="19"/>
                <w:lang w:val="zh-Hans"/>
              </w:rPr>
              <w:t xml:space="preserve">长度字节被馈送到 </w:t>
            </w:r>
            <w:r>
              <w:rPr>
                <w:sz w:val="19"/>
                <w:lang w:val="zh-Hans"/>
              </w:rPr>
              <w:t xml:space="preserve">AXI </w:t>
            </w:r>
            <w:r>
              <w:rPr>
                <w:sz w:val="19"/>
                <w:lang w:val="zh-Hans"/>
              </w:rPr>
              <w:t xml:space="preserve">数据移动器，则会发生此错误。仅当提取的描述符中指定的缓冲区长度设置为 </w:t>
            </w:r>
            <w:r>
              <w:rPr>
                <w:sz w:val="19"/>
                <w:lang w:val="zh-Hans"/>
              </w:rPr>
              <w:t xml:space="preserve">0 </w:t>
            </w:r>
            <w:r>
              <w:rPr>
                <w:sz w:val="19"/>
                <w:lang w:val="zh-Hans"/>
              </w:rPr>
              <w:t xml:space="preserve">时，才会发生这种情况。如果运行不足或超限情况，也可能导致此 </w:t>
            </w:r>
            <w:r>
              <w:rPr>
                <w:sz w:val="19"/>
                <w:lang w:val="zh-Hans"/>
              </w:rPr>
              <w:t>e rror</w:t>
            </w:r>
            <w:r>
              <w:rPr>
                <w:sz w:val="19"/>
                <w:lang w:val="zh-Hans"/>
              </w:rPr>
              <w:t>。</w:t>
            </w:r>
          </w:p>
          <w:p>
            <w:pPr>
              <w:pStyle w:val="Normal"/>
              <w:spacing w:lineRule="auto" w:line="218" w:before="0" w:after="79"/>
              <w:ind w:left="0" w:right="67" w:hanging="0"/>
              <w:rPr/>
            </w:pPr>
            <w:r>
              <w:rPr>
                <w:sz w:val="19"/>
                <w:lang w:val="zh-Hans"/>
              </w:rPr>
              <w:t xml:space="preserve">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70"/>
              </w:numPr>
              <w:spacing w:lineRule="auto" w:line="259" w:before="0" w:after="36"/>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内部错误或。</w:t>
            </w:r>
          </w:p>
          <w:p>
            <w:pPr>
              <w:pStyle w:val="Normal"/>
              <w:numPr>
                <w:ilvl w:val="0"/>
                <w:numId w:val="70"/>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内部错误。</w:t>
            </w:r>
            <w:r>
              <w:rPr>
                <w:sz w:val="19"/>
                <w:lang w:val="zh-Hans"/>
              </w:rPr>
              <w:t xml:space="preserve">DMA </w:t>
            </w:r>
            <w:r>
              <w:rPr>
                <w:sz w:val="19"/>
                <w:lang w:val="zh-Hans"/>
              </w:rPr>
              <w:t>引擎停止。</w:t>
            </w:r>
          </w:p>
        </w:tc>
      </w:tr>
    </w:tbl>
    <w:p>
      <w:pPr>
        <w:pStyle w:val="Normal"/>
        <w:tabs>
          <w:tab w:val="clear" w:pos="420"/>
          <w:tab w:val="center" w:pos="2755" w:leader="none"/>
        </w:tabs>
        <w:spacing w:lineRule="auto" w:line="264" w:before="0" w:after="3"/>
        <w:ind w:left="-15" w:right="0" w:hanging="0"/>
        <w:jc w:val="left"/>
        <w:rPr/>
      </w:pPr>
      <w:r>
        <w:rPr>
          <w:i/>
          <w:lang w:val="zh-Hans"/>
        </w:rPr>
        <w:t xml:space="preserve">表 </w:t>
      </w:r>
      <w:r>
        <w:rPr>
          <w:i/>
          <w:lang w:val="zh-Hans"/>
        </w:rPr>
        <w:t>2-38</w:t>
      </w:r>
      <w:r>
        <w:rPr>
          <w:i/>
          <w:lang w:val="zh-Hans"/>
        </w:rPr>
        <w:t>：</w:t>
      </w:r>
      <w:r>
        <w:rPr>
          <w:i/>
          <w:lang w:val="zh-Hans"/>
        </w:rPr>
        <w:tab/>
      </w:r>
      <w:r>
        <w:rPr>
          <w:b/>
          <w:lang w:val="zh-Hans"/>
        </w:rPr>
        <w:t xml:space="preserve">S2MM_STATUS </w:t>
      </w:r>
      <w:r>
        <w:rPr>
          <w:b/>
          <w:lang w:val="zh-Hans"/>
        </w:rPr>
        <w:t xml:space="preserve">详细信息 </w:t>
      </w:r>
      <w:r>
        <w:rPr>
          <w:b/>
          <w:i/>
          <w:lang w:val="zh-Hans"/>
        </w:rPr>
        <w:t>（续）</w:t>
      </w:r>
    </w:p>
    <w:tbl>
      <w:tblPr>
        <w:tblStyle w:val="TableGrid"/>
        <w:tblW w:w="10117" w:type="dxa"/>
        <w:jc w:val="left"/>
        <w:tblInd w:w="0" w:type="dxa"/>
        <w:tblCellMar>
          <w:top w:w="82" w:type="dxa"/>
          <w:left w:w="90" w:type="dxa"/>
          <w:bottom w:w="0" w:type="dxa"/>
          <w:right w:w="91" w:type="dxa"/>
        </w:tblCellMar>
        <w:tblLook w:val="04a0" w:noHBand="0" w:noVBand="1" w:firstColumn="1" w:lastRow="0" w:lastColumn="0" w:firstRow="1"/>
      </w:tblPr>
      <w:tblGrid>
        <w:gridCol w:w="965"/>
        <w:gridCol w:w="1608"/>
        <w:gridCol w:w="7544"/>
      </w:tblGrid>
      <w:tr>
        <w:trPr>
          <w:trHeight w:val="381" w:hRule="atLeast"/>
        </w:trPr>
        <w:tc>
          <w:tcPr>
            <w:tcW w:w="965"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位</w:t>
            </w:r>
          </w:p>
        </w:tc>
        <w:tc>
          <w:tcPr>
            <w:tcW w:w="160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字段名称</w:t>
            </w:r>
          </w:p>
        </w:tc>
        <w:tc>
          <w:tcPr>
            <w:tcW w:w="754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1659" w:hRule="atLeast"/>
        </w:trPr>
        <w:tc>
          <w:tcPr>
            <w:tcW w:w="965"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29</w:t>
            </w:r>
          </w:p>
        </w:tc>
        <w:tc>
          <w:tcPr>
            <w:tcW w:w="1608"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DMASlvErr</w:t>
            </w:r>
          </w:p>
        </w:tc>
        <w:tc>
          <w:tcPr>
            <w:tcW w:w="7544"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DMA </w:t>
            </w:r>
            <w:r>
              <w:rPr>
                <w:sz w:val="19"/>
                <w:lang w:val="zh-Hans"/>
              </w:rPr>
              <w:t xml:space="preserve">从站错误。主 </w:t>
            </w:r>
            <w:r>
              <w:rPr>
                <w:sz w:val="19"/>
                <w:lang w:val="zh-Hans"/>
              </w:rPr>
              <w:t xml:space="preserve">AXI </w:t>
            </w:r>
            <w:r>
              <w:rPr>
                <w:sz w:val="19"/>
                <w:lang w:val="zh-Hans"/>
              </w:rPr>
              <w:t xml:space="preserve">数据移动器检测到从错误。如果从属从存储器映射接口读取发出从属错误，则会发生此错误。此错误情况会导致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 xml:space="preserve">，当 </w:t>
            </w:r>
            <w:r>
              <w:rPr>
                <w:sz w:val="19"/>
                <w:lang w:val="zh-Hans"/>
              </w:rPr>
              <w:t xml:space="preserve">engine </w:t>
            </w:r>
            <w:r>
              <w:rPr>
                <w:sz w:val="19"/>
                <w:lang w:val="zh-Hans"/>
              </w:rPr>
              <w:t>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71"/>
              </w:numPr>
              <w:spacing w:lineRule="auto" w:line="259" w:before="0" w:after="36"/>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从站错误。</w:t>
            </w:r>
          </w:p>
          <w:p>
            <w:pPr>
              <w:pStyle w:val="Normal"/>
              <w:numPr>
                <w:ilvl w:val="0"/>
                <w:numId w:val="71"/>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从站错误。</w:t>
            </w:r>
            <w:r>
              <w:rPr>
                <w:sz w:val="19"/>
                <w:lang w:val="zh-Hans"/>
              </w:rPr>
              <w:t xml:space="preserve">DMA </w:t>
            </w:r>
            <w:r>
              <w:rPr>
                <w:sz w:val="19"/>
                <w:lang w:val="zh-Hans"/>
              </w:rPr>
              <w:t>引擎停止。</w:t>
            </w:r>
          </w:p>
        </w:tc>
      </w:tr>
      <w:tr>
        <w:trPr>
          <w:trHeight w:val="1661" w:hRule="atLeast"/>
        </w:trPr>
        <w:tc>
          <w:tcPr>
            <w:tcW w:w="96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30</w:t>
            </w:r>
          </w:p>
        </w:tc>
        <w:tc>
          <w:tcPr>
            <w:tcW w:w="160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DMADecErr</w:t>
            </w:r>
          </w:p>
        </w:tc>
        <w:tc>
          <w:tcPr>
            <w:tcW w:w="7544"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DMA </w:t>
            </w:r>
            <w:r>
              <w:rPr>
                <w:sz w:val="19"/>
                <w:lang w:val="zh-Hans"/>
              </w:rPr>
              <w:t xml:space="preserve">解码错误。解码 主 </w:t>
            </w:r>
            <w:r>
              <w:rPr>
                <w:sz w:val="19"/>
                <w:lang w:val="zh-Hans"/>
              </w:rPr>
              <w:t xml:space="preserve">AXI </w:t>
            </w:r>
            <w:r>
              <w:rPr>
                <w:sz w:val="19"/>
                <w:lang w:val="zh-Hans"/>
              </w:rPr>
              <w:t xml:space="preserve">数据移动器检测到的错误。如果描述符缓冲区地址指向无效地址，则会发生此错误。此错误情况会导致 </w:t>
            </w:r>
            <w:r>
              <w:rPr>
                <w:sz w:val="19"/>
                <w:lang w:val="zh-Hans"/>
              </w:rPr>
              <w:t xml:space="preserve">AXI DMA </w:t>
            </w:r>
            <w:r>
              <w:rPr>
                <w:sz w:val="19"/>
                <w:lang w:val="zh-Hans"/>
              </w:rPr>
              <w:t>正常停止。</w:t>
            </w:r>
            <w:r>
              <w:rPr>
                <w:sz w:val="19"/>
                <w:lang w:val="zh-Hans"/>
              </w:rPr>
              <w:t>DMACR</w:t>
            </w:r>
            <w:r>
              <w:rPr>
                <w:sz w:val="19"/>
                <w:lang w:val="zh-Hans"/>
              </w:rPr>
              <w:t>表示。</w:t>
            </w:r>
            <w:r>
              <w:rPr>
                <w:sz w:val="19"/>
                <w:lang w:val="zh-Hans"/>
              </w:rPr>
              <w:t xml:space="preserve">RS </w:t>
            </w:r>
            <w:r>
              <w:rPr>
                <w:sz w:val="19"/>
                <w:lang w:val="zh-Hans"/>
              </w:rPr>
              <w:t xml:space="preserve">位设置为 </w:t>
            </w:r>
            <w:r>
              <w:rPr>
                <w:sz w:val="19"/>
                <w:lang w:val="zh-Hans"/>
              </w:rPr>
              <w:t>0</w:t>
            </w:r>
            <w:r>
              <w:rPr>
                <w:sz w:val="19"/>
                <w:lang w:val="zh-Hans"/>
              </w:rPr>
              <w:t>，当引擎 完全关闭时，</w:t>
            </w:r>
            <w:r>
              <w:rPr>
                <w:sz w:val="19"/>
                <w:lang w:val="zh-Hans"/>
              </w:rPr>
              <w:t>DMASR</w:t>
            </w:r>
            <w:r>
              <w:rPr>
                <w:sz w:val="19"/>
                <w:lang w:val="zh-Hans"/>
              </w:rPr>
              <w:t xml:space="preserve">。停止位设置为 </w:t>
            </w:r>
            <w:r>
              <w:rPr>
                <w:sz w:val="19"/>
                <w:lang w:val="zh-Hans"/>
              </w:rPr>
              <w:t>1</w:t>
            </w:r>
            <w:r>
              <w:rPr>
                <w:sz w:val="19"/>
                <w:lang w:val="zh-Hans"/>
              </w:rPr>
              <w:t>。</w:t>
            </w:r>
          </w:p>
          <w:p>
            <w:pPr>
              <w:pStyle w:val="Normal"/>
              <w:numPr>
                <w:ilvl w:val="0"/>
                <w:numId w:val="72"/>
              </w:numPr>
              <w:spacing w:lineRule="auto" w:line="259" w:before="0" w:after="37"/>
              <w:ind w:left="199" w:right="0" w:hanging="199"/>
              <w:jc w:val="left"/>
              <w:rPr/>
            </w:pPr>
            <w:r>
              <w:rPr>
                <w:sz w:val="19"/>
                <w:lang w:val="zh-Hans"/>
              </w:rPr>
              <w:t xml:space="preserve">0 = </w:t>
            </w:r>
            <w:r>
              <w:rPr>
                <w:sz w:val="19"/>
                <w:lang w:val="zh-Hans"/>
              </w:rPr>
              <w:t xml:space="preserve">无 </w:t>
            </w:r>
            <w:r>
              <w:rPr>
                <w:sz w:val="19"/>
                <w:lang w:val="zh-Hans"/>
              </w:rPr>
              <w:t xml:space="preserve">DMA </w:t>
            </w:r>
            <w:r>
              <w:rPr>
                <w:sz w:val="19"/>
                <w:lang w:val="zh-Hans"/>
              </w:rPr>
              <w:t>解码错误。</w:t>
            </w:r>
          </w:p>
          <w:p>
            <w:pPr>
              <w:pStyle w:val="Normal"/>
              <w:numPr>
                <w:ilvl w:val="0"/>
                <w:numId w:val="72"/>
              </w:numPr>
              <w:spacing w:lineRule="auto" w:line="259" w:before="0" w:after="0"/>
              <w:ind w:left="199" w:right="0" w:hanging="199"/>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解码错误。</w:t>
            </w:r>
            <w:r>
              <w:rPr>
                <w:sz w:val="19"/>
                <w:lang w:val="zh-Hans"/>
              </w:rPr>
              <w:t xml:space="preserve">DMA </w:t>
            </w:r>
            <w:r>
              <w:rPr>
                <w:sz w:val="19"/>
                <w:lang w:val="zh-Hans"/>
              </w:rPr>
              <w:t>引擎停止。</w:t>
            </w:r>
          </w:p>
        </w:tc>
      </w:tr>
      <w:tr>
        <w:trPr>
          <w:trHeight w:val="2179" w:hRule="atLeast"/>
        </w:trPr>
        <w:tc>
          <w:tcPr>
            <w:tcW w:w="965"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31</w:t>
            </w:r>
          </w:p>
        </w:tc>
        <w:tc>
          <w:tcPr>
            <w:tcW w:w="160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Cmplt</w:t>
            </w:r>
          </w:p>
        </w:tc>
        <w:tc>
          <w:tcPr>
            <w:tcW w:w="7544"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1"/>
              <w:ind w:left="0" w:right="0" w:hanging="0"/>
              <w:jc w:val="left"/>
              <w:rPr/>
            </w:pPr>
            <w:r>
              <w:rPr>
                <w:sz w:val="19"/>
                <w:lang w:val="zh-Hans"/>
              </w:rPr>
              <w:t xml:space="preserve">完成。这向软件指示 </w:t>
            </w:r>
            <w:r>
              <w:rPr>
                <w:sz w:val="19"/>
                <w:lang w:val="zh-Hans"/>
              </w:rPr>
              <w:t xml:space="preserve">DMA </w:t>
            </w:r>
            <w:r>
              <w:rPr>
                <w:sz w:val="19"/>
                <w:lang w:val="zh-Hans"/>
              </w:rPr>
              <w:t>引擎已完成关联描述符所述的传输。传输完成后，</w:t>
            </w:r>
            <w:r>
              <w:rPr>
                <w:sz w:val="19"/>
                <w:lang w:val="zh-Hans"/>
              </w:rPr>
              <w:t xml:space="preserve">DMA </w:t>
            </w:r>
            <w:r>
              <w:rPr>
                <w:sz w:val="19"/>
                <w:lang w:val="zh-Hans"/>
              </w:rPr>
              <w:t xml:space="preserve">引擎将此位设置为 </w:t>
            </w:r>
            <w:r>
              <w:rPr>
                <w:sz w:val="19"/>
                <w:lang w:val="zh-Hans"/>
              </w:rPr>
              <w:t>1</w:t>
            </w:r>
            <w:r>
              <w:rPr>
                <w:sz w:val="19"/>
                <w:lang w:val="zh-Hans"/>
              </w:rPr>
              <w:t xml:space="preserve">。该软件可以操作任何描述符，将 </w:t>
            </w:r>
            <w:r>
              <w:rPr>
                <w:sz w:val="19"/>
                <w:lang w:val="zh-Hans"/>
              </w:rPr>
              <w:t xml:space="preserve">Completed </w:t>
            </w:r>
            <w:r>
              <w:rPr>
                <w:sz w:val="19"/>
                <w:lang w:val="zh-Hans"/>
              </w:rPr>
              <w:t xml:space="preserve">位设置为 </w:t>
            </w:r>
            <w:r>
              <w:rPr>
                <w:sz w:val="19"/>
                <w:lang w:val="zh-Hans"/>
              </w:rPr>
              <w:t>1</w:t>
            </w:r>
            <w:r>
              <w:rPr>
                <w:sz w:val="19"/>
                <w:lang w:val="zh-Hans"/>
              </w:rPr>
              <w:t>。</w:t>
            </w:r>
          </w:p>
          <w:p>
            <w:pPr>
              <w:pStyle w:val="Normal"/>
              <w:numPr>
                <w:ilvl w:val="0"/>
                <w:numId w:val="73"/>
              </w:numPr>
              <w:spacing w:lineRule="auto" w:line="259" w:before="0" w:after="36"/>
              <w:ind w:left="199" w:right="0" w:hanging="199"/>
              <w:jc w:val="left"/>
              <w:rPr/>
            </w:pPr>
            <w:r>
              <w:rPr>
                <w:sz w:val="19"/>
                <w:lang w:val="zh-Hans"/>
              </w:rPr>
              <w:t xml:space="preserve">0 = </w:t>
            </w:r>
            <w:r>
              <w:rPr>
                <w:sz w:val="19"/>
                <w:lang w:val="zh-Hans"/>
              </w:rPr>
              <w:t>描述符未完成。</w:t>
            </w:r>
          </w:p>
          <w:p>
            <w:pPr>
              <w:pStyle w:val="Normal"/>
              <w:numPr>
                <w:ilvl w:val="0"/>
                <w:numId w:val="73"/>
              </w:numPr>
              <w:spacing w:lineRule="auto" w:line="259" w:before="0" w:after="53"/>
              <w:ind w:left="199" w:right="0" w:hanging="199"/>
              <w:jc w:val="left"/>
              <w:rPr/>
            </w:pPr>
            <w:r>
              <w:rPr>
                <w:sz w:val="19"/>
                <w:lang w:val="zh-Hans"/>
              </w:rPr>
              <w:t xml:space="preserve">1 = </w:t>
            </w:r>
            <w:r>
              <w:rPr>
                <w:sz w:val="19"/>
                <w:lang w:val="zh-Hans"/>
              </w:rPr>
              <w:t>描述符已完成。</w:t>
            </w:r>
          </w:p>
          <w:p>
            <w:pPr>
              <w:pStyle w:val="Normal"/>
              <w:spacing w:lineRule="auto" w:line="259" w:before="0" w:after="0"/>
              <w:ind w:left="0" w:right="0" w:hanging="0"/>
              <w:jc w:val="left"/>
              <w:rPr/>
            </w:pPr>
            <w:r>
              <w:rPr>
                <w:b/>
                <w:i/>
                <w:sz w:val="19"/>
                <w:lang w:val="zh-Hans"/>
              </w:rPr>
              <w:t xml:space="preserve">注意： </w:t>
            </w:r>
            <w:r>
              <w:rPr>
                <w:sz w:val="17"/>
                <w:lang w:val="zh-Hans"/>
              </w:rPr>
              <w:t xml:space="preserve">如果在将此位设置为 </w:t>
            </w:r>
            <w:r>
              <w:rPr>
                <w:sz w:val="17"/>
                <w:lang w:val="zh-Hans"/>
              </w:rPr>
              <w:t xml:space="preserve">1 </w:t>
            </w:r>
            <w:r>
              <w:rPr>
                <w:sz w:val="17"/>
                <w:lang w:val="zh-Hans"/>
              </w:rPr>
              <w:t xml:space="preserve">的情况下获取描述符，则该描述符被视为过时的描述符。标记了 </w:t>
            </w:r>
            <w:r>
              <w:rPr>
                <w:sz w:val="17"/>
                <w:lang w:val="zh-Hans"/>
              </w:rPr>
              <w:t>SGIntErr</w:t>
            </w:r>
            <w:r>
              <w:rPr>
                <w:sz w:val="17"/>
                <w:lang w:val="zh-Hans"/>
              </w:rPr>
              <w:t>，</w:t>
            </w:r>
            <w:r>
              <w:rPr>
                <w:sz w:val="17"/>
                <w:lang w:val="zh-Hans"/>
              </w:rPr>
              <w:t xml:space="preserve">AXI DMA </w:t>
            </w:r>
            <w:r>
              <w:rPr>
                <w:sz w:val="17"/>
                <w:lang w:val="zh-Hans"/>
              </w:rPr>
              <w:t>引擎停止。</w:t>
            </w:r>
          </w:p>
        </w:tc>
      </w:tr>
    </w:tbl>
    <w:p>
      <w:pPr>
        <w:pStyle w:val="3"/>
        <w:ind w:left="755" w:right="67" w:hanging="10"/>
        <w:rPr/>
      </w:pPr>
      <w:r>
        <w:rPr>
          <w:lang w:val="zh-Hans"/>
        </w:rPr>
        <w:t xml:space="preserve">S2MM_APP0 </w:t>
      </w:r>
      <w:r>
        <w:rPr>
          <w:lang w:val="zh-Hans"/>
        </w:rPr>
        <w:t xml:space="preserve">到 </w:t>
      </w:r>
      <w:r>
        <w:rPr>
          <w:lang w:val="zh-Hans"/>
        </w:rPr>
        <w:t>S2MM_APP3</w:t>
      </w:r>
      <w:r>
        <w:rPr>
          <w:lang w:val="zh-Hans"/>
        </w:rPr>
        <w:t>（</w:t>
      </w:r>
      <w:r>
        <w:rPr>
          <w:lang w:val="zh-Hans"/>
        </w:rPr>
        <w:t xml:space="preserve">S2MM </w:t>
      </w:r>
      <w:r>
        <w:rPr>
          <w:lang w:val="zh-Hans"/>
        </w:rPr>
        <w:t xml:space="preserve">用户应用领域 </w:t>
      </w:r>
      <w:r>
        <w:rPr>
          <w:lang w:val="zh-Hans"/>
        </w:rPr>
        <w:t xml:space="preserve">0 </w:t>
      </w:r>
      <w:r>
        <w:rPr>
          <w:lang w:val="zh-Hans"/>
        </w:rPr>
        <w:t xml:space="preserve">到 </w:t>
      </w:r>
      <w:r>
        <w:rPr>
          <w:lang w:val="zh-Hans"/>
        </w:rPr>
        <w:t>3</w:t>
      </w:r>
      <w:r>
        <w:rPr>
          <w:lang w:val="zh-Hans"/>
        </w:rPr>
        <w:t>）</w:t>
      </w:r>
    </w:p>
    <w:p>
      <w:pPr>
        <w:pStyle w:val="Normal"/>
        <w:spacing w:before="0" w:after="94"/>
        <w:ind w:left="748" w:right="43" w:hanging="3"/>
        <w:rPr/>
      </w:pPr>
      <w:r>
        <w:rPr>
          <w:lang w:val="zh-Hans"/>
        </w:rPr>
        <w:t xml:space="preserve">此值为状态流上的 </w:t>
      </w:r>
      <w:r>
        <w:rPr>
          <w:lang w:val="zh-Hans"/>
        </w:rPr>
        <w:t xml:space="preserve">S2MM </w:t>
      </w:r>
      <w:r>
        <w:rPr>
          <w:lang w:val="zh-Hans"/>
        </w:rPr>
        <w:t>已接收状态提供用户应用程序字段空间。</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2-34</w:t>
      </w:r>
    </w:p>
    <w:p>
      <w:pPr>
        <w:pStyle w:val="Normal"/>
        <w:spacing w:lineRule="auto" w:line="259" w:before="0" w:after="115"/>
        <w:ind w:left="642" w:right="0" w:hanging="0"/>
        <w:jc w:val="left"/>
        <w:rPr/>
      </w:pPr>
      <w:r>
        <w:rPr/>
        <mc:AlternateContent>
          <mc:Choice Requires="wpg">
            <w:drawing>
              <wp:inline distT="0" distB="0" distL="0" distR="0" wp14:anchorId="3FE66414">
                <wp:extent cx="5783580" cy="274955"/>
                <wp:effectExtent l="0" t="0" r="0" b="0"/>
                <wp:docPr id="79" name="形状60"/>
                <a:graphic xmlns:a="http://schemas.openxmlformats.org/drawingml/2006/main">
                  <a:graphicData uri="http://schemas.microsoft.com/office/word/2010/wordprocessingGroup">
                    <wpg:wgp>
                      <wpg:cNvGrpSpPr/>
                      <wpg:grpSpPr>
                        <a:xfrm>
                          <a:off x="0" y="0"/>
                          <a:ext cx="5783040" cy="274320"/>
                        </a:xfrm>
                      </wpg:grpSpPr>
                      <wps:wsp>
                        <wps:cNvSpPr/>
                        <wps:spPr>
                          <a:xfrm>
                            <a:off x="2520" y="167040"/>
                            <a:ext cx="5765760" cy="107280"/>
                          </a:xfrm>
                          <a:custGeom>
                            <a:avLst/>
                            <a:gdLst/>
                            <a:ahLst/>
                            <a:rect l="l" t="t" r="r" b="b"/>
                            <a:pathLst>
                              <a:path w="5763298" h="108229">
                                <a:moveTo>
                                  <a:pt x="0" y="0"/>
                                </a:moveTo>
                                <a:cubicBezTo>
                                  <a:pt x="0" y="30052"/>
                                  <a:pt x="48768" y="54051"/>
                                  <a:pt x="108083" y="54051"/>
                                </a:cubicBezTo>
                                <a:lnTo>
                                  <a:pt x="2773629" y="54051"/>
                                </a:lnTo>
                                <a:cubicBezTo>
                                  <a:pt x="2833701" y="54051"/>
                                  <a:pt x="2881712" y="78561"/>
                                  <a:pt x="2881712" y="108229"/>
                                </a:cubicBezTo>
                                <a:cubicBezTo>
                                  <a:pt x="2881712" y="78561"/>
                                  <a:pt x="2930479" y="54051"/>
                                  <a:pt x="2989669" y="54051"/>
                                </a:cubicBezTo>
                                <a:lnTo>
                                  <a:pt x="5655341" y="54051"/>
                                </a:lnTo>
                                <a:cubicBezTo>
                                  <a:pt x="5715286" y="54051"/>
                                  <a:pt x="5763298" y="30052"/>
                                  <a:pt x="5763298" y="0"/>
                                </a:cubicBezTo>
                              </a:path>
                            </a:pathLst>
                          </a:custGeom>
                          <a:noFill/>
                          <a:ln cap="rnd" w="9360">
                            <a:solidFill>
                              <a:srgbClr val="ffffff"/>
                            </a:solidFill>
                            <a:round/>
                          </a:ln>
                        </wps:spPr>
                        <wps:style>
                          <a:lnRef idx="1"/>
                          <a:fillRef idx="0"/>
                          <a:effectRef idx="0"/>
                          <a:fontRef idx="minor"/>
                        </wps:style>
                        <wps:bodyPr/>
                      </wps:wsp>
                      <wps:wsp>
                        <wps:cNvSpPr/>
                        <wps:spPr>
                          <a:xfrm>
                            <a:off x="0" y="0"/>
                            <a:ext cx="5783040" cy="144000"/>
                          </a:xfrm>
                          <a:custGeom>
                            <a:avLst/>
                            <a:gdLst/>
                            <a:ahLst/>
                            <a:rect l="l" t="t" r="r" b="b"/>
                            <a:pathLst>
                              <a:path w="5780411" h="144182">
                                <a:moveTo>
                                  <a:pt x="0" y="0"/>
                                </a:moveTo>
                                <a:lnTo>
                                  <a:pt x="5780411" y="0"/>
                                </a:lnTo>
                                <a:lnTo>
                                  <a:pt x="5780411" y="144182"/>
                                </a:lnTo>
                                <a:lnTo>
                                  <a:pt x="0" y="144182"/>
                                </a:lnTo>
                                <a:close/>
                              </a:path>
                            </a:pathLst>
                          </a:custGeom>
                          <a:noFill/>
                          <a:ln cap="rnd" w="9360">
                            <a:solidFill>
                              <a:srgbClr val="ffffff"/>
                            </a:solidFill>
                            <a:round/>
                          </a:ln>
                        </wps:spPr>
                        <wps:style>
                          <a:lnRef idx="1"/>
                          <a:fillRef idx="0"/>
                          <a:effectRef idx="0"/>
                          <a:fontRef idx="minor"/>
                        </wps:style>
                        <wps:bodyPr/>
                      </wps:wsp>
                      <wps:wsp>
                        <wps:cNvSpPr/>
                        <wps:spPr>
                          <a:xfrm>
                            <a:off x="45720" y="40680"/>
                            <a:ext cx="14724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wps:txbx>
                        <wps:bodyPr lIns="0" rIns="0" tIns="0" bIns="0">
                          <a:noAutofit/>
                        </wps:bodyPr>
                      </wps:wsp>
                      <wps:wsp>
                        <wps:cNvSpPr/>
                        <wps:spPr>
                          <a:xfrm>
                            <a:off x="5661720" y="40680"/>
                            <a:ext cx="71640" cy="127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wps:txbx>
                        <wps:bodyPr lIns="0" rIns="0" tIns="0" bIns="0">
                          <a:noAutofit/>
                        </wps:bodyPr>
                      </wps:wsp>
                    </wpg:wgp>
                  </a:graphicData>
                </a:graphic>
              </wp:inline>
            </w:drawing>
          </mc:Choice>
          <mc:Fallback>
            <w:pict>
              <v:group id="shape_0" alt="形状60" style="position:absolute;margin-left:0pt;margin-top:-21.65pt;width:455.35pt;height:21.6pt" coordorigin="0,-433" coordsize="9107,432">
                <v:rect id="shape_0" stroked="f" style="position:absolute;left:72;top:-369;width:231;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31</w:t>
                        </w:r>
                      </w:p>
                    </w:txbxContent>
                  </v:textbox>
                  <w10:wrap type="square"/>
                  <v:fill o:detectmouseclick="t" on="false"/>
                  <v:stroke color="#3465a4" joinstyle="round" endcap="flat"/>
                </v:rect>
                <v:rect id="shape_0" stroked="f" style="position:absolute;left:8916;top:-369;width:112;height:19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0</w:t>
                        </w:r>
                      </w:p>
                    </w:txbxContent>
                  </v:textbox>
                  <w10:wrap type="square"/>
                  <v:fill o:detectmouseclick="t" on="false"/>
                  <v:stroke color="#3465a4" joinstyle="round" endcap="flat"/>
                </v:rect>
              </v:group>
            </w:pict>
          </mc:Fallback>
        </mc:AlternateContent>
      </w:r>
    </w:p>
    <w:p>
      <w:pPr>
        <w:pStyle w:val="Normal"/>
        <w:spacing w:lineRule="auto" w:line="259" w:before="0" w:after="0"/>
        <w:ind w:left="741" w:right="415" w:hanging="10"/>
        <w:jc w:val="center"/>
        <w:rPr/>
      </w:pPr>
      <w:r>
        <w:rPr>
          <w:sz w:val="16"/>
          <w:lang w:val="zh-Hans"/>
        </w:rPr>
        <w:t>APPn</w:t>
      </w:r>
    </w:p>
    <w:p>
      <w:pPr>
        <w:pStyle w:val="Normal"/>
        <w:spacing w:lineRule="auto" w:line="264" w:before="0" w:after="239"/>
        <w:ind w:left="10" w:right="300" w:hanging="10"/>
        <w:jc w:val="right"/>
        <w:rPr/>
      </w:pPr>
      <w:r>
        <w:rPr>
          <w:color w:val="010101"/>
          <w:sz w:val="10"/>
          <w:lang w:val="zh-Hans"/>
        </w:rPr>
        <w:t>x14586</w:t>
      </w:r>
    </w:p>
    <w:p>
      <w:pPr>
        <w:pStyle w:val="Normal"/>
        <w:tabs>
          <w:tab w:val="clear" w:pos="420"/>
          <w:tab w:val="center" w:pos="3519"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2-34</w:t>
      </w:r>
      <w:r>
        <w:rPr>
          <w:i/>
          <w:lang w:val="zh-Hans"/>
        </w:rPr>
        <w:t>：</w:t>
      </w:r>
      <w:r>
        <w:rPr>
          <w:i/>
          <w:lang w:val="zh-Hans"/>
        </w:rPr>
        <w:tab/>
      </w:r>
      <w:r>
        <w:rPr>
          <w:b/>
          <w:lang w:val="zh-Hans"/>
        </w:rPr>
        <w:t xml:space="preserve">S2MM_APP0 </w:t>
      </w:r>
      <w:r>
        <w:rPr>
          <w:b/>
          <w:lang w:val="zh-Hans"/>
        </w:rPr>
        <w:t xml:space="preserve">至 </w:t>
      </w:r>
      <w:r>
        <w:rPr>
          <w:b/>
          <w:lang w:val="zh-Hans"/>
        </w:rPr>
        <w:t>S2MM_APP3</w:t>
      </w:r>
    </w:p>
    <w:p>
      <w:pPr>
        <w:pStyle w:val="Normal"/>
        <w:tabs>
          <w:tab w:val="clear" w:pos="420"/>
          <w:tab w:val="center" w:pos="2726" w:leader="none"/>
        </w:tabs>
        <w:spacing w:lineRule="auto" w:line="264" w:before="0" w:after="3"/>
        <w:ind w:left="-15" w:right="0" w:hanging="0"/>
        <w:jc w:val="left"/>
        <w:rPr/>
      </w:pPr>
      <w:r>
        <w:rPr>
          <w:i/>
          <w:lang w:val="zh-Hans"/>
        </w:rPr>
        <w:t xml:space="preserve">表 </w:t>
      </w:r>
      <w:r>
        <w:rPr>
          <w:i/>
          <w:lang w:val="zh-Hans"/>
        </w:rPr>
        <w:t>2-39</w:t>
      </w:r>
      <w:r>
        <w:rPr>
          <w:i/>
          <w:lang w:val="zh-Hans"/>
        </w:rPr>
        <w:t>：</w:t>
      </w:r>
      <w:r>
        <w:rPr>
          <w:i/>
          <w:lang w:val="zh-Hans"/>
        </w:rPr>
        <w:tab/>
      </w:r>
      <w:r>
        <w:rPr>
          <w:b/>
          <w:lang w:val="zh-Hans"/>
        </w:rPr>
        <w:t xml:space="preserve">用户应用程序 </w:t>
      </w:r>
      <w:r>
        <w:rPr>
          <w:b/>
          <w:lang w:val="zh-Hans"/>
        </w:rPr>
        <w:t xml:space="preserve">0 </w:t>
      </w:r>
      <w:r>
        <w:rPr>
          <w:b/>
          <w:lang w:val="zh-Hans"/>
        </w:rPr>
        <w:t xml:space="preserve">到 </w:t>
      </w:r>
      <w:r>
        <w:rPr>
          <w:b/>
          <w:lang w:val="zh-Hans"/>
        </w:rPr>
        <w:t xml:space="preserve">3 </w:t>
      </w:r>
      <w:r>
        <w:rPr>
          <w:b/>
          <w:lang w:val="zh-Hans"/>
        </w:rPr>
        <w:t>详细信息</w:t>
      </w:r>
    </w:p>
    <w:tbl>
      <w:tblPr>
        <w:tblStyle w:val="TableGrid"/>
        <w:tblW w:w="10094" w:type="dxa"/>
        <w:jc w:val="left"/>
        <w:tblInd w:w="0" w:type="dxa"/>
        <w:tblCellMar>
          <w:top w:w="82" w:type="dxa"/>
          <w:left w:w="90" w:type="dxa"/>
          <w:bottom w:w="0" w:type="dxa"/>
          <w:right w:w="92" w:type="dxa"/>
        </w:tblCellMar>
        <w:tblLook w:val="04a0" w:noHBand="0" w:noVBand="1" w:firstColumn="1" w:lastRow="0" w:lastColumn="0" w:firstRow="1"/>
      </w:tblPr>
      <w:tblGrid>
        <w:gridCol w:w="860"/>
        <w:gridCol w:w="1612"/>
        <w:gridCol w:w="7622"/>
      </w:tblGrid>
      <w:tr>
        <w:trPr>
          <w:trHeight w:val="381" w:hRule="atLeast"/>
        </w:trPr>
        <w:tc>
          <w:tcPr>
            <w:tcW w:w="860"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位</w:t>
            </w:r>
          </w:p>
        </w:tc>
        <w:tc>
          <w:tcPr>
            <w:tcW w:w="1612"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字段名称</w:t>
            </w:r>
          </w:p>
        </w:tc>
        <w:tc>
          <w:tcPr>
            <w:tcW w:w="7622"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描述</w:t>
            </w:r>
          </w:p>
        </w:tc>
      </w:tr>
      <w:tr>
        <w:trPr>
          <w:trHeight w:val="1559" w:hRule="atLeast"/>
        </w:trPr>
        <w:tc>
          <w:tcPr>
            <w:tcW w:w="860"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46" w:author="未知作者" w:date="2023-05-06T11:18:05Z">
              <w:r>
                <w:rPr>
                  <w:sz w:val="19"/>
                  <w:lang w:val="zh-Hans"/>
                </w:rPr>
                <w:delText>比</w:delText>
              </w:r>
            </w:del>
            <w:ins w:id="147" w:author="未知作者" w:date="2023-05-06T11:18:05Z">
              <w:r>
                <w:rPr>
                  <w:rFonts w:eastAsia="Segoe UI" w:cs="Segoe UI"/>
                  <w:color w:val="000000"/>
                  <w:kern w:val="2"/>
                  <w:sz w:val="19"/>
                  <w:szCs w:val="22"/>
                  <w:lang w:val="zh-Hans" w:eastAsia="zh-CN" w:bidi="ar-SA"/>
                </w:rPr>
                <w:t>:</w:t>
              </w:r>
            </w:ins>
            <w:r>
              <w:rPr>
                <w:sz w:val="19"/>
                <w:lang w:val="zh-Hans"/>
              </w:rPr>
              <w:t xml:space="preserve"> 0</w:t>
            </w:r>
          </w:p>
        </w:tc>
        <w:tc>
          <w:tcPr>
            <w:tcW w:w="1612"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 xml:space="preserve">APP0 </w:t>
            </w:r>
            <w:r>
              <w:rPr>
                <w:sz w:val="19"/>
                <w:lang w:val="zh-Hans"/>
              </w:rPr>
              <w:t xml:space="preserve">到 </w:t>
            </w:r>
            <w:r>
              <w:rPr>
                <w:sz w:val="19"/>
                <w:lang w:val="zh-Hans"/>
              </w:rPr>
              <w:t>APP3</w:t>
            </w:r>
          </w:p>
        </w:tc>
        <w:tc>
          <w:tcPr>
            <w:tcW w:w="7622" w:type="dxa"/>
            <w:tcBorders>
              <w:top w:val="single" w:sz="12" w:space="0" w:color="85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启用状态</w:t>
            </w:r>
            <w:r>
              <w:rPr>
                <w:sz w:val="19"/>
                <w:lang w:val="zh-Hans"/>
              </w:rPr>
              <w:t>/</w:t>
            </w:r>
            <w:r>
              <w:rPr>
                <w:sz w:val="19"/>
                <w:lang w:val="zh-Hans"/>
              </w:rPr>
              <w:t>控制流后，</w:t>
            </w:r>
            <w:r>
              <w:rPr>
                <w:sz w:val="19"/>
                <w:lang w:val="zh-Hans"/>
              </w:rPr>
              <w:t xml:space="preserve">AXI </w:t>
            </w:r>
            <w:r>
              <w:rPr>
                <w:sz w:val="19"/>
                <w:lang w:val="zh-Hans"/>
              </w:rPr>
              <w:t xml:space="preserve">状态上接收的状态数据 </w:t>
            </w:r>
          </w:p>
          <w:p>
            <w:pPr>
              <w:pStyle w:val="Normal"/>
              <w:spacing w:lineRule="auto" w:line="218" w:before="0" w:after="97"/>
              <w:ind w:left="0" w:right="0" w:hanging="0"/>
              <w:jc w:val="left"/>
              <w:rPr/>
            </w:pPr>
            <w:r>
              <w:rPr>
                <w:sz w:val="19"/>
                <w:lang w:val="zh-Hans"/>
              </w:rPr>
              <w:t>流存储在帧结束 （</w:t>
            </w:r>
            <w:r>
              <w:rPr>
                <w:sz w:val="19"/>
                <w:lang w:val="zh-Hans"/>
              </w:rPr>
              <w:t>EOF</w:t>
            </w:r>
            <w:r>
              <w:rPr>
                <w:sz w:val="19"/>
                <w:lang w:val="zh-Hans"/>
              </w:rPr>
              <w:t xml:space="preserve">） 描述符的 </w:t>
            </w:r>
            <w:r>
              <w:rPr>
                <w:sz w:val="19"/>
                <w:lang w:val="zh-Hans"/>
              </w:rPr>
              <w:t xml:space="preserve">APP </w:t>
            </w:r>
            <w:r>
              <w:rPr>
                <w:sz w:val="19"/>
                <w:lang w:val="zh-Hans"/>
              </w:rPr>
              <w:t xml:space="preserve">字段中。对于 </w:t>
            </w:r>
            <w:r>
              <w:rPr>
                <w:sz w:val="19"/>
                <w:lang w:val="zh-Hans"/>
              </w:rPr>
              <w:t xml:space="preserve">EOF = 0 </w:t>
            </w:r>
            <w:r>
              <w:rPr>
                <w:sz w:val="19"/>
                <w:lang w:val="zh-Hans"/>
              </w:rPr>
              <w:t xml:space="preserve">的其他 </w:t>
            </w:r>
            <w:r>
              <w:rPr>
                <w:sz w:val="19"/>
                <w:lang w:val="zh-Hans"/>
              </w:rPr>
              <w:t xml:space="preserve">S2MM </w:t>
            </w:r>
            <w:r>
              <w:rPr>
                <w:sz w:val="19"/>
                <w:lang w:val="zh-Hans"/>
              </w:rPr>
              <w:t>描述符，</w:t>
            </w:r>
            <w:r>
              <w:rPr>
                <w:sz w:val="19"/>
                <w:lang w:val="zh-Hans"/>
              </w:rPr>
              <w:t xml:space="preserve">APP </w:t>
            </w:r>
            <w:r>
              <w:rPr>
                <w:sz w:val="19"/>
                <w:lang w:val="zh-Hans"/>
              </w:rPr>
              <w:t xml:space="preserve">字段由散点收集 </w:t>
            </w:r>
            <w:r>
              <w:rPr>
                <w:sz w:val="19"/>
                <w:lang w:val="zh-Hans"/>
              </w:rPr>
              <w:t xml:space="preserve">Engi ne </w:t>
            </w:r>
            <w:r>
              <w:rPr>
                <w:sz w:val="19"/>
                <w:lang w:val="zh-Hans"/>
              </w:rPr>
              <w:t>设置为零。</w:t>
            </w:r>
          </w:p>
          <w:p>
            <w:pPr>
              <w:pStyle w:val="Normal"/>
              <w:spacing w:lineRule="auto" w:line="259" w:before="0" w:after="0"/>
              <w:ind w:left="0" w:right="0" w:hanging="0"/>
              <w:jc w:val="left"/>
              <w:rPr/>
            </w:pPr>
            <w:r>
              <w:rPr>
                <w:b/>
                <w:i/>
                <w:sz w:val="19"/>
                <w:lang w:val="zh-Hans"/>
              </w:rPr>
              <w:t xml:space="preserve">注： </w:t>
            </w:r>
            <w:r>
              <w:rPr>
                <w:sz w:val="17"/>
                <w:lang w:val="zh-Hans"/>
              </w:rPr>
              <w:t>如果禁用了状态</w:t>
            </w:r>
            <w:r>
              <w:rPr>
                <w:sz w:val="17"/>
                <w:lang w:val="zh-Hans"/>
              </w:rPr>
              <w:t>/</w:t>
            </w:r>
            <w:r>
              <w:rPr>
                <w:sz w:val="17"/>
                <w:lang w:val="zh-Hans"/>
              </w:rPr>
              <w:t>控制字段，则分散收集引擎不会更新这些字段。</w:t>
            </w:r>
          </w:p>
        </w:tc>
      </w:tr>
    </w:tbl>
    <w:p>
      <w:pPr>
        <w:pStyle w:val="3"/>
        <w:ind w:left="755" w:right="67" w:hanging="10"/>
        <w:rPr/>
      </w:pPr>
      <w:r>
        <w:rPr>
          <w:lang w:val="zh-Hans"/>
        </w:rPr>
        <w:t>S2MM_APP4</w:t>
      </w:r>
      <w:r>
        <w:rPr>
          <w:lang w:val="zh-Hans"/>
        </w:rPr>
        <w:t>（</w:t>
      </w:r>
      <w:r>
        <w:rPr>
          <w:lang w:val="zh-Hans"/>
        </w:rPr>
        <w:t>S2MM</w:t>
      </w:r>
      <w:r>
        <w:rPr>
          <w:lang w:val="zh-Hans"/>
        </w:rPr>
        <w:t>用户应用领域</w:t>
      </w:r>
      <w:r>
        <w:rPr>
          <w:lang w:val="zh-Hans"/>
        </w:rPr>
        <w:t>4</w:t>
      </w:r>
      <w:r>
        <w:rPr>
          <w:lang w:val="zh-Hans"/>
        </w:rPr>
        <w:t>）</w:t>
      </w:r>
    </w:p>
    <w:p>
      <w:pPr>
        <w:pStyle w:val="Normal"/>
        <w:spacing w:before="0" w:after="94"/>
        <w:ind w:left="748" w:right="43" w:hanging="3"/>
        <w:rPr/>
      </w:pPr>
      <w:r>
        <w:rPr>
          <w:lang w:val="zh-Hans"/>
        </w:rPr>
        <w:t xml:space="preserve">此值为状态流上的 </w:t>
      </w:r>
      <w:r>
        <w:rPr>
          <w:lang w:val="zh-Hans"/>
        </w:rPr>
        <w:t xml:space="preserve">S2MM </w:t>
      </w:r>
      <w:r>
        <w:rPr>
          <w:lang w:val="zh-Hans"/>
        </w:rPr>
        <w:t xml:space="preserve">接收状态提供用户应用程序 </w:t>
      </w:r>
      <w:r>
        <w:rPr>
          <w:lang w:val="zh-Hans"/>
        </w:rPr>
        <w:t xml:space="preserve">4 </w:t>
      </w:r>
      <w:r>
        <w:rPr>
          <w:lang w:val="zh-Hans"/>
        </w:rPr>
        <w:t>字段空间。</w:t>
      </w:r>
    </w:p>
    <w:p>
      <w:pPr>
        <w:pStyle w:val="Normal"/>
        <w:spacing w:lineRule="auto" w:line="264" w:before="0" w:after="65"/>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2-35</w:t>
      </w:r>
    </w:p>
    <w:p>
      <w:pPr>
        <w:pStyle w:val="Normal"/>
        <w:spacing w:lineRule="auto" w:line="259" w:before="0" w:after="119"/>
        <w:ind w:left="686" w:right="0" w:hanging="0"/>
        <w:jc w:val="left"/>
        <w:rPr/>
      </w:pPr>
      <w:r>
        <w:rPr/>
        <mc:AlternateContent>
          <mc:Choice Requires="wpg">
            <w:drawing>
              <wp:inline distT="0" distB="0" distL="0" distR="0" wp14:anchorId="2B39C58A">
                <wp:extent cx="5782310" cy="255905"/>
                <wp:effectExtent l="0" t="0" r="0" b="0"/>
                <wp:docPr id="80" name="形状61"/>
                <a:graphic xmlns:a="http://schemas.openxmlformats.org/drawingml/2006/main">
                  <a:graphicData uri="http://schemas.microsoft.com/office/word/2010/wordprocessingGroup">
                    <wpg:wgp>
                      <wpg:cNvGrpSpPr/>
                      <wpg:grpSpPr>
                        <a:xfrm>
                          <a:off x="0" y="0"/>
                          <a:ext cx="5781600" cy="255240"/>
                        </a:xfrm>
                      </wpg:grpSpPr>
                      <wps:wsp>
                        <wps:cNvSpPr/>
                        <wps:spPr>
                          <a:xfrm>
                            <a:off x="0" y="0"/>
                            <a:ext cx="1626840" cy="144000"/>
                          </a:xfrm>
                          <a:custGeom>
                            <a:avLst/>
                            <a:gdLst/>
                            <a:ahLst/>
                            <a:rect l="l" t="t" r="r" b="b"/>
                            <a:pathLst>
                              <a:path w="1627503" h="144114">
                                <a:moveTo>
                                  <a:pt x="1627503" y="0"/>
                                </a:moveTo>
                                <a:lnTo>
                                  <a:pt x="1627503" y="144114"/>
                                </a:lnTo>
                                <a:lnTo>
                                  <a:pt x="0" y="144114"/>
                                </a:lnTo>
                                <a:lnTo>
                                  <a:pt x="0" y="0"/>
                                </a:lnTo>
                              </a:path>
                            </a:pathLst>
                          </a:custGeom>
                          <a:noFill/>
                          <a:ln cap="rnd" w="9360">
                            <a:solidFill>
                              <a:srgbClr val="ffffff"/>
                            </a:solidFill>
                            <a:round/>
                          </a:ln>
                        </wps:spPr>
                        <wps:style>
                          <a:lnRef idx="1"/>
                          <a:fillRef idx="0"/>
                          <a:effectRef idx="0"/>
                          <a:fontRef idx="minor"/>
                        </wps:style>
                        <wps:bodyPr/>
                      </wps:wsp>
                      <wps:wsp>
                        <wps:cNvSpPr/>
                        <wps:spPr>
                          <a:xfrm>
                            <a:off x="1800" y="147240"/>
                            <a:ext cx="5779800" cy="108000"/>
                          </a:xfrm>
                          <a:custGeom>
                            <a:avLst/>
                            <a:gdLst/>
                            <a:ahLst/>
                            <a:rect l="l" t="t" r="r" b="b"/>
                            <a:pathLst>
                              <a:path w="5777688" h="108831">
                                <a:moveTo>
                                  <a:pt x="0" y="0"/>
                                </a:moveTo>
                                <a:cubicBezTo>
                                  <a:pt x="0" y="30299"/>
                                  <a:pt x="48857" y="54486"/>
                                  <a:pt x="108279" y="54486"/>
                                </a:cubicBezTo>
                                <a:lnTo>
                                  <a:pt x="2780559" y="54486"/>
                                </a:lnTo>
                                <a:cubicBezTo>
                                  <a:pt x="2840747" y="54486"/>
                                  <a:pt x="2888850" y="79059"/>
                                  <a:pt x="2888850" y="108831"/>
                                </a:cubicBezTo>
                                <a:cubicBezTo>
                                  <a:pt x="2888850" y="79059"/>
                                  <a:pt x="2937707" y="54486"/>
                                  <a:pt x="2997129" y="54486"/>
                                </a:cubicBezTo>
                                <a:lnTo>
                                  <a:pt x="5669409" y="54486"/>
                                </a:lnTo>
                                <a:cubicBezTo>
                                  <a:pt x="5729597" y="54486"/>
                                  <a:pt x="5777688" y="30299"/>
                                  <a:pt x="5777688" y="0"/>
                                </a:cubicBezTo>
                              </a:path>
                            </a:pathLst>
                          </a:custGeom>
                          <a:noFill/>
                          <a:ln cap="rnd" w="9360">
                            <a:solidFill>
                              <a:srgbClr val="ffffff"/>
                            </a:solidFill>
                            <a:round/>
                          </a:ln>
                        </wps:spPr>
                        <wps:style>
                          <a:lnRef idx="1"/>
                          <a:fillRef idx="0"/>
                          <a:effectRef idx="0"/>
                          <a:fontRef idx="minor"/>
                        </wps:style>
                        <wps:bodyPr/>
                      </wps:wsp>
                      <wps:wsp>
                        <wps:cNvSpPr/>
                        <wps:spPr>
                          <a:xfrm>
                            <a:off x="5678640" y="31680"/>
                            <a:ext cx="7236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wps:txbx>
                        <wps:bodyPr lIns="0" rIns="0" tIns="0" bIns="0">
                          <a:noAutofit/>
                        </wps:bodyPr>
                      </wps:wsp>
                      <wps:wsp>
                        <wps:cNvSpPr/>
                        <wps:spPr>
                          <a:xfrm>
                            <a:off x="1647360" y="27360"/>
                            <a:ext cx="14724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22</w:t>
                              </w:r>
                            </w:p>
                          </w:txbxContent>
                        </wps:txbx>
                        <wps:bodyPr lIns="0" rIns="0" tIns="0" bIns="0">
                          <a:noAutofit/>
                        </wps:bodyPr>
                      </wps:wsp>
                      <wps:wsp>
                        <wps:cNvSpPr/>
                        <wps:spPr>
                          <a:xfrm>
                            <a:off x="3453840" y="35640"/>
                            <a:ext cx="63612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10101"/>
                                  <w14:ligatures w14:val="standardContextual"/>
                                </w:rPr>
                                <w:t>接收长度</w:t>
                              </w:r>
                            </w:p>
                          </w:txbxContent>
                        </wps:txbx>
                        <wps:bodyPr lIns="0" rIns="0" tIns="0" bIns="0">
                          <a:noAutofit/>
                        </wps:bodyPr>
                      </wps:wsp>
                      <wps:wsp>
                        <wps:cNvSpPr/>
                        <wps:spPr>
                          <a:xfrm>
                            <a:off x="28080" y="27360"/>
                            <a:ext cx="14724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wps:txbx>
                        <wps:bodyPr lIns="0" rIns="0" tIns="0" bIns="0">
                          <a:noAutofit/>
                        </wps:bodyPr>
                      </wps:wsp>
                      <wps:wsp>
                        <wps:cNvSpPr/>
                        <wps:spPr>
                          <a:xfrm>
                            <a:off x="1481400" y="27360"/>
                            <a:ext cx="14724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23</w:t>
                              </w:r>
                            </w:p>
                          </w:txbxContent>
                        </wps:txbx>
                        <wps:bodyPr lIns="0" rIns="0" tIns="0" bIns="0">
                          <a:noAutofit/>
                        </wps:bodyPr>
                      </wps:wsp>
                    </wpg:wgp>
                  </a:graphicData>
                </a:graphic>
              </wp:inline>
            </w:drawing>
          </mc:Choice>
          <mc:Fallback>
            <w:pict>
              <v:group id="shape_0" alt="形状61" style="position:absolute;margin-left:0pt;margin-top:-20.15pt;width:455.25pt;height:20.1pt" coordorigin="0,-403" coordsize="9105,402">
                <v:rect id="shape_0" stroked="f" style="position:absolute;left:8943;top:-353;width:113;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0</w:t>
                        </w:r>
                      </w:p>
                    </w:txbxContent>
                  </v:textbox>
                  <w10:wrap type="square"/>
                  <v:fill o:detectmouseclick="t" on="false"/>
                  <v:stroke color="#3465a4" joinstyle="round" endcap="flat"/>
                </v:rect>
                <v:rect id="shape_0" stroked="f" style="position:absolute;left:2594;top:-360;width:231;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22</w:t>
                        </w:r>
                      </w:p>
                    </w:txbxContent>
                  </v:textbox>
                  <w10:wrap type="square"/>
                  <v:fill o:detectmouseclick="t" on="false"/>
                  <v:stroke color="#3465a4" joinstyle="round" endcap="flat"/>
                </v:rect>
                <v:rect id="shape_0" stroked="f" style="position:absolute;left:5439;top:-347;width:1001;height:20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10101"/>
                            <w14:ligatures w14:val="standardContextual"/>
                          </w:rPr>
                          <w:t>接收长度</w:t>
                        </w:r>
                      </w:p>
                    </w:txbxContent>
                  </v:textbox>
                  <w10:wrap type="square"/>
                  <v:fill o:detectmouseclick="t" on="false"/>
                  <v:stroke color="#3465a4" joinstyle="round" endcap="flat"/>
                </v:rect>
                <v:rect id="shape_0" stroked="f" style="position:absolute;left:44;top:-360;width:231;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31</w:t>
                        </w:r>
                      </w:p>
                    </w:txbxContent>
                  </v:textbox>
                  <w10:wrap type="square"/>
                  <v:fill o:detectmouseclick="t" on="false"/>
                  <v:stroke color="#3465a4" joinstyle="round" endcap="flat"/>
                </v:rect>
                <v:rect id="shape_0" stroked="f" style="position:absolute;left:2333;top:-360;width:231;height:20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10101"/>
                            <w14:ligatures w14:val="standardContextual"/>
                          </w:rPr>
                          <w:t>23</w:t>
                        </w:r>
                      </w:p>
                    </w:txbxContent>
                  </v:textbox>
                  <w10:wrap type="square"/>
                  <v:fill o:detectmouseclick="t" on="false"/>
                  <v:stroke color="#3465a4" joinstyle="round" endcap="flat"/>
                </v:rect>
              </v:group>
            </w:pict>
          </mc:Fallback>
        </mc:AlternateContent>
      </w:r>
    </w:p>
    <w:p>
      <w:pPr>
        <w:pStyle w:val="Normal"/>
        <w:tabs>
          <w:tab w:val="clear" w:pos="420"/>
          <w:tab w:val="center" w:pos="5192" w:leader="none"/>
          <w:tab w:val="center" w:pos="9646" w:leader="none"/>
        </w:tabs>
        <w:spacing w:lineRule="auto" w:line="259" w:before="0" w:after="297"/>
        <w:ind w:left="0" w:right="0" w:hanging="0"/>
        <w:jc w:val="left"/>
        <w:rPr/>
      </w:pPr>
      <w:r>
        <w:rPr>
          <w:lang w:val="zh-Hans"/>
        </w:rPr>
        <w:tab/>
      </w:r>
      <w:r>
        <w:rPr>
          <w:color w:val="010101"/>
          <w:sz w:val="16"/>
          <w:lang w:val="zh-Hans"/>
        </w:rPr>
        <w:t>APP4</w:t>
        <w:tab/>
      </w:r>
      <w:r>
        <w:rPr>
          <w:sz w:val="16"/>
          <w:vertAlign w:val="subscript"/>
          <w:lang w:val="zh-Hans"/>
        </w:rPr>
        <w:t>x14587</w:t>
      </w:r>
    </w:p>
    <w:p>
      <w:pPr>
        <w:pStyle w:val="Normal"/>
        <w:tabs>
          <w:tab w:val="clear" w:pos="420"/>
          <w:tab w:val="center" w:pos="4302" w:leader="none"/>
          <w:tab w:val="center" w:pos="5709" w:leader="none"/>
        </w:tabs>
        <w:spacing w:lineRule="auto" w:line="259" w:before="0" w:after="227"/>
        <w:ind w:left="0" w:right="0" w:hanging="0"/>
        <w:jc w:val="left"/>
        <w:rPr/>
      </w:pPr>
      <w:r>
        <w:rPr>
          <w:lang w:val="zh-Hans"/>
        </w:rPr>
        <w:tab/>
      </w:r>
      <w:r>
        <w:rPr>
          <w:i/>
          <w:lang w:val="zh-Hans"/>
        </w:rPr>
        <w:t xml:space="preserve">图 </w:t>
      </w:r>
      <w:r>
        <w:rPr>
          <w:i/>
          <w:lang w:val="zh-Hans"/>
        </w:rPr>
        <w:t>2-35</w:t>
      </w:r>
      <w:r>
        <w:rPr>
          <w:i/>
          <w:lang w:val="zh-Hans"/>
        </w:rPr>
        <w:t>：</w:t>
      </w:r>
      <w:r>
        <w:rPr>
          <w:i/>
          <w:lang w:val="zh-Hans"/>
        </w:rPr>
        <w:tab/>
      </w:r>
      <w:r>
        <w:rPr>
          <w:b/>
          <w:lang w:val="zh-Hans"/>
        </w:rPr>
        <w:t>S2MM_APP4</w:t>
      </w:r>
    </w:p>
    <w:p>
      <w:pPr>
        <w:pStyle w:val="Normal"/>
        <w:tabs>
          <w:tab w:val="clear" w:pos="420"/>
          <w:tab w:val="center" w:pos="2507" w:leader="none"/>
        </w:tabs>
        <w:spacing w:lineRule="auto" w:line="264" w:before="0" w:after="3"/>
        <w:ind w:left="-15" w:right="0" w:hanging="0"/>
        <w:jc w:val="left"/>
        <w:rPr/>
      </w:pPr>
      <w:r>
        <w:rPr>
          <w:i/>
          <w:lang w:val="zh-Hans"/>
        </w:rPr>
        <w:t xml:space="preserve">表 </w:t>
      </w:r>
      <w:r>
        <w:rPr>
          <w:i/>
          <w:lang w:val="zh-Hans"/>
        </w:rPr>
        <w:t>2-40</w:t>
      </w:r>
      <w:r>
        <w:rPr>
          <w:i/>
          <w:lang w:val="zh-Hans"/>
        </w:rPr>
        <w:t>：</w:t>
      </w:r>
      <w:r>
        <w:rPr>
          <w:i/>
          <w:lang w:val="zh-Hans"/>
        </w:rPr>
        <w:tab/>
      </w:r>
      <w:r>
        <w:rPr>
          <w:b/>
          <w:lang w:val="zh-Hans"/>
        </w:rPr>
        <w:t xml:space="preserve">用户应用程序 </w:t>
      </w:r>
      <w:r>
        <w:rPr>
          <w:b/>
          <w:lang w:val="zh-Hans"/>
        </w:rPr>
        <w:t xml:space="preserve">4 </w:t>
      </w:r>
      <w:r>
        <w:rPr>
          <w:b/>
          <w:lang w:val="zh-Hans"/>
        </w:rPr>
        <w:t>详细信息</w:t>
      </w:r>
    </w:p>
    <w:tbl>
      <w:tblPr>
        <w:tblStyle w:val="TableGrid"/>
        <w:tblW w:w="10094" w:type="dxa"/>
        <w:jc w:val="left"/>
        <w:tblInd w:w="0" w:type="dxa"/>
        <w:tblCellMar>
          <w:top w:w="81" w:type="dxa"/>
          <w:left w:w="90" w:type="dxa"/>
          <w:bottom w:w="0" w:type="dxa"/>
          <w:right w:w="90" w:type="dxa"/>
        </w:tblCellMar>
        <w:tblLook w:val="04a0" w:noHBand="0" w:noVBand="1" w:firstColumn="1" w:lastRow="0" w:lastColumn="0" w:firstRow="1"/>
      </w:tblPr>
      <w:tblGrid>
        <w:gridCol w:w="819"/>
        <w:gridCol w:w="1611"/>
        <w:gridCol w:w="7664"/>
      </w:tblGrid>
      <w:tr>
        <w:trPr>
          <w:trHeight w:val="381" w:hRule="atLeast"/>
        </w:trPr>
        <w:tc>
          <w:tcPr>
            <w:tcW w:w="819"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位</w:t>
            </w:r>
          </w:p>
        </w:tc>
        <w:tc>
          <w:tcPr>
            <w:tcW w:w="1611"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1" w:right="0" w:hanging="0"/>
              <w:jc w:val="left"/>
              <w:rPr/>
            </w:pPr>
            <w:r>
              <w:rPr>
                <w:b/>
                <w:lang w:val="zh-Hans"/>
              </w:rPr>
              <w:t>字段名称</w:t>
            </w:r>
          </w:p>
        </w:tc>
        <w:tc>
          <w:tcPr>
            <w:tcW w:w="7664" w:type="dxa"/>
            <w:tcBorders>
              <w:top w:val="single" w:sz="2" w:space="0" w:color="000000"/>
              <w:left w:val="single" w:sz="2" w:space="0" w:color="000000"/>
              <w:bottom w:val="single" w:sz="12" w:space="0" w:color="850000"/>
              <w:right w:val="single" w:sz="2" w:space="0" w:color="000000"/>
            </w:tcBorders>
          </w:tcPr>
          <w:p>
            <w:pPr>
              <w:pStyle w:val="Normal"/>
              <w:spacing w:lineRule="auto" w:line="259" w:before="0" w:after="0"/>
              <w:ind w:left="0" w:right="0" w:hanging="0"/>
              <w:jc w:val="left"/>
              <w:rPr/>
            </w:pPr>
            <w:r>
              <w:rPr>
                <w:b/>
                <w:lang w:val="zh-Hans"/>
              </w:rPr>
              <w:t>描述</w:t>
            </w:r>
          </w:p>
        </w:tc>
      </w:tr>
      <w:tr>
        <w:trPr>
          <w:trHeight w:val="2039" w:hRule="atLeast"/>
        </w:trPr>
        <w:tc>
          <w:tcPr>
            <w:tcW w:w="819"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 xml:space="preserve">31 </w:t>
            </w:r>
            <w:del w:id="148" w:author="未知作者" w:date="2023-05-06T11:18:06Z">
              <w:r>
                <w:rPr>
                  <w:sz w:val="19"/>
                  <w:lang w:val="zh-Hans"/>
                </w:rPr>
                <w:delText>比</w:delText>
              </w:r>
            </w:del>
            <w:ins w:id="149" w:author="未知作者" w:date="2023-05-06T11:18:06Z">
              <w:r>
                <w:rPr>
                  <w:rFonts w:eastAsia="Segoe UI" w:cs="Segoe UI"/>
                  <w:color w:val="000000"/>
                  <w:kern w:val="2"/>
                  <w:sz w:val="19"/>
                  <w:szCs w:val="22"/>
                  <w:lang w:val="zh-Hans" w:eastAsia="zh-CN" w:bidi="ar-SA"/>
                </w:rPr>
                <w:t>:</w:t>
              </w:r>
            </w:ins>
            <w:r>
              <w:rPr>
                <w:sz w:val="19"/>
                <w:lang w:val="zh-Hans"/>
              </w:rPr>
              <w:t xml:space="preserve"> 0</w:t>
            </w:r>
          </w:p>
        </w:tc>
        <w:tc>
          <w:tcPr>
            <w:tcW w:w="1611" w:type="dxa"/>
            <w:tcBorders>
              <w:top w:val="single" w:sz="12" w:space="0" w:color="85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APP4 / RxLength</w:t>
            </w:r>
          </w:p>
        </w:tc>
        <w:tc>
          <w:tcPr>
            <w:tcW w:w="7664" w:type="dxa"/>
            <w:tcBorders>
              <w:top w:val="single" w:sz="12" w:space="0" w:color="850000"/>
              <w:left w:val="single" w:sz="2" w:space="0" w:color="000000"/>
              <w:bottom w:val="single" w:sz="2" w:space="0" w:color="000000"/>
              <w:right w:val="single" w:sz="2" w:space="0" w:color="000000"/>
            </w:tcBorders>
          </w:tcPr>
          <w:p>
            <w:pPr>
              <w:pStyle w:val="Normal"/>
              <w:spacing w:lineRule="auto" w:line="218" w:before="0" w:after="81"/>
              <w:ind w:left="0" w:right="58" w:hanging="0"/>
              <w:rPr/>
            </w:pPr>
            <w:r>
              <w:rPr>
                <w:sz w:val="19"/>
                <w:lang w:val="zh-Hans"/>
              </w:rPr>
              <w:t xml:space="preserve">用户应用程序字段 </w:t>
            </w:r>
            <w:r>
              <w:rPr>
                <w:sz w:val="19"/>
                <w:lang w:val="zh-Hans"/>
              </w:rPr>
              <w:t xml:space="preserve">4 </w:t>
            </w:r>
            <w:r>
              <w:rPr>
                <w:sz w:val="19"/>
                <w:lang w:val="zh-Hans"/>
              </w:rPr>
              <w:t xml:space="preserve">和接收字节长度。如果未启用“在状态流中使用 </w:t>
            </w:r>
            <w:r>
              <w:rPr>
                <w:sz w:val="19"/>
                <w:lang w:val="zh-Hans"/>
              </w:rPr>
              <w:t>RxLength”</w:t>
            </w:r>
            <w:r>
              <w:rPr>
                <w:sz w:val="19"/>
                <w:lang w:val="zh-Hans"/>
              </w:rPr>
              <w:t xml:space="preserve">，则此字段的功能与 </w:t>
            </w:r>
            <w:r>
              <w:rPr>
                <w:sz w:val="19"/>
                <w:lang w:val="zh-Hans"/>
              </w:rPr>
              <w:t xml:space="preserve">APP0 </w:t>
            </w:r>
            <w:r>
              <w:rPr>
                <w:sz w:val="19"/>
                <w:lang w:val="zh-Hans"/>
              </w:rPr>
              <w:t xml:space="preserve">到 </w:t>
            </w:r>
            <w:r>
              <w:rPr>
                <w:sz w:val="19"/>
                <w:lang w:val="zh-Hans"/>
              </w:rPr>
              <w:t xml:space="preserve">APP3 </w:t>
            </w:r>
            <w:r>
              <w:rPr>
                <w:sz w:val="19"/>
                <w:lang w:val="zh-Hans"/>
              </w:rPr>
              <w:t xml:space="preserve">相同，因为在 </w:t>
            </w:r>
            <w:r>
              <w:rPr>
                <w:sz w:val="19"/>
                <w:lang w:val="zh-Hans"/>
              </w:rPr>
              <w:t xml:space="preserve">AXI </w:t>
            </w:r>
            <w:r>
              <w:rPr>
                <w:sz w:val="19"/>
                <w:lang w:val="zh-Hans"/>
              </w:rPr>
              <w:t>状态流上接收的状态数据存储到帧结束 （</w:t>
            </w:r>
            <w:r>
              <w:rPr>
                <w:sz w:val="19"/>
                <w:lang w:val="zh-Hans"/>
              </w:rPr>
              <w:t>EOF</w:t>
            </w:r>
            <w:r>
              <w:rPr>
                <w:sz w:val="19"/>
                <w:lang w:val="zh-Hans"/>
              </w:rPr>
              <w:t>） 描述符</w:t>
            </w:r>
            <w:r>
              <w:rPr>
                <w:lang w:val="zh-Hans"/>
              </w:rPr>
              <w:t xml:space="preserve">的 </w:t>
            </w:r>
            <w:r>
              <w:rPr>
                <w:lang w:val="zh-Hans"/>
              </w:rPr>
              <w:t xml:space="preserve">APP4 </w:t>
            </w:r>
            <w:r>
              <w:rPr>
                <w:lang w:val="zh-Hans"/>
              </w:rPr>
              <w:t>字段中。</w:t>
            </w:r>
          </w:p>
          <w:p>
            <w:pPr>
              <w:pStyle w:val="Normal"/>
              <w:spacing w:lineRule="auto" w:line="259" w:before="0" w:after="0"/>
              <w:ind w:left="0" w:right="0" w:hanging="0"/>
              <w:jc w:val="left"/>
              <w:rPr/>
            </w:pPr>
            <w:r>
              <w:rPr>
                <w:sz w:val="19"/>
                <w:lang w:val="zh-Hans"/>
              </w:rPr>
              <w:t>启用</w:t>
            </w:r>
            <w:r>
              <w:rPr>
                <w:b/>
                <w:sz w:val="19"/>
                <w:lang w:val="zh-Hans"/>
              </w:rPr>
              <w:t xml:space="preserve">“在状态流中使用 </w:t>
            </w:r>
            <w:r>
              <w:rPr>
                <w:b/>
                <w:sz w:val="19"/>
                <w:lang w:val="zh-Hans"/>
              </w:rPr>
              <w:t>RxLength</w:t>
            </w:r>
            <w:r>
              <w:rPr>
                <w:lang w:val="zh-Hans"/>
              </w:rPr>
              <w:t>”</w:t>
            </w:r>
            <w:r>
              <w:rPr>
                <w:lang w:val="zh-Hans"/>
              </w:rPr>
              <w:t>时，此字段具有双重用途</w:t>
            </w:r>
            <w:r>
              <w:rPr>
                <w:sz w:val="19"/>
                <w:lang w:val="zh-Hans"/>
              </w:rPr>
              <w:t xml:space="preserve">。缓冲区长度寄存器宽度中指定的前几个最低有效位指定在 </w:t>
            </w:r>
            <w:r>
              <w:rPr>
                <w:sz w:val="19"/>
                <w:lang w:val="zh-Hans"/>
              </w:rPr>
              <w:t xml:space="preserve">S 2MM </w:t>
            </w:r>
            <w:r>
              <w:rPr>
                <w:sz w:val="19"/>
                <w:lang w:val="zh-Hans"/>
              </w:rPr>
              <w:t>主数据流上接收的数据包的接收字节总数。其次，剩余最重要的位是用户应用程序数据。</w:t>
            </w:r>
          </w:p>
        </w:tc>
      </w:tr>
    </w:tbl>
    <w:p>
      <w:pPr>
        <w:pStyle w:val="3"/>
        <w:ind w:left="755" w:right="67" w:hanging="10"/>
        <w:rPr/>
      </w:pPr>
      <w:r>
        <w:rPr>
          <w:lang w:val="zh-Hans"/>
        </w:rPr>
        <w:t>描述符管理</w:t>
      </w:r>
    </w:p>
    <w:p>
      <w:pPr>
        <w:pStyle w:val="Normal"/>
        <w:ind w:left="748" w:right="43" w:hanging="3"/>
        <w:rPr/>
      </w:pPr>
      <w:r>
        <w:rPr>
          <w:lang w:val="zh-Hans"/>
        </w:rPr>
        <w:t xml:space="preserve">在开始 </w:t>
      </w:r>
      <w:r>
        <w:rPr>
          <w:lang w:val="zh-Hans"/>
        </w:rPr>
        <w:t xml:space="preserve">DMA </w:t>
      </w:r>
      <w:r>
        <w:rPr>
          <w:lang w:val="zh-Hans"/>
        </w:rPr>
        <w:t xml:space="preserve">操作之前，软件应用程序必须设置描述符链。当 </w:t>
      </w:r>
      <w:r>
        <w:rPr>
          <w:lang w:val="zh-Hans"/>
        </w:rPr>
        <w:t xml:space="preserve">AXI DMA </w:t>
      </w:r>
      <w:r>
        <w:rPr>
          <w:lang w:val="zh-Hans"/>
        </w:rPr>
        <w:t>开始处理描述符时，它会提取、处理并更新描述符。通过分析描述符，软件应用程序读取相关</w:t>
      </w:r>
      <w:r>
        <w:rPr>
          <w:lang w:val="zh-Hans"/>
        </w:rPr>
        <w:t>DMA</w:t>
      </w:r>
      <w:r>
        <w:rPr>
          <w:lang w:val="zh-Hans"/>
        </w:rPr>
        <w:t>传输的状态，获取接收（</w:t>
      </w:r>
      <w:r>
        <w:rPr>
          <w:lang w:val="zh-Hans"/>
        </w:rPr>
        <w:t>S2MM</w:t>
      </w:r>
      <w:r>
        <w:rPr>
          <w:lang w:val="zh-Hans"/>
        </w:rPr>
        <w:t>）通道上的用户信息，并确定传输的完成情况。有了这些信息，软件应用程序就可以管理描述符和数据缓冲区。</w:t>
      </w:r>
    </w:p>
    <w:p>
      <w:pPr>
        <w:pStyle w:val="Normal"/>
        <w:ind w:left="748" w:right="43" w:hanging="3"/>
        <w:rPr/>
      </w:pPr>
      <w:r>
        <w:rPr>
          <w:lang w:val="zh-Hans"/>
        </w:rPr>
        <w:t xml:space="preserve">软件应用程序处理与已完成描述符关联的每个缓冲区，并重新分配描述符以供 </w:t>
      </w:r>
      <w:r>
        <w:rPr>
          <w:lang w:val="zh-Hans"/>
        </w:rPr>
        <w:t xml:space="preserve">AXI DMA </w:t>
      </w:r>
      <w:r>
        <w:rPr>
          <w:lang w:val="zh-Hans"/>
        </w:rPr>
        <w:t>使用。为了防止软件和硬件相互踩踏，创建了尾指针模式。尾指针由软件初始化，指向描述符链的末端。这将成为硬件的暂停点。当硬件开始运行时，它会获取并处理链中的每个描述符，直到它到达尾指针。然后，</w:t>
      </w:r>
      <w:r>
        <w:rPr>
          <w:lang w:val="zh-Hans"/>
        </w:rPr>
        <w:t xml:space="preserve">AXI DMA </w:t>
      </w:r>
      <w:r>
        <w:rPr>
          <w:lang w:val="zh-Hans"/>
        </w:rPr>
        <w:t xml:space="preserve">暂停描述符处理。允许软件 处理和重新分配任何完整位设置为 </w:t>
      </w:r>
      <w:r>
        <w:rPr>
          <w:lang w:val="zh-Hans"/>
        </w:rPr>
        <w:t xml:space="preserve">1 </w:t>
      </w:r>
      <w:r>
        <w:rPr>
          <w:lang w:val="zh-Hans"/>
        </w:rPr>
        <w:t xml:space="preserve">的描述符。 </w:t>
      </w:r>
    </w:p>
    <w:p>
      <w:pPr>
        <w:pStyle w:val="Normal"/>
        <w:spacing w:before="0" w:after="0"/>
        <w:ind w:left="748" w:right="43" w:hanging="3"/>
        <w:rPr/>
      </w:pPr>
      <w:r>
        <w:rPr>
          <w:lang w:val="zh-Hans"/>
        </w:rPr>
        <w:t xml:space="preserve">写入 </w:t>
      </w:r>
      <w:r>
        <w:rPr>
          <w:lang w:val="zh-Hans"/>
        </w:rPr>
        <w:t xml:space="preserve">TAILDESC </w:t>
      </w:r>
      <w:r>
        <w:rPr>
          <w:lang w:val="zh-Hans"/>
        </w:rPr>
        <w:t xml:space="preserve">寄存器的操作会导致 </w:t>
      </w:r>
      <w:r>
        <w:rPr>
          <w:lang w:val="zh-Hans"/>
        </w:rPr>
        <w:t xml:space="preserve">AXI DMA </w:t>
      </w:r>
      <w:r>
        <w:rPr>
          <w:lang w:val="zh-Hans"/>
        </w:rPr>
        <w:t xml:space="preserve">硬件（如果它在尾部指针处暂停）再次开始处理描述符。如果 </w:t>
      </w:r>
      <w:r>
        <w:rPr>
          <w:lang w:val="zh-Hans"/>
        </w:rPr>
        <w:t xml:space="preserve">AXI DMA </w:t>
      </w:r>
      <w:r>
        <w:rPr>
          <w:lang w:val="zh-Hans"/>
        </w:rPr>
        <w:t xml:space="preserve">硬件未在 </w:t>
      </w:r>
      <w:r>
        <w:rPr>
          <w:lang w:val="zh-Hans"/>
        </w:rPr>
        <w:t>TAILDESC</w:t>
      </w:r>
      <w:r>
        <w:rPr>
          <w:lang w:val="zh-Hans"/>
        </w:rPr>
        <w:t xml:space="preserve">指针处暂停，则写入 </w:t>
      </w:r>
      <w:r>
        <w:rPr>
          <w:lang w:val="zh-Hans"/>
        </w:rPr>
        <w:t xml:space="preserve">TAILDESC </w:t>
      </w:r>
      <w:r>
        <w:rPr>
          <w:lang w:val="zh-Hans"/>
        </w:rPr>
        <w:t>寄存器对硬件没有影响。在这种情况下，</w:t>
      </w:r>
      <w:r>
        <w:rPr>
          <w:lang w:val="zh-Hans"/>
        </w:rPr>
        <w:t xml:space="preserve">AXI DMA </w:t>
      </w:r>
      <w:r>
        <w:rPr>
          <w:lang w:val="zh-Hans"/>
        </w:rPr>
        <w:t xml:space="preserve">将继续处理描述符，直到到达新的尾部描述符指针位置。描述符管理必须由软件完成。 </w:t>
      </w:r>
    </w:p>
    <w:p>
      <w:pPr>
        <w:pStyle w:val="Normal"/>
        <w:ind w:left="748" w:right="43" w:hanging="3"/>
        <w:rPr/>
      </w:pPr>
      <w:r>
        <w:rPr>
          <w:lang w:val="zh-Hans"/>
        </w:rPr>
        <w:t xml:space="preserve">AXI DMA </w:t>
      </w:r>
      <w:r>
        <w:rPr>
          <w:lang w:val="zh-Hans"/>
        </w:rPr>
        <w:t>不管理描述符。</w:t>
      </w:r>
    </w:p>
    <w:p>
      <w:pPr>
        <w:pStyle w:val="3"/>
        <w:ind w:left="755" w:right="67" w:hanging="10"/>
        <w:rPr/>
      </w:pPr>
      <w:r>
        <w:rPr>
          <w:lang w:val="zh-Hans"/>
        </w:rPr>
        <w:t xml:space="preserve">MM2S </w:t>
      </w:r>
      <w:r>
        <w:rPr>
          <w:lang w:val="zh-Hans"/>
        </w:rPr>
        <w:t xml:space="preserve">描述符设置和 </w:t>
      </w:r>
      <w:r>
        <w:rPr>
          <w:lang w:val="zh-Hans"/>
        </w:rPr>
        <w:t xml:space="preserve">AXI </w:t>
      </w:r>
      <w:r>
        <w:rPr>
          <w:lang w:val="zh-Hans"/>
        </w:rPr>
        <w:t>控制流</w:t>
      </w:r>
    </w:p>
    <w:p>
      <w:pPr>
        <w:pStyle w:val="Normal"/>
        <w:spacing w:lineRule="auto" w:line="235" w:before="0" w:after="0"/>
        <w:ind w:left="755" w:right="0" w:hanging="10"/>
        <w:jc w:val="left"/>
        <w:rPr/>
      </w:pPr>
      <w:r>
        <w:rPr>
          <w:lang w:val="zh-Hans"/>
        </w:rPr>
        <w:t xml:space="preserve">描述符 </w:t>
      </w:r>
      <w:r>
        <w:rPr>
          <w:lang w:val="zh-Hans"/>
        </w:rPr>
        <w:t xml:space="preserve">SOF/EOF </w:t>
      </w:r>
      <w:r>
        <w:rPr>
          <w:lang w:val="zh-Hans"/>
        </w:rPr>
        <w:t xml:space="preserve">设置与 </w:t>
      </w:r>
      <w:r>
        <w:rPr>
          <w:lang w:val="zh-Hans"/>
        </w:rPr>
        <w:t xml:space="preserve">AXI </w:t>
      </w:r>
      <w:r>
        <w:rPr>
          <w:lang w:val="zh-Hans"/>
        </w:rPr>
        <w:t xml:space="preserve">控制流之间的关系如图 </w:t>
      </w:r>
      <w:r>
        <w:rPr>
          <w:color w:val="0000FF"/>
          <w:lang w:val="zh-Hans"/>
        </w:rPr>
        <w:t>2-36</w:t>
      </w:r>
      <w:r>
        <w:rPr>
          <w:lang w:val="zh-Hans"/>
        </w:rPr>
        <w:t xml:space="preserve"> </w:t>
      </w:r>
      <w:r>
        <w:rPr>
          <w:lang w:val="zh-Hans"/>
        </w:rPr>
        <w:t>所示。</w:t>
      </w:r>
      <w:r>
        <w:rPr>
          <w:lang w:val="zh-Hans"/>
        </w:rPr>
        <w:t xml:space="preserve">SOF=1 </w:t>
      </w:r>
      <w:r>
        <w:rPr>
          <w:lang w:val="zh-Hans"/>
        </w:rPr>
        <w:t xml:space="preserve">的描述符是数据包的开头，并重置 </w:t>
      </w:r>
      <w:r>
        <w:rPr>
          <w:lang w:val="zh-Hans"/>
        </w:rPr>
        <w:t xml:space="preserve">MM2S </w:t>
      </w:r>
      <w:r>
        <w:rPr>
          <w:lang w:val="zh-Hans"/>
        </w:rPr>
        <w:t xml:space="preserve">方向的 </w:t>
      </w:r>
      <w:r>
        <w:rPr>
          <w:lang w:val="zh-Hans"/>
        </w:rPr>
        <w:t>DRE</w:t>
      </w:r>
      <w:r>
        <w:rPr>
          <w:lang w:val="zh-Hans"/>
        </w:rPr>
        <w:t>。 如果启用了状态</w:t>
      </w:r>
      <w:r>
        <w:rPr>
          <w:lang w:val="zh-Hans"/>
        </w:rPr>
        <w:t>/</w:t>
      </w:r>
      <w:r>
        <w:rPr>
          <w:lang w:val="zh-Hans"/>
        </w:rPr>
        <w:t xml:space="preserve">控制流，则此描述符的用户应用程序字段也会显示在 </w:t>
      </w:r>
      <w:r>
        <w:rPr>
          <w:lang w:val="zh-Hans"/>
        </w:rPr>
        <w:t xml:space="preserve">AXI </w:t>
      </w:r>
      <w:r>
        <w:rPr>
          <w:lang w:val="zh-Hans"/>
        </w:rPr>
        <w:t>控制流上。</w:t>
      </w:r>
      <w:r>
        <w:rPr>
          <w:lang w:val="zh-Hans"/>
        </w:rPr>
        <w:t xml:space="preserve">AXI DMA </w:t>
      </w:r>
      <w:r>
        <w:rPr>
          <w:lang w:val="zh-Hans"/>
        </w:rPr>
        <w:t xml:space="preserve">引擎将忽略 </w:t>
      </w:r>
      <w:r>
        <w:rPr>
          <w:lang w:val="zh-Hans"/>
        </w:rPr>
        <w:t xml:space="preserve">SOF=1 </w:t>
      </w:r>
      <w:r>
        <w:rPr>
          <w:lang w:val="zh-Hans"/>
        </w:rPr>
        <w:t xml:space="preserve">描述符后面的用户应用程序字段，包括 </w:t>
      </w:r>
      <w:r>
        <w:rPr>
          <w:lang w:val="zh-Hans"/>
        </w:rPr>
        <w:t xml:space="preserve">EOF =1 </w:t>
      </w:r>
      <w:r>
        <w:rPr>
          <w:lang w:val="zh-Hans"/>
        </w:rPr>
        <w:t>的描述符。如果禁用了状态</w:t>
      </w:r>
      <w:r>
        <w:rPr>
          <w:lang w:val="zh-Hans"/>
        </w:rPr>
        <w:t>/</w:t>
      </w:r>
      <w:r>
        <w:rPr>
          <w:lang w:val="zh-Hans"/>
        </w:rPr>
        <w:t xml:space="preserve">控制流，则  </w:t>
      </w:r>
      <w:r>
        <w:rPr>
          <w:lang w:val="zh-Hans"/>
        </w:rPr>
        <w:t xml:space="preserve">SG </w:t>
      </w:r>
      <w:r>
        <w:rPr>
          <w:lang w:val="zh-Hans"/>
        </w:rPr>
        <w:t>提取引擎不会获取</w:t>
      </w:r>
      <w:r>
        <w:rPr>
          <w:b/>
          <w:lang w:val="zh-Hans"/>
        </w:rPr>
        <w:t>用户应用程序</w:t>
      </w:r>
      <w:r>
        <w:rPr>
          <w:lang w:val="zh-Hans"/>
        </w:rPr>
        <w:t>字段。</w:t>
      </w:r>
      <w:r>
        <w:br w:type="page"/>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2-36</w:t>
      </w:r>
    </w:p>
    <w:p>
      <w:pPr>
        <w:pStyle w:val="Normal"/>
        <w:spacing w:lineRule="auto" w:line="259" w:before="0" w:after="404"/>
        <w:ind w:left="822" w:right="0" w:hanging="0"/>
        <w:jc w:val="left"/>
        <w:rPr/>
      </w:pPr>
      <w:r>
        <w:rPr/>
        <w:drawing>
          <wp:inline distT="0" distB="0" distL="0" distR="0">
            <wp:extent cx="5593080" cy="7586345"/>
            <wp:effectExtent l="0" t="0" r="0" b="0"/>
            <wp:docPr id="81" name="Picture 142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2700" descr=""/>
                    <pic:cNvPicPr>
                      <a:picLocks noChangeAspect="1" noChangeArrowheads="1"/>
                    </pic:cNvPicPr>
                  </pic:nvPicPr>
                  <pic:blipFill>
                    <a:blip r:embed="rId65"/>
                    <a:stretch>
                      <a:fillRect/>
                    </a:stretch>
                  </pic:blipFill>
                  <pic:spPr bwMode="auto">
                    <a:xfrm>
                      <a:off x="0" y="0"/>
                      <a:ext cx="5593080" cy="7586345"/>
                    </a:xfrm>
                    <a:prstGeom prst="rect">
                      <a:avLst/>
                    </a:prstGeom>
                  </pic:spPr>
                </pic:pic>
              </a:graphicData>
            </a:graphic>
          </wp:inline>
        </w:drawing>
      </w:r>
    </w:p>
    <w:p>
      <w:pPr>
        <w:pStyle w:val="Normal"/>
        <w:tabs>
          <w:tab w:val="clear" w:pos="420"/>
          <w:tab w:val="center" w:pos="1518" w:leader="none"/>
          <w:tab w:val="center" w:pos="5709" w:leader="none"/>
        </w:tabs>
        <w:spacing w:lineRule="auto" w:line="259" w:before="0" w:after="202"/>
        <w:ind w:left="0" w:right="0" w:hanging="0"/>
        <w:jc w:val="left"/>
        <w:rPr/>
      </w:pPr>
      <w:r>
        <w:rPr>
          <w:lang w:val="zh-Hans"/>
        </w:rPr>
        <w:tab/>
      </w:r>
      <w:r>
        <w:rPr>
          <w:i/>
          <w:lang w:val="zh-Hans"/>
        </w:rPr>
        <w:t xml:space="preserve">图 </w:t>
      </w:r>
      <w:r>
        <w:rPr>
          <w:i/>
          <w:lang w:val="zh-Hans"/>
        </w:rPr>
        <w:t>2-36</w:t>
      </w:r>
      <w:r>
        <w:rPr>
          <w:i/>
          <w:lang w:val="zh-Hans"/>
        </w:rPr>
        <w:t>：</w:t>
      </w:r>
      <w:r>
        <w:rPr>
          <w:i/>
          <w:lang w:val="zh-Hans"/>
        </w:rPr>
        <w:tab/>
      </w:r>
      <w:r>
        <w:rPr>
          <w:b/>
          <w:lang w:val="zh-Hans"/>
        </w:rPr>
        <w:t xml:space="preserve">描述符与 </w:t>
      </w:r>
      <w:r>
        <w:rPr>
          <w:b/>
          <w:lang w:val="zh-Hans"/>
        </w:rPr>
        <w:t xml:space="preserve">MM2S </w:t>
      </w:r>
      <w:r>
        <w:rPr>
          <w:b/>
          <w:lang w:val="zh-Hans"/>
        </w:rPr>
        <w:t>流和控制流的关系的详细信息</w:t>
      </w:r>
    </w:p>
    <w:p>
      <w:pPr>
        <w:pStyle w:val="3"/>
        <w:ind w:left="755" w:right="67" w:hanging="10"/>
        <w:rPr/>
      </w:pPr>
      <w:r>
        <w:rPr>
          <w:lang w:val="zh-Hans"/>
        </w:rPr>
        <w:t xml:space="preserve">AXI </w:t>
      </w:r>
      <w:r>
        <w:rPr>
          <w:lang w:val="zh-Hans"/>
        </w:rPr>
        <w:t>控制流</w:t>
      </w:r>
    </w:p>
    <w:p>
      <w:pPr>
        <w:pStyle w:val="Normal"/>
        <w:spacing w:before="0" w:after="94"/>
        <w:ind w:left="748" w:right="43" w:hanging="3"/>
        <w:rPr/>
      </w:pPr>
      <w:r>
        <w:rPr>
          <w:lang w:val="zh-Hans"/>
        </w:rPr>
        <w:t xml:space="preserve">AXI </w:t>
      </w:r>
      <w:r>
        <w:rPr>
          <w:lang w:val="zh-Hans"/>
        </w:rPr>
        <w:t xml:space="preserve">控制流从分散收集描述符提供给目标设备，以获取用户应用程序数据。控制数据与 </w:t>
      </w:r>
      <w:r>
        <w:rPr>
          <w:lang w:val="zh-Hans"/>
        </w:rPr>
        <w:t xml:space="preserve">MM2S </w:t>
      </w:r>
      <w:r>
        <w:rPr>
          <w:lang w:val="zh-Hans"/>
        </w:rPr>
        <w:t xml:space="preserve">主数据流相关联，可以在主数据包之前、期间或之后从 </w:t>
      </w:r>
      <w:r>
        <w:rPr>
          <w:lang w:val="zh-Hans"/>
        </w:rPr>
        <w:t xml:space="preserve">AXI DMA </w:t>
      </w:r>
      <w:r>
        <w:rPr>
          <w:lang w:val="zh-Hans"/>
        </w:rPr>
        <w:t xml:space="preserve">发送出去。允许目标设备进行限制，并且可以通过 </w:t>
      </w:r>
      <w:r>
        <w:rPr>
          <w:lang w:val="zh-Hans"/>
        </w:rPr>
        <w:t xml:space="preserve">AXI DMA </w:t>
      </w:r>
      <w:r>
        <w:rPr>
          <w:lang w:val="zh-Hans"/>
        </w:rPr>
        <w:t xml:space="preserve">进行限制。 </w:t>
      </w:r>
      <w:r>
        <w:rPr>
          <w:color w:val="0000FF"/>
          <w:lang w:val="zh-Hans"/>
        </w:rPr>
        <w:t xml:space="preserve">图 </w:t>
      </w:r>
      <w:r>
        <w:rPr>
          <w:color w:val="0000FF"/>
          <w:lang w:val="zh-Hans"/>
        </w:rPr>
        <w:t>2-37</w:t>
      </w:r>
      <w:r>
        <w:rPr>
          <w:lang w:val="zh-Hans"/>
        </w:rPr>
        <w:t xml:space="preserve"> </w:t>
      </w:r>
      <w:r>
        <w:rPr>
          <w:lang w:val="zh-Hans"/>
        </w:rPr>
        <w:t xml:space="preserve">显示了描述符用户应用程序 </w:t>
      </w:r>
      <w:r>
        <w:rPr>
          <w:lang w:val="zh-Hans"/>
        </w:rPr>
        <w:t xml:space="preserve">fields </w:t>
      </w:r>
      <w:r>
        <w:rPr>
          <w:lang w:val="zh-Hans"/>
        </w:rPr>
        <w:t xml:space="preserve">如何在 </w:t>
      </w:r>
      <w:r>
        <w:rPr>
          <w:lang w:val="zh-Hans"/>
        </w:rPr>
        <w:t xml:space="preserve">AXI </w:t>
      </w:r>
      <w:r>
        <w:rPr>
          <w:lang w:val="zh-Hans"/>
        </w:rPr>
        <w:t>控制流上显示的示例。</w:t>
      </w:r>
      <w:r>
        <w:rPr>
          <w:lang w:val="zh-Hans"/>
        </w:rPr>
        <w:t xml:space="preserve">AXI DMA </w:t>
      </w:r>
      <w:r>
        <w:rPr>
          <w:lang w:val="zh-Hans"/>
        </w:rPr>
        <w:t>向目标设备插入一个指示数据类型的标志。这是作为第一个单词发送的。对于以太网，控制标记</w:t>
      </w:r>
      <w:r>
        <w:rPr>
          <w:lang w:val="zh-Hans"/>
        </w:rPr>
        <w:t>0xA</w:t>
      </w:r>
      <w:r>
        <w:rPr>
          <w:lang w:val="zh-Hans"/>
        </w:rPr>
        <w:t>在第一个单词的四个最高有效位 （</w:t>
      </w:r>
      <w:r>
        <w:rPr>
          <w:lang w:val="zh-Hans"/>
        </w:rPr>
        <w:t>MSB</w:t>
      </w:r>
      <w:r>
        <w:rPr>
          <w:lang w:val="zh-Hans"/>
        </w:rPr>
        <w:t>） 中。</w:t>
      </w:r>
    </w:p>
    <w:p>
      <w:pPr>
        <w:pStyle w:val="Normal"/>
        <w:spacing w:lineRule="auto" w:line="264" w:before="0" w:after="121"/>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2-37</w:t>
      </w:r>
    </w:p>
    <w:p>
      <w:pPr>
        <w:pStyle w:val="Normal"/>
        <w:spacing w:lineRule="auto" w:line="259" w:before="0" w:after="0"/>
        <w:ind w:left="2037" w:right="0" w:hanging="10"/>
        <w:jc w:val="left"/>
        <w:rPr/>
      </w:pPr>
      <w:r>
        <w:rPr>
          <w:sz w:val="17"/>
          <w:lang w:val="zh-Hans"/>
        </w:rPr>
        <w:t>分散聚集说明</w:t>
      </w:r>
    </w:p>
    <w:p>
      <w:pPr>
        <w:pStyle w:val="Normal"/>
        <w:spacing w:lineRule="auto" w:line="259" w:before="0" w:after="143"/>
        <w:ind w:left="531" w:right="0" w:hanging="0"/>
        <w:jc w:val="left"/>
        <w:rPr/>
      </w:pPr>
      <w:r>
        <w:rPr/>
        <mc:AlternateContent>
          <mc:Choice Requires="wpg">
            <w:drawing>
              <wp:inline distT="0" distB="0" distL="0" distR="0" wp14:anchorId="68E5C7BF">
                <wp:extent cx="5638165" cy="3994150"/>
                <wp:effectExtent l="0" t="0" r="0" b="0"/>
                <wp:docPr id="82" name="形状62"/>
                <a:graphic xmlns:a="http://schemas.openxmlformats.org/drawingml/2006/main">
                  <a:graphicData uri="http://schemas.microsoft.com/office/word/2010/wordprocessingGroup">
                    <wpg:wgp>
                      <wpg:cNvGrpSpPr/>
                      <wpg:grpSpPr>
                        <a:xfrm>
                          <a:off x="0" y="0"/>
                          <a:ext cx="5637600" cy="3993480"/>
                        </a:xfrm>
                      </wpg:grpSpPr>
                      <wps:wsp>
                        <wps:cNvSpPr/>
                        <wps:spPr>
                          <a:xfrm>
                            <a:off x="1545120" y="3334320"/>
                            <a:ext cx="189720" cy="145440"/>
                          </a:xfrm>
                          <a:custGeom>
                            <a:avLst/>
                            <a:gdLst/>
                            <a:ahLst/>
                            <a:rect l="l" t="t" r="r" b="b"/>
                            <a:pathLst>
                              <a:path w="199352" h="148463">
                                <a:moveTo>
                                  <a:pt x="0" y="0"/>
                                </a:moveTo>
                                <a:lnTo>
                                  <a:pt x="180873" y="0"/>
                                </a:lnTo>
                                <a:lnTo>
                                  <a:pt x="199352" y="148463"/>
                                </a:lnTo>
                                <a:lnTo>
                                  <a:pt x="13856" y="148463"/>
                                </a:lnTo>
                                <a:lnTo>
                                  <a:pt x="0" y="0"/>
                                </a:lnTo>
                                <a:close/>
                              </a:path>
                            </a:pathLst>
                          </a:custGeom>
                          <a:solidFill>
                            <a:srgbClr val="6c6d71"/>
                          </a:solidFill>
                          <a:ln>
                            <a:noFill/>
                          </a:ln>
                        </wps:spPr>
                        <wps:style>
                          <a:lnRef idx="0"/>
                          <a:fillRef idx="0"/>
                          <a:effectRef idx="0"/>
                          <a:fontRef idx="minor"/>
                        </wps:style>
                        <wps:bodyPr/>
                      </wps:wsp>
                      <wps:wsp>
                        <wps:cNvSpPr/>
                        <wps:spPr>
                          <a:xfrm>
                            <a:off x="1558440" y="3573000"/>
                            <a:ext cx="176400" cy="142920"/>
                          </a:xfrm>
                          <a:custGeom>
                            <a:avLst/>
                            <a:gdLst/>
                            <a:ahLst/>
                            <a:rect l="l" t="t" r="r" b="b"/>
                            <a:pathLst>
                              <a:path w="185496" h="145859">
                                <a:moveTo>
                                  <a:pt x="0" y="0"/>
                                </a:moveTo>
                                <a:lnTo>
                                  <a:pt x="185496" y="0"/>
                                </a:lnTo>
                                <a:lnTo>
                                  <a:pt x="162281" y="145859"/>
                                </a:lnTo>
                                <a:lnTo>
                                  <a:pt x="0" y="144666"/>
                                </a:lnTo>
                                <a:lnTo>
                                  <a:pt x="0" y="0"/>
                                </a:lnTo>
                                <a:close/>
                              </a:path>
                            </a:pathLst>
                          </a:custGeom>
                          <a:solidFill>
                            <a:srgbClr val="6c6d71"/>
                          </a:solidFill>
                          <a:ln>
                            <a:noFill/>
                          </a:ln>
                        </wps:spPr>
                        <wps:style>
                          <a:lnRef idx="0"/>
                          <a:fillRef idx="0"/>
                          <a:effectRef idx="0"/>
                          <a:fontRef idx="minor"/>
                        </wps:style>
                        <wps:bodyPr/>
                      </wps:wsp>
                      <wps:wsp>
                        <wps:cNvSpPr/>
                        <wps:spPr>
                          <a:xfrm>
                            <a:off x="5100480" y="3575160"/>
                            <a:ext cx="345960" cy="141120"/>
                          </a:xfrm>
                          <a:custGeom>
                            <a:avLst/>
                            <a:gdLst/>
                            <a:ahLst/>
                            <a:rect l="l" t="t" r="r" b="b"/>
                            <a:pathLst>
                              <a:path w="361632" h="143840">
                                <a:moveTo>
                                  <a:pt x="0" y="0"/>
                                </a:moveTo>
                                <a:lnTo>
                                  <a:pt x="352399" y="0"/>
                                </a:lnTo>
                                <a:lnTo>
                                  <a:pt x="361632" y="142659"/>
                                </a:lnTo>
                                <a:lnTo>
                                  <a:pt x="23216" y="143840"/>
                                </a:lnTo>
                                <a:lnTo>
                                  <a:pt x="0" y="0"/>
                                </a:lnTo>
                                <a:close/>
                              </a:path>
                            </a:pathLst>
                          </a:custGeom>
                          <a:solidFill>
                            <a:srgbClr val="6c6d71"/>
                          </a:solidFill>
                          <a:ln>
                            <a:noFill/>
                          </a:ln>
                        </wps:spPr>
                        <wps:style>
                          <a:lnRef idx="0"/>
                          <a:fillRef idx="0"/>
                          <a:effectRef idx="0"/>
                          <a:fontRef idx="minor"/>
                        </wps:style>
                        <wps:bodyPr/>
                      </wps:wsp>
                      <wps:wsp>
                        <wps:cNvSpPr/>
                        <wps:spPr>
                          <a:xfrm>
                            <a:off x="1558440" y="2858040"/>
                            <a:ext cx="341640" cy="163800"/>
                          </a:xfrm>
                          <a:custGeom>
                            <a:avLst/>
                            <a:gdLst/>
                            <a:ahLst/>
                            <a:rect l="l" t="t" r="r" b="b"/>
                            <a:pathLst>
                              <a:path w="357010" h="167068">
                                <a:moveTo>
                                  <a:pt x="0" y="0"/>
                                </a:moveTo>
                                <a:lnTo>
                                  <a:pt x="347777" y="0"/>
                                </a:lnTo>
                                <a:lnTo>
                                  <a:pt x="357010" y="72390"/>
                                </a:lnTo>
                                <a:lnTo>
                                  <a:pt x="347777" y="167068"/>
                                </a:lnTo>
                                <a:lnTo>
                                  <a:pt x="0" y="167068"/>
                                </a:lnTo>
                                <a:lnTo>
                                  <a:pt x="0" y="0"/>
                                </a:lnTo>
                                <a:close/>
                              </a:path>
                            </a:pathLst>
                          </a:custGeom>
                          <a:solidFill>
                            <a:srgbClr val="6c6d71"/>
                          </a:solidFill>
                          <a:ln>
                            <a:noFill/>
                          </a:ln>
                        </wps:spPr>
                        <wps:style>
                          <a:lnRef idx="0"/>
                          <a:fillRef idx="0"/>
                          <a:effectRef idx="0"/>
                          <a:fontRef idx="minor"/>
                        </wps:style>
                        <wps:bodyPr/>
                      </wps:wsp>
                      <wps:wsp>
                        <wps:cNvSpPr/>
                        <wps:spPr>
                          <a:xfrm>
                            <a:off x="1558440" y="3107160"/>
                            <a:ext cx="344160" cy="141120"/>
                          </a:xfrm>
                          <a:custGeom>
                            <a:avLst/>
                            <a:gdLst/>
                            <a:ahLst/>
                            <a:rect l="l" t="t" r="r" b="b"/>
                            <a:pathLst>
                              <a:path w="359385" h="143840">
                                <a:moveTo>
                                  <a:pt x="0" y="0"/>
                                </a:moveTo>
                                <a:lnTo>
                                  <a:pt x="347777" y="4623"/>
                                </a:lnTo>
                                <a:lnTo>
                                  <a:pt x="359385" y="75946"/>
                                </a:lnTo>
                                <a:lnTo>
                                  <a:pt x="347777" y="143840"/>
                                </a:lnTo>
                                <a:lnTo>
                                  <a:pt x="0" y="143840"/>
                                </a:lnTo>
                                <a:lnTo>
                                  <a:pt x="0" y="0"/>
                                </a:lnTo>
                                <a:close/>
                              </a:path>
                            </a:pathLst>
                          </a:custGeom>
                          <a:solidFill>
                            <a:srgbClr val="6c6d71"/>
                          </a:solidFill>
                          <a:ln>
                            <a:noFill/>
                          </a:ln>
                        </wps:spPr>
                        <wps:style>
                          <a:lnRef idx="0"/>
                          <a:fillRef idx="0"/>
                          <a:effectRef idx="0"/>
                          <a:fontRef idx="minor"/>
                        </wps:style>
                        <wps:bodyPr/>
                      </wps:wsp>
                      <wps:wsp>
                        <wps:cNvSpPr/>
                        <wps:spPr>
                          <a:xfrm>
                            <a:off x="4795560" y="3110400"/>
                            <a:ext cx="650880" cy="141120"/>
                          </a:xfrm>
                          <a:custGeom>
                            <a:avLst/>
                            <a:gdLst/>
                            <a:ahLst/>
                            <a:rect l="l" t="t" r="r" b="b"/>
                            <a:pathLst>
                              <a:path w="676592" h="143840">
                                <a:moveTo>
                                  <a:pt x="676592" y="0"/>
                                </a:moveTo>
                                <a:lnTo>
                                  <a:pt x="676592" y="143840"/>
                                </a:lnTo>
                                <a:lnTo>
                                  <a:pt x="13500" y="143599"/>
                                </a:lnTo>
                                <a:lnTo>
                                  <a:pt x="0" y="71565"/>
                                </a:lnTo>
                                <a:lnTo>
                                  <a:pt x="19418" y="1181"/>
                                </a:lnTo>
                                <a:lnTo>
                                  <a:pt x="676592" y="0"/>
                                </a:lnTo>
                                <a:close/>
                              </a:path>
                            </a:pathLst>
                          </a:custGeom>
                          <a:solidFill>
                            <a:srgbClr val="6c6d71"/>
                          </a:solidFill>
                          <a:ln>
                            <a:noFill/>
                          </a:ln>
                        </wps:spPr>
                        <wps:style>
                          <a:lnRef idx="0"/>
                          <a:fillRef idx="0"/>
                          <a:effectRef idx="0"/>
                          <a:fontRef idx="minor"/>
                        </wps:style>
                        <wps:bodyPr/>
                      </wps:wsp>
                      <wps:wsp>
                        <wps:cNvSpPr/>
                        <wps:spPr>
                          <a:xfrm>
                            <a:off x="4780440" y="2858040"/>
                            <a:ext cx="666000" cy="163800"/>
                          </a:xfrm>
                          <a:custGeom>
                            <a:avLst/>
                            <a:gdLst/>
                            <a:ahLst/>
                            <a:rect l="l" t="t" r="r" b="b"/>
                            <a:pathLst>
                              <a:path w="692467" h="167068">
                                <a:moveTo>
                                  <a:pt x="15519" y="0"/>
                                </a:moveTo>
                                <a:lnTo>
                                  <a:pt x="692467" y="0"/>
                                </a:lnTo>
                                <a:lnTo>
                                  <a:pt x="692467" y="167068"/>
                                </a:lnTo>
                                <a:lnTo>
                                  <a:pt x="15519" y="167068"/>
                                </a:lnTo>
                                <a:lnTo>
                                  <a:pt x="0" y="88036"/>
                                </a:lnTo>
                                <a:lnTo>
                                  <a:pt x="15519" y="0"/>
                                </a:lnTo>
                                <a:close/>
                              </a:path>
                            </a:pathLst>
                          </a:custGeom>
                          <a:solidFill>
                            <a:srgbClr val="6c6d71"/>
                          </a:solidFill>
                          <a:ln>
                            <a:noFill/>
                          </a:ln>
                        </wps:spPr>
                        <wps:style>
                          <a:lnRef idx="0"/>
                          <a:fillRef idx="0"/>
                          <a:effectRef idx="0"/>
                          <a:fontRef idx="minor"/>
                        </wps:style>
                        <wps:bodyPr/>
                      </wps:wsp>
                      <wps:wsp>
                        <wps:cNvSpPr/>
                        <wps:spPr>
                          <a:xfrm>
                            <a:off x="1549440" y="2637720"/>
                            <a:ext cx="3888000" cy="147960"/>
                          </a:xfrm>
                          <a:custGeom>
                            <a:avLst/>
                            <a:gdLst/>
                            <a:ahLst/>
                            <a:rect l="l" t="t" r="r" b="b"/>
                            <a:pathLst>
                              <a:path w="4024402" h="151422">
                                <a:moveTo>
                                  <a:pt x="0" y="0"/>
                                </a:moveTo>
                                <a:lnTo>
                                  <a:pt x="166903" y="0"/>
                                </a:lnTo>
                                <a:lnTo>
                                  <a:pt x="166903" y="151422"/>
                                </a:lnTo>
                                <a:lnTo>
                                  <a:pt x="329171" y="151422"/>
                                </a:lnTo>
                                <a:lnTo>
                                  <a:pt x="329171" y="0"/>
                                </a:lnTo>
                                <a:lnTo>
                                  <a:pt x="500698" y="0"/>
                                </a:lnTo>
                                <a:lnTo>
                                  <a:pt x="500698" y="151422"/>
                                </a:lnTo>
                                <a:lnTo>
                                  <a:pt x="658355" y="151422"/>
                                </a:lnTo>
                                <a:lnTo>
                                  <a:pt x="658355" y="0"/>
                                </a:lnTo>
                                <a:lnTo>
                                  <a:pt x="829869" y="0"/>
                                </a:lnTo>
                                <a:lnTo>
                                  <a:pt x="829869" y="151422"/>
                                </a:lnTo>
                                <a:lnTo>
                                  <a:pt x="1001509" y="151422"/>
                                </a:lnTo>
                                <a:lnTo>
                                  <a:pt x="1001509" y="0"/>
                                </a:lnTo>
                                <a:lnTo>
                                  <a:pt x="1168413" y="0"/>
                                </a:lnTo>
                                <a:lnTo>
                                  <a:pt x="1168413" y="151422"/>
                                </a:lnTo>
                                <a:lnTo>
                                  <a:pt x="1330681" y="151422"/>
                                </a:lnTo>
                                <a:lnTo>
                                  <a:pt x="1330681" y="0"/>
                                </a:lnTo>
                                <a:lnTo>
                                  <a:pt x="1497584" y="0"/>
                                </a:lnTo>
                                <a:lnTo>
                                  <a:pt x="1497584" y="151422"/>
                                </a:lnTo>
                                <a:lnTo>
                                  <a:pt x="1655242" y="151422"/>
                                </a:lnTo>
                                <a:lnTo>
                                  <a:pt x="1655242" y="0"/>
                                </a:lnTo>
                                <a:lnTo>
                                  <a:pt x="1831378" y="0"/>
                                </a:lnTo>
                                <a:lnTo>
                                  <a:pt x="1831378" y="151422"/>
                                </a:lnTo>
                                <a:lnTo>
                                  <a:pt x="1989036" y="151422"/>
                                </a:lnTo>
                                <a:lnTo>
                                  <a:pt x="1989036" y="0"/>
                                </a:lnTo>
                                <a:lnTo>
                                  <a:pt x="2165185" y="0"/>
                                </a:lnTo>
                                <a:lnTo>
                                  <a:pt x="2165185" y="151422"/>
                                </a:lnTo>
                                <a:lnTo>
                                  <a:pt x="2327453" y="151422"/>
                                </a:lnTo>
                                <a:lnTo>
                                  <a:pt x="2327453" y="0"/>
                                </a:lnTo>
                                <a:lnTo>
                                  <a:pt x="2498979" y="0"/>
                                </a:lnTo>
                                <a:lnTo>
                                  <a:pt x="2498979" y="151422"/>
                                </a:lnTo>
                                <a:lnTo>
                                  <a:pt x="2675230" y="151422"/>
                                </a:lnTo>
                                <a:lnTo>
                                  <a:pt x="2675230" y="0"/>
                                </a:lnTo>
                                <a:lnTo>
                                  <a:pt x="2837510" y="0"/>
                                </a:lnTo>
                                <a:lnTo>
                                  <a:pt x="2837510" y="151422"/>
                                </a:lnTo>
                                <a:lnTo>
                                  <a:pt x="2995168" y="151422"/>
                                </a:lnTo>
                                <a:lnTo>
                                  <a:pt x="2995168" y="0"/>
                                </a:lnTo>
                                <a:lnTo>
                                  <a:pt x="3166694" y="0"/>
                                </a:lnTo>
                                <a:lnTo>
                                  <a:pt x="3166694" y="151422"/>
                                </a:lnTo>
                                <a:lnTo>
                                  <a:pt x="3333585" y="151422"/>
                                </a:lnTo>
                                <a:lnTo>
                                  <a:pt x="3333585" y="0"/>
                                </a:lnTo>
                                <a:lnTo>
                                  <a:pt x="3500489" y="0"/>
                                </a:lnTo>
                                <a:lnTo>
                                  <a:pt x="3500489" y="151422"/>
                                </a:lnTo>
                                <a:lnTo>
                                  <a:pt x="3662770" y="151422"/>
                                </a:lnTo>
                                <a:lnTo>
                                  <a:pt x="3662770" y="0"/>
                                </a:lnTo>
                                <a:lnTo>
                                  <a:pt x="3825037" y="0"/>
                                </a:lnTo>
                                <a:lnTo>
                                  <a:pt x="3825037" y="151422"/>
                                </a:lnTo>
                                <a:lnTo>
                                  <a:pt x="3987318" y="151422"/>
                                </a:lnTo>
                                <a:lnTo>
                                  <a:pt x="3987318" y="0"/>
                                </a:lnTo>
                                <a:lnTo>
                                  <a:pt x="4024402" y="0"/>
                                </a:lnTo>
                              </a:path>
                            </a:pathLst>
                          </a:custGeom>
                          <a:noFill/>
                          <a:ln w="9000">
                            <a:solidFill>
                              <a:srgbClr val="ffffff"/>
                            </a:solidFill>
                          </a:ln>
                        </wps:spPr>
                        <wps:style>
                          <a:lnRef idx="1"/>
                          <a:fillRef idx="0"/>
                          <a:effectRef idx="0"/>
                          <a:fontRef idx="minor"/>
                        </wps:style>
                        <wps:bodyPr/>
                      </wps:wsp>
                      <wps:wsp>
                        <wps:cNvSpPr/>
                        <wps:spPr>
                          <a:xfrm>
                            <a:off x="1531800" y="281952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553760" y="2858040"/>
                            <a:ext cx="3888000" cy="163800"/>
                          </a:xfrm>
                          <a:custGeom>
                            <a:avLst/>
                            <a:gdLst/>
                            <a:ahLst/>
                            <a:rect l="l" t="t" r="r" b="b"/>
                            <a:pathLst>
                              <a:path w="4024401" h="167068">
                                <a:moveTo>
                                  <a:pt x="0" y="0"/>
                                </a:moveTo>
                                <a:lnTo>
                                  <a:pt x="352400" y="0"/>
                                </a:lnTo>
                                <a:lnTo>
                                  <a:pt x="375488" y="167068"/>
                                </a:lnTo>
                                <a:lnTo>
                                  <a:pt x="667588" y="167068"/>
                                </a:lnTo>
                                <a:lnTo>
                                  <a:pt x="695427" y="0"/>
                                </a:lnTo>
                                <a:lnTo>
                                  <a:pt x="1006132" y="0"/>
                                </a:lnTo>
                                <a:lnTo>
                                  <a:pt x="1024611" y="167068"/>
                                </a:lnTo>
                                <a:lnTo>
                                  <a:pt x="1659865" y="167068"/>
                                </a:lnTo>
                                <a:lnTo>
                                  <a:pt x="1692326" y="0"/>
                                </a:lnTo>
                                <a:lnTo>
                                  <a:pt x="2002905" y="0"/>
                                </a:lnTo>
                                <a:lnTo>
                                  <a:pt x="2021497" y="167068"/>
                                </a:lnTo>
                                <a:lnTo>
                                  <a:pt x="2990431" y="167068"/>
                                </a:lnTo>
                                <a:lnTo>
                                  <a:pt x="3022892" y="0"/>
                                </a:lnTo>
                                <a:lnTo>
                                  <a:pt x="3324352" y="0"/>
                                </a:lnTo>
                                <a:lnTo>
                                  <a:pt x="3347441" y="167068"/>
                                </a:lnTo>
                                <a:lnTo>
                                  <a:pt x="4024401" y="167068"/>
                                </a:lnTo>
                              </a:path>
                            </a:pathLst>
                          </a:custGeom>
                          <a:noFill/>
                          <a:ln w="9000">
                            <a:solidFill>
                              <a:srgbClr val="ffffff"/>
                            </a:solidFill>
                          </a:ln>
                        </wps:spPr>
                        <wps:style>
                          <a:lnRef idx="1"/>
                          <a:fillRef idx="0"/>
                          <a:effectRef idx="0"/>
                          <a:fontRef idx="minor"/>
                        </wps:style>
                        <wps:bodyPr/>
                      </wps:wsp>
                      <wps:wsp>
                        <wps:cNvSpPr/>
                        <wps:spPr>
                          <a:xfrm>
                            <a:off x="1553760" y="2858040"/>
                            <a:ext cx="3888000" cy="163800"/>
                          </a:xfrm>
                          <a:custGeom>
                            <a:avLst/>
                            <a:gdLst/>
                            <a:ahLst/>
                            <a:rect l="l" t="t" r="r" b="b"/>
                            <a:pathLst>
                              <a:path w="4024401" h="167068">
                                <a:moveTo>
                                  <a:pt x="0" y="167068"/>
                                </a:moveTo>
                                <a:lnTo>
                                  <a:pt x="352400" y="167068"/>
                                </a:lnTo>
                                <a:lnTo>
                                  <a:pt x="375488" y="0"/>
                                </a:lnTo>
                                <a:lnTo>
                                  <a:pt x="667588" y="0"/>
                                </a:lnTo>
                                <a:lnTo>
                                  <a:pt x="695427" y="167068"/>
                                </a:lnTo>
                                <a:lnTo>
                                  <a:pt x="1006132" y="167068"/>
                                </a:lnTo>
                                <a:lnTo>
                                  <a:pt x="1024611" y="0"/>
                                </a:lnTo>
                                <a:lnTo>
                                  <a:pt x="1659865" y="0"/>
                                </a:lnTo>
                                <a:lnTo>
                                  <a:pt x="1692326" y="167068"/>
                                </a:lnTo>
                                <a:lnTo>
                                  <a:pt x="2002905" y="167068"/>
                                </a:lnTo>
                                <a:lnTo>
                                  <a:pt x="2021497" y="0"/>
                                </a:lnTo>
                                <a:lnTo>
                                  <a:pt x="2990431" y="0"/>
                                </a:lnTo>
                                <a:lnTo>
                                  <a:pt x="3022892" y="167068"/>
                                </a:lnTo>
                                <a:lnTo>
                                  <a:pt x="3324352" y="167068"/>
                                </a:lnTo>
                                <a:lnTo>
                                  <a:pt x="3347441" y="0"/>
                                </a:lnTo>
                                <a:lnTo>
                                  <a:pt x="4024401" y="0"/>
                                </a:lnTo>
                              </a:path>
                            </a:pathLst>
                          </a:custGeom>
                          <a:noFill/>
                          <a:ln w="9000">
                            <a:solidFill>
                              <a:srgbClr val="ffffff"/>
                            </a:solidFill>
                          </a:ln>
                        </wps:spPr>
                        <wps:style>
                          <a:lnRef idx="1"/>
                          <a:fillRef idx="0"/>
                          <a:effectRef idx="0"/>
                          <a:fontRef idx="minor"/>
                        </wps:style>
                        <wps:bodyPr/>
                      </wps:wsp>
                      <wps:wsp>
                        <wps:cNvSpPr/>
                        <wps:spPr>
                          <a:xfrm>
                            <a:off x="1553760" y="3111480"/>
                            <a:ext cx="3892680" cy="139680"/>
                          </a:xfrm>
                          <a:custGeom>
                            <a:avLst/>
                            <a:gdLst/>
                            <a:ahLst/>
                            <a:rect l="l" t="t" r="r" b="b"/>
                            <a:pathLst>
                              <a:path w="4029012" h="142659">
                                <a:moveTo>
                                  <a:pt x="0" y="142659"/>
                                </a:moveTo>
                                <a:lnTo>
                                  <a:pt x="352400" y="142659"/>
                                </a:lnTo>
                                <a:lnTo>
                                  <a:pt x="375488" y="0"/>
                                </a:lnTo>
                                <a:lnTo>
                                  <a:pt x="3339630" y="1778"/>
                                </a:lnTo>
                                <a:lnTo>
                                  <a:pt x="3365919" y="142418"/>
                                </a:lnTo>
                                <a:lnTo>
                                  <a:pt x="4029012" y="142659"/>
                                </a:lnTo>
                              </a:path>
                            </a:pathLst>
                          </a:custGeom>
                          <a:noFill/>
                          <a:ln w="9000">
                            <a:solidFill>
                              <a:srgbClr val="ffffff"/>
                            </a:solidFill>
                          </a:ln>
                        </wps:spPr>
                        <wps:style>
                          <a:lnRef idx="1"/>
                          <a:fillRef idx="0"/>
                          <a:effectRef idx="0"/>
                          <a:fontRef idx="minor"/>
                        </wps:style>
                        <wps:bodyPr/>
                      </wps:wsp>
                      <wps:wsp>
                        <wps:cNvSpPr/>
                        <wps:spPr>
                          <a:xfrm>
                            <a:off x="1553760" y="3111480"/>
                            <a:ext cx="3892680" cy="139680"/>
                          </a:xfrm>
                          <a:custGeom>
                            <a:avLst/>
                            <a:gdLst/>
                            <a:ahLst/>
                            <a:rect l="l" t="t" r="r" b="b"/>
                            <a:pathLst>
                              <a:path w="4029012" h="142659">
                                <a:moveTo>
                                  <a:pt x="0" y="0"/>
                                </a:moveTo>
                                <a:lnTo>
                                  <a:pt x="352400" y="0"/>
                                </a:lnTo>
                                <a:lnTo>
                                  <a:pt x="375488" y="142659"/>
                                </a:lnTo>
                                <a:lnTo>
                                  <a:pt x="3337967" y="142418"/>
                                </a:lnTo>
                                <a:lnTo>
                                  <a:pt x="3366275" y="1778"/>
                                </a:lnTo>
                                <a:lnTo>
                                  <a:pt x="4029012" y="0"/>
                                </a:lnTo>
                              </a:path>
                            </a:pathLst>
                          </a:custGeom>
                          <a:noFill/>
                          <a:ln w="9000">
                            <a:solidFill>
                              <a:srgbClr val="ffffff"/>
                            </a:solidFill>
                          </a:ln>
                        </wps:spPr>
                        <wps:style>
                          <a:lnRef idx="1"/>
                          <a:fillRef idx="0"/>
                          <a:effectRef idx="0"/>
                          <a:fontRef idx="minor"/>
                        </wps:style>
                        <wps:bodyPr/>
                      </wps:wsp>
                      <wps:wsp>
                        <wps:cNvSpPr/>
                        <wps:spPr>
                          <a:xfrm>
                            <a:off x="1545120" y="3329280"/>
                            <a:ext cx="3874680" cy="149760"/>
                          </a:xfrm>
                          <a:custGeom>
                            <a:avLst/>
                            <a:gdLst/>
                            <a:ahLst/>
                            <a:rect l="l" t="t" r="r" b="b"/>
                            <a:pathLst>
                              <a:path w="4010534" h="153086">
                                <a:moveTo>
                                  <a:pt x="0" y="4623"/>
                                </a:moveTo>
                                <a:lnTo>
                                  <a:pt x="180873" y="4623"/>
                                </a:lnTo>
                                <a:lnTo>
                                  <a:pt x="199352" y="153086"/>
                                </a:lnTo>
                                <a:lnTo>
                                  <a:pt x="357010" y="153086"/>
                                </a:lnTo>
                                <a:lnTo>
                                  <a:pt x="384848" y="18492"/>
                                </a:lnTo>
                                <a:lnTo>
                                  <a:pt x="1015365" y="18492"/>
                                </a:lnTo>
                                <a:lnTo>
                                  <a:pt x="1038581" y="153086"/>
                                </a:lnTo>
                                <a:lnTo>
                                  <a:pt x="1339926" y="153086"/>
                                </a:lnTo>
                                <a:lnTo>
                                  <a:pt x="1363142" y="0"/>
                                </a:lnTo>
                                <a:lnTo>
                                  <a:pt x="3347441" y="0"/>
                                </a:lnTo>
                                <a:lnTo>
                                  <a:pt x="3370656" y="153086"/>
                                </a:lnTo>
                                <a:lnTo>
                                  <a:pt x="4010534" y="153086"/>
                                </a:lnTo>
                              </a:path>
                            </a:pathLst>
                          </a:custGeom>
                          <a:noFill/>
                          <a:ln w="9000">
                            <a:solidFill>
                              <a:srgbClr val="ffffff"/>
                            </a:solidFill>
                          </a:ln>
                        </wps:spPr>
                        <wps:style>
                          <a:lnRef idx="1"/>
                          <a:fillRef idx="0"/>
                          <a:effectRef idx="0"/>
                          <a:fontRef idx="minor"/>
                        </wps:style>
                        <wps:bodyPr/>
                      </wps:wsp>
                      <wps:wsp>
                        <wps:cNvSpPr/>
                        <wps:spPr>
                          <a:xfrm>
                            <a:off x="1558440" y="3482280"/>
                            <a:ext cx="176400" cy="720"/>
                          </a:xfrm>
                          <a:custGeom>
                            <a:avLst/>
                            <a:gdLst/>
                            <a:ahLst/>
                            <a:rect l="l" t="t" r="r" b="b"/>
                            <a:pathLst>
                              <a:path w="185496" h="0">
                                <a:moveTo>
                                  <a:pt x="185496" y="0"/>
                                </a:moveTo>
                                <a:lnTo>
                                  <a:pt x="0" y="0"/>
                                </a:lnTo>
                              </a:path>
                            </a:pathLst>
                          </a:custGeom>
                          <a:noFill/>
                          <a:ln w="9000">
                            <a:solidFill>
                              <a:srgbClr val="ffffff"/>
                            </a:solidFill>
                          </a:ln>
                        </wps:spPr>
                        <wps:style>
                          <a:lnRef idx="1"/>
                          <a:fillRef idx="0"/>
                          <a:effectRef idx="0"/>
                          <a:fontRef idx="minor"/>
                        </wps:style>
                        <wps:bodyPr/>
                      </wps:wsp>
                      <wps:wsp>
                        <wps:cNvSpPr/>
                        <wps:spPr>
                          <a:xfrm>
                            <a:off x="1549440" y="3575160"/>
                            <a:ext cx="3897000" cy="141120"/>
                          </a:xfrm>
                          <a:custGeom>
                            <a:avLst/>
                            <a:gdLst/>
                            <a:ahLst/>
                            <a:rect l="l" t="t" r="r" b="b"/>
                            <a:pathLst>
                              <a:path w="4033635" h="143840">
                                <a:moveTo>
                                  <a:pt x="0" y="143840"/>
                                </a:moveTo>
                                <a:lnTo>
                                  <a:pt x="171514" y="143840"/>
                                </a:lnTo>
                                <a:lnTo>
                                  <a:pt x="194729" y="0"/>
                                </a:lnTo>
                                <a:lnTo>
                                  <a:pt x="2016874" y="0"/>
                                </a:lnTo>
                                <a:lnTo>
                                  <a:pt x="2030730" y="143840"/>
                                </a:lnTo>
                                <a:lnTo>
                                  <a:pt x="2698445" y="143840"/>
                                </a:lnTo>
                                <a:lnTo>
                                  <a:pt x="2716924" y="0"/>
                                </a:lnTo>
                                <a:lnTo>
                                  <a:pt x="3672002" y="0"/>
                                </a:lnTo>
                                <a:lnTo>
                                  <a:pt x="3695218" y="143840"/>
                                </a:lnTo>
                                <a:lnTo>
                                  <a:pt x="4033635" y="143840"/>
                                </a:lnTo>
                              </a:path>
                            </a:pathLst>
                          </a:custGeom>
                          <a:noFill/>
                          <a:ln w="9000">
                            <a:solidFill>
                              <a:srgbClr val="ffffff"/>
                            </a:solidFill>
                          </a:ln>
                        </wps:spPr>
                        <wps:style>
                          <a:lnRef idx="1"/>
                          <a:fillRef idx="0"/>
                          <a:effectRef idx="0"/>
                          <a:fontRef idx="minor"/>
                        </wps:style>
                        <wps:bodyPr/>
                      </wps:wsp>
                      <wps:wsp>
                        <wps:cNvSpPr/>
                        <wps:spPr>
                          <a:xfrm>
                            <a:off x="1549440" y="3575160"/>
                            <a:ext cx="185400" cy="720"/>
                          </a:xfrm>
                          <a:custGeom>
                            <a:avLst/>
                            <a:gdLst/>
                            <a:ahLst/>
                            <a:rect l="l" t="t" r="r" b="b"/>
                            <a:pathLst>
                              <a:path w="194729" h="0">
                                <a:moveTo>
                                  <a:pt x="194729" y="0"/>
                                </a:moveTo>
                                <a:lnTo>
                                  <a:pt x="0" y="0"/>
                                </a:lnTo>
                              </a:path>
                            </a:pathLst>
                          </a:custGeom>
                          <a:noFill/>
                          <a:ln w="9000">
                            <a:solidFill>
                              <a:srgbClr val="ffffff"/>
                            </a:solidFill>
                          </a:ln>
                        </wps:spPr>
                        <wps:style>
                          <a:lnRef idx="1"/>
                          <a:fillRef idx="0"/>
                          <a:effectRef idx="0"/>
                          <a:fontRef idx="minor"/>
                        </wps:style>
                        <wps:bodyPr/>
                      </wps:wsp>
                      <wps:wsp>
                        <wps:cNvSpPr/>
                        <wps:spPr>
                          <a:xfrm>
                            <a:off x="5100480" y="3575520"/>
                            <a:ext cx="337320" cy="720"/>
                          </a:xfrm>
                          <a:custGeom>
                            <a:avLst/>
                            <a:gdLst/>
                            <a:ahLst/>
                            <a:rect l="l" t="t" r="r" b="b"/>
                            <a:pathLst>
                              <a:path w="352399" h="0">
                                <a:moveTo>
                                  <a:pt x="0" y="0"/>
                                </a:moveTo>
                                <a:lnTo>
                                  <a:pt x="352399" y="0"/>
                                </a:lnTo>
                              </a:path>
                            </a:pathLst>
                          </a:custGeom>
                          <a:noFill/>
                          <a:ln w="9000">
                            <a:solidFill>
                              <a:srgbClr val="ffffff"/>
                            </a:solidFill>
                          </a:ln>
                        </wps:spPr>
                        <wps:style>
                          <a:lnRef idx="1"/>
                          <a:fillRef idx="0"/>
                          <a:effectRef idx="0"/>
                          <a:fontRef idx="minor"/>
                        </wps:style>
                        <wps:bodyPr/>
                      </wps:wsp>
                      <wps:wsp>
                        <wps:cNvSpPr/>
                        <wps:spPr>
                          <a:xfrm>
                            <a:off x="1553760" y="3807360"/>
                            <a:ext cx="3888000" cy="142920"/>
                          </a:xfrm>
                          <a:custGeom>
                            <a:avLst/>
                            <a:gdLst/>
                            <a:ahLst/>
                            <a:rect l="l" t="t" r="r" b="b"/>
                            <a:pathLst>
                              <a:path w="4024401" h="146215">
                                <a:moveTo>
                                  <a:pt x="0" y="146215"/>
                                </a:moveTo>
                                <a:lnTo>
                                  <a:pt x="3013647" y="146215"/>
                                </a:lnTo>
                                <a:lnTo>
                                  <a:pt x="3036862" y="0"/>
                                </a:lnTo>
                                <a:lnTo>
                                  <a:pt x="3347441" y="0"/>
                                </a:lnTo>
                                <a:lnTo>
                                  <a:pt x="3370656" y="146215"/>
                                </a:lnTo>
                                <a:lnTo>
                                  <a:pt x="4024401" y="146215"/>
                                </a:lnTo>
                              </a:path>
                            </a:pathLst>
                          </a:custGeom>
                          <a:noFill/>
                          <a:ln w="9000">
                            <a:solidFill>
                              <a:srgbClr val="ffffff"/>
                            </a:solidFill>
                          </a:ln>
                        </wps:spPr>
                        <wps:style>
                          <a:lnRef idx="1"/>
                          <a:fillRef idx="0"/>
                          <a:effectRef idx="0"/>
                          <a:fontRef idx="minor"/>
                        </wps:style>
                        <wps:bodyPr/>
                      </wps:wsp>
                      <wps:wsp>
                        <wps:cNvSpPr/>
                        <wps:spPr>
                          <a:xfrm>
                            <a:off x="1531800" y="307476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531800" y="329688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531800" y="352944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531800" y="377496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531800" y="3992760"/>
                            <a:ext cx="3910320" cy="720"/>
                          </a:xfrm>
                          <a:custGeom>
                            <a:avLst/>
                            <a:gdLst/>
                            <a:ahLst/>
                            <a:rect l="l" t="t" r="r" b="b"/>
                            <a:pathLst>
                              <a:path w="4047617" h="0">
                                <a:moveTo>
                                  <a:pt x="0" y="0"/>
                                </a:moveTo>
                                <a:lnTo>
                                  <a:pt x="4047617" y="0"/>
                                </a:lnTo>
                              </a:path>
                            </a:pathLst>
                          </a:custGeom>
                          <a:noFill/>
                          <a:ln w="9000">
                            <a:solidFill>
                              <a:srgbClr val="ffffff"/>
                            </a:solidFill>
                          </a:ln>
                        </wps:spPr>
                        <wps:style>
                          <a:lnRef idx="1"/>
                          <a:fillRef idx="0"/>
                          <a:effectRef idx="0"/>
                          <a:fontRef idx="minor"/>
                        </wps:style>
                        <wps:bodyPr/>
                      </wps:wsp>
                      <wps:wsp>
                        <wps:cNvSpPr/>
                        <wps:spPr>
                          <a:xfrm>
                            <a:off x="1938600" y="2921760"/>
                            <a:ext cx="31500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旗</w:t>
                              </w:r>
                            </w:p>
                          </w:txbxContent>
                        </wps:txbx>
                        <wps:bodyPr lIns="0" rIns="0" tIns="0" bIns="0">
                          <a:noAutofit/>
                        </wps:bodyPr>
                      </wps:wsp>
                      <wps:wsp>
                        <wps:cNvSpPr/>
                        <wps:spPr>
                          <a:xfrm>
                            <a:off x="1524600" y="2144880"/>
                            <a:ext cx="133092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AXI_DMA附加标志</w:t>
                              </w:r>
                            </w:p>
                          </w:txbxContent>
                        </wps:txbx>
                        <wps:bodyPr lIns="0" rIns="0" tIns="0" bIns="0">
                          <a:noAutofit/>
                        </wps:bodyPr>
                      </wps:wsp>
                      <wps:wsp>
                        <wps:cNvSpPr/>
                        <wps:spPr>
                          <a:xfrm>
                            <a:off x="1764000" y="2258640"/>
                            <a:ext cx="70056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（A000_0000）</w:t>
                              </w:r>
                            </w:p>
                          </w:txbxContent>
                        </wps:txbx>
                        <wps:bodyPr lIns="0" rIns="0" tIns="0" bIns="0">
                          <a:noAutofit/>
                        </wps:bodyPr>
                      </wps:wsp>
                      <wps:wsp>
                        <wps:cNvSpPr/>
                        <wps:spPr>
                          <a:xfrm>
                            <a:off x="303480" y="2677320"/>
                            <a:ext cx="153720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m_axis_mm2s_cntrl_aclk</w:t>
                              </w:r>
                            </w:p>
                          </w:txbxContent>
                        </wps:txbx>
                        <wps:bodyPr lIns="0" rIns="0" tIns="0" bIns="0">
                          <a:noAutofit/>
                        </wps:bodyPr>
                      </wps:wsp>
                      <wps:wsp>
                        <wps:cNvSpPr/>
                        <wps:spPr>
                          <a:xfrm>
                            <a:off x="0" y="2911320"/>
                            <a:ext cx="194040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m_axis_mm2s_cntrl_tdata[31：0]</w:t>
                              </w:r>
                            </w:p>
                          </w:txbxContent>
                        </wps:txbx>
                        <wps:bodyPr lIns="0" rIns="0" tIns="0" bIns="0">
                          <a:noAutofit/>
                        </wps:bodyPr>
                      </wps:wsp>
                      <wps:wsp>
                        <wps:cNvSpPr/>
                        <wps:spPr>
                          <a:xfrm>
                            <a:off x="34200" y="3146400"/>
                            <a:ext cx="189540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m_axis_mm2s_cntrl_tkeep[3：0]</w:t>
                              </w:r>
                            </w:p>
                          </w:txbxContent>
                        </wps:txbx>
                        <wps:bodyPr lIns="0" rIns="0" tIns="0" bIns="0">
                          <a:noAutofit/>
                        </wps:bodyPr>
                      </wps:wsp>
                      <wps:wsp>
                        <wps:cNvSpPr/>
                        <wps:spPr>
                          <a:xfrm>
                            <a:off x="245880" y="3380760"/>
                            <a:ext cx="161352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m_axis_mm2s_cntrl_tvalid</w:t>
                              </w:r>
                            </w:p>
                          </w:txbxContent>
                        </wps:txbx>
                        <wps:bodyPr lIns="0" rIns="0" tIns="0" bIns="0">
                          <a:noAutofit/>
                        </wps:bodyPr>
                      </wps:wsp>
                      <wps:wsp>
                        <wps:cNvSpPr/>
                        <wps:spPr>
                          <a:xfrm>
                            <a:off x="200520" y="3615840"/>
                            <a:ext cx="167436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m_axis_mm2s_cntrl_tready</w:t>
                              </w:r>
                            </w:p>
                          </w:txbxContent>
                        </wps:txbx>
                        <wps:bodyPr lIns="0" rIns="0" tIns="0" bIns="0">
                          <a:noAutofit/>
                        </wps:bodyPr>
                      </wps:wsp>
                      <wps:wsp>
                        <wps:cNvSpPr/>
                        <wps:spPr>
                          <a:xfrm>
                            <a:off x="297720" y="3849840"/>
                            <a:ext cx="1545120" cy="127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m_axis_mm2s_cntrl_tlast</w:t>
                              </w:r>
                            </w:p>
                          </w:txbxContent>
                        </wps:txbx>
                        <wps:bodyPr lIns="0" rIns="0" tIns="0" bIns="0">
                          <a:noAutofit/>
                        </wps:bodyPr>
                      </wps:wsp>
                      <wps:wsp>
                        <wps:cNvSpPr/>
                        <wps:spPr>
                          <a:xfrm>
                            <a:off x="3675240" y="1689120"/>
                            <a:ext cx="196200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用户应用程序字段被驱动</w:t>
                              </w:r>
                            </w:p>
                          </w:txbxContent>
                        </wps:txbx>
                        <wps:bodyPr lIns="0" rIns="0" tIns="0" bIns="0">
                          <a:noAutofit/>
                        </wps:bodyPr>
                      </wps:wsp>
                      <wps:wsp>
                        <wps:cNvSpPr/>
                        <wps:spPr>
                          <a:xfrm>
                            <a:off x="3866040" y="1803240"/>
                            <a:ext cx="142056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m_axis_mm2s_cntrl_tdata</w:t>
                              </w:r>
                            </w:p>
                          </w:txbxContent>
                        </wps:txbx>
                        <wps:bodyPr lIns="0" rIns="0" tIns="0" bIns="0">
                          <a:noAutofit/>
                        </wps:bodyPr>
                      </wps:wsp>
                      <wps:wsp>
                        <wps:cNvSpPr/>
                        <wps:spPr>
                          <a:xfrm>
                            <a:off x="2279520" y="2921760"/>
                            <a:ext cx="30852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APP0</w:t>
                              </w:r>
                            </w:p>
                          </w:txbxContent>
                        </wps:txbx>
                        <wps:bodyPr lIns="0" rIns="0" tIns="0" bIns="0">
                          <a:noAutofit/>
                        </wps:bodyPr>
                      </wps:wsp>
                      <wps:wsp>
                        <wps:cNvSpPr/>
                        <wps:spPr>
                          <a:xfrm>
                            <a:off x="2736360" y="2921760"/>
                            <a:ext cx="30852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APP1</w:t>
                              </w:r>
                            </w:p>
                          </w:txbxContent>
                        </wps:txbx>
                        <wps:bodyPr lIns="0" rIns="0" tIns="0" bIns="0">
                          <a:noAutofit/>
                        </wps:bodyPr>
                      </wps:wsp>
                      <wps:wsp>
                        <wps:cNvSpPr/>
                        <wps:spPr>
                          <a:xfrm>
                            <a:off x="3869640" y="2921760"/>
                            <a:ext cx="30852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APP3</w:t>
                              </w:r>
                            </w:p>
                          </w:txbxContent>
                        </wps:txbx>
                        <wps:bodyPr lIns="0" rIns="0" tIns="0" bIns="0">
                          <a:noAutofit/>
                        </wps:bodyPr>
                      </wps:wsp>
                      <wps:wsp>
                        <wps:cNvSpPr/>
                        <wps:spPr>
                          <a:xfrm>
                            <a:off x="4512960" y="2921760"/>
                            <a:ext cx="30852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APP4</w:t>
                              </w:r>
                            </w:p>
                          </w:txbxContent>
                        </wps:txbx>
                        <wps:bodyPr lIns="0" rIns="0" tIns="0" bIns="0">
                          <a:noAutofit/>
                        </wps:bodyPr>
                      </wps:wsp>
                      <wps:wsp>
                        <wps:cNvSpPr/>
                        <wps:spPr>
                          <a:xfrm>
                            <a:off x="3228840" y="2921760"/>
                            <a:ext cx="30780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APP2</w:t>
                              </w:r>
                            </w:p>
                          </w:txbxContent>
                        </wps:txbx>
                        <wps:bodyPr lIns="0" rIns="0" tIns="0" bIns="0">
                          <a:noAutofit/>
                        </wps:bodyPr>
                      </wps:wsp>
                      <wps:wsp>
                        <wps:cNvSpPr/>
                        <wps:spPr>
                          <a:xfrm>
                            <a:off x="1992600" y="859320"/>
                            <a:ext cx="138600" cy="547920"/>
                          </a:xfrm>
                          <a:custGeom>
                            <a:avLst/>
                            <a:gdLst/>
                            <a:ahLst/>
                            <a:rect l="l" t="t" r="r" b="b"/>
                            <a:pathLst>
                              <a:path w="146876" h="551193">
                                <a:moveTo>
                                  <a:pt x="0" y="0"/>
                                </a:moveTo>
                                <a:cubicBezTo>
                                  <a:pt x="40627" y="0"/>
                                  <a:pt x="73444" y="32817"/>
                                  <a:pt x="73444" y="73457"/>
                                </a:cubicBezTo>
                                <a:lnTo>
                                  <a:pt x="73444" y="220383"/>
                                </a:lnTo>
                                <a:cubicBezTo>
                                  <a:pt x="73444" y="261023"/>
                                  <a:pt x="106375" y="293967"/>
                                  <a:pt x="146876" y="293967"/>
                                </a:cubicBezTo>
                                <a:cubicBezTo>
                                  <a:pt x="106375" y="293967"/>
                                  <a:pt x="73444" y="326784"/>
                                  <a:pt x="73444" y="367424"/>
                                </a:cubicBezTo>
                                <a:lnTo>
                                  <a:pt x="73444" y="477609"/>
                                </a:lnTo>
                                <a:cubicBezTo>
                                  <a:pt x="73444" y="518249"/>
                                  <a:pt x="40627" y="551193"/>
                                  <a:pt x="0" y="551193"/>
                                </a:cubicBezTo>
                              </a:path>
                            </a:pathLst>
                          </a:custGeom>
                          <a:noFill/>
                          <a:ln cap="rnd" w="9000">
                            <a:solidFill>
                              <a:srgbClr val="ffffff"/>
                            </a:solidFill>
                            <a:round/>
                          </a:ln>
                        </wps:spPr>
                        <wps:style>
                          <a:lnRef idx="1"/>
                          <a:fillRef idx="0"/>
                          <a:effectRef idx="0"/>
                          <a:fontRef idx="minor"/>
                        </wps:style>
                        <wps:bodyPr/>
                      </wps:wsp>
                      <wps:wsp>
                        <wps:cNvSpPr/>
                        <wps:spPr>
                          <a:xfrm>
                            <a:off x="1865520" y="2435400"/>
                            <a:ext cx="2969280" cy="143640"/>
                          </a:xfrm>
                          <a:custGeom>
                            <a:avLst/>
                            <a:gdLst/>
                            <a:ahLst/>
                            <a:rect l="l" t="t" r="r" b="b"/>
                            <a:pathLst>
                              <a:path w="3073946" h="146926">
                                <a:moveTo>
                                  <a:pt x="0" y="146926"/>
                                </a:moveTo>
                                <a:cubicBezTo>
                                  <a:pt x="0" y="106286"/>
                                  <a:pt x="19545" y="73470"/>
                                  <a:pt x="43828" y="73470"/>
                                </a:cubicBezTo>
                                <a:lnTo>
                                  <a:pt x="131483" y="73470"/>
                                </a:lnTo>
                                <a:cubicBezTo>
                                  <a:pt x="155651" y="73470"/>
                                  <a:pt x="175311" y="40526"/>
                                  <a:pt x="175311" y="0"/>
                                </a:cubicBezTo>
                                <a:cubicBezTo>
                                  <a:pt x="175311" y="40526"/>
                                  <a:pt x="194970" y="73470"/>
                                  <a:pt x="219139" y="73470"/>
                                </a:cubicBezTo>
                                <a:lnTo>
                                  <a:pt x="284874" y="73470"/>
                                </a:lnTo>
                                <a:cubicBezTo>
                                  <a:pt x="309156" y="73470"/>
                                  <a:pt x="328816" y="106286"/>
                                  <a:pt x="328816" y="146926"/>
                                </a:cubicBezTo>
                                <a:cubicBezTo>
                                  <a:pt x="328816" y="106286"/>
                                  <a:pt x="492646" y="73470"/>
                                  <a:pt x="694843" y="73470"/>
                                </a:cubicBezTo>
                                <a:lnTo>
                                  <a:pt x="1426756" y="73470"/>
                                </a:lnTo>
                                <a:cubicBezTo>
                                  <a:pt x="1628953" y="73470"/>
                                  <a:pt x="1792884" y="40526"/>
                                  <a:pt x="1792884" y="0"/>
                                </a:cubicBezTo>
                                <a:cubicBezTo>
                                  <a:pt x="1792884" y="40526"/>
                                  <a:pt x="1956588" y="73470"/>
                                  <a:pt x="2158899" y="73470"/>
                                </a:cubicBezTo>
                                <a:lnTo>
                                  <a:pt x="2707805" y="73470"/>
                                </a:lnTo>
                                <a:cubicBezTo>
                                  <a:pt x="2909888" y="73470"/>
                                  <a:pt x="3073946" y="106286"/>
                                  <a:pt x="3073946" y="146926"/>
                                </a:cubicBezTo>
                              </a:path>
                            </a:pathLst>
                          </a:custGeom>
                          <a:noFill/>
                          <a:ln cap="rnd" w="9000">
                            <a:solidFill>
                              <a:srgbClr val="ffffff"/>
                            </a:solidFill>
                            <a:round/>
                          </a:ln>
                        </wps:spPr>
                        <wps:style>
                          <a:lnRef idx="1"/>
                          <a:fillRef idx="0"/>
                          <a:effectRef idx="0"/>
                          <a:fontRef idx="minor"/>
                        </wps:style>
                        <wps:bodyPr/>
                      </wps:wsp>
                      <wps:wsp>
                        <wps:cNvSpPr/>
                        <wps:spPr>
                          <a:xfrm>
                            <a:off x="2134800" y="1153080"/>
                            <a:ext cx="1461600" cy="1190520"/>
                          </a:xfrm>
                          <a:custGeom>
                            <a:avLst/>
                            <a:gdLst/>
                            <a:ahLst/>
                            <a:rect l="l" t="t" r="r" b="b"/>
                            <a:pathLst>
                              <a:path w="1516418" h="1191844">
                                <a:moveTo>
                                  <a:pt x="0" y="0"/>
                                </a:moveTo>
                                <a:lnTo>
                                  <a:pt x="1516418" y="0"/>
                                </a:lnTo>
                                <a:lnTo>
                                  <a:pt x="1516418" y="1191844"/>
                                </a:lnTo>
                              </a:path>
                            </a:pathLst>
                          </a:custGeom>
                          <a:noFill/>
                          <a:ln cap="rnd" w="5760">
                            <a:solidFill>
                              <a:srgbClr val="ffffff"/>
                            </a:solidFill>
                            <a:round/>
                          </a:ln>
                        </wps:spPr>
                        <wps:style>
                          <a:lnRef idx="1"/>
                          <a:fillRef idx="0"/>
                          <a:effectRef idx="0"/>
                          <a:fontRef idx="minor"/>
                        </wps:style>
                        <wps:bodyPr/>
                      </wps:wsp>
                      <wps:wsp>
                        <wps:cNvSpPr/>
                        <wps:spPr>
                          <a:xfrm>
                            <a:off x="3573720" y="2346840"/>
                            <a:ext cx="49680" cy="78840"/>
                          </a:xfrm>
                          <a:custGeom>
                            <a:avLst/>
                            <a:gdLst/>
                            <a:ahLst/>
                            <a:rect l="l" t="t" r="r" b="b"/>
                            <a:pathLst>
                              <a:path w="54483" h="81750">
                                <a:moveTo>
                                  <a:pt x="0" y="0"/>
                                </a:moveTo>
                                <a:lnTo>
                                  <a:pt x="54483" y="0"/>
                                </a:lnTo>
                                <a:lnTo>
                                  <a:pt x="27242" y="81750"/>
                                </a:lnTo>
                                <a:lnTo>
                                  <a:pt x="0" y="0"/>
                                </a:lnTo>
                                <a:close/>
                              </a:path>
                            </a:pathLst>
                          </a:custGeom>
                          <a:solidFill>
                            <a:srgbClr val="000000"/>
                          </a:solidFill>
                          <a:ln>
                            <a:noFill/>
                          </a:ln>
                        </wps:spPr>
                        <wps:style>
                          <a:lnRef idx="0"/>
                          <a:fillRef idx="0"/>
                          <a:effectRef idx="0"/>
                          <a:fontRef idx="minor"/>
                        </wps:style>
                        <wps:bodyPr/>
                      </wps:wsp>
                      <wps:wsp>
                        <wps:cNvSpPr/>
                        <wps:spPr>
                          <a:xfrm>
                            <a:off x="3374280" y="3186360"/>
                            <a:ext cx="139680" cy="113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Fh</w:t>
                              </w:r>
                            </w:p>
                          </w:txbxContent>
                        </wps:txbx>
                        <wps:bodyPr lIns="0" rIns="0" tIns="0" bIns="0">
                          <a:noAutofit/>
                        </wps:bodyPr>
                      </wps:wsp>
                      <wps:wsp>
                        <wps:cNvSpPr/>
                        <wps:spPr>
                          <a:xfrm>
                            <a:off x="993600" y="0"/>
                            <a:ext cx="996840" cy="10548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167840" y="30960"/>
                            <a:ext cx="861840" cy="97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MM2S_NXTDESC</w:t>
                              </w:r>
                            </w:p>
                          </w:txbxContent>
                        </wps:txbx>
                        <wps:bodyPr lIns="0" rIns="0" tIns="0" bIns="0">
                          <a:noAutofit/>
                        </wps:bodyPr>
                      </wps:wsp>
                      <wps:wsp>
                        <wps:cNvSpPr/>
                        <wps:spPr>
                          <a:xfrm>
                            <a:off x="993600" y="103680"/>
                            <a:ext cx="996840" cy="10548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103680"/>
                            <a:ext cx="996840" cy="10548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323360" y="135360"/>
                            <a:ext cx="448920" cy="97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993600" y="213840"/>
                            <a:ext cx="996840" cy="10548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106280" y="234360"/>
                            <a:ext cx="1018080" cy="97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缓冲区地址</w:t>
                              </w:r>
                            </w:p>
                          </w:txbxContent>
                        </wps:txbx>
                        <wps:bodyPr lIns="0" rIns="0" tIns="0" bIns="0">
                          <a:noAutofit/>
                        </wps:bodyPr>
                      </wps:wsp>
                      <wps:wsp>
                        <wps:cNvSpPr/>
                        <wps:spPr>
                          <a:xfrm>
                            <a:off x="993600" y="324360"/>
                            <a:ext cx="996840" cy="10548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323360" y="356400"/>
                            <a:ext cx="448920" cy="97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993600" y="434880"/>
                            <a:ext cx="996840" cy="10548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323360" y="466560"/>
                            <a:ext cx="448920" cy="97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993600" y="545400"/>
                            <a:ext cx="996840" cy="10548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323360" y="577080"/>
                            <a:ext cx="448920" cy="97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993600" y="649440"/>
                            <a:ext cx="996840" cy="10548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649440"/>
                            <a:ext cx="996840" cy="10548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103040" y="680760"/>
                            <a:ext cx="1033920" cy="97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控制 SOF=1</w:t>
                              </w:r>
                            </w:p>
                          </w:txbxContent>
                        </wps:txbx>
                        <wps:bodyPr lIns="0" rIns="0" tIns="0" bIns="0">
                          <a:noAutofit/>
                        </wps:bodyPr>
                      </wps:wsp>
                      <wps:wsp>
                        <wps:cNvSpPr/>
                        <wps:spPr>
                          <a:xfrm>
                            <a:off x="993600" y="759960"/>
                            <a:ext cx="996840" cy="10548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759600"/>
                            <a:ext cx="996840" cy="10548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55320" y="791280"/>
                            <a:ext cx="628560" cy="97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状态</w:t>
                              </w:r>
                            </w:p>
                          </w:txbxContent>
                        </wps:txbx>
                        <wps:bodyPr lIns="0" rIns="0" tIns="0" bIns="0">
                          <a:noAutofit/>
                        </wps:bodyPr>
                      </wps:wsp>
                      <wps:wsp>
                        <wps:cNvSpPr/>
                        <wps:spPr>
                          <a:xfrm>
                            <a:off x="993600" y="863640"/>
                            <a:ext cx="996840" cy="10548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863640"/>
                            <a:ext cx="996840" cy="10548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64320" y="894600"/>
                            <a:ext cx="605880" cy="97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MM2S_App0</w:t>
                              </w:r>
                            </w:p>
                          </w:txbxContent>
                        </wps:txbx>
                        <wps:bodyPr lIns="0" rIns="0" tIns="0" bIns="0">
                          <a:noAutofit/>
                        </wps:bodyPr>
                      </wps:wsp>
                      <wps:wsp>
                        <wps:cNvSpPr/>
                        <wps:spPr>
                          <a:xfrm>
                            <a:off x="993600" y="974160"/>
                            <a:ext cx="996840" cy="10548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974160"/>
                            <a:ext cx="996840" cy="105480"/>
                          </a:xfrm>
                          <a:custGeom>
                            <a:avLst/>
                            <a:gdLst/>
                            <a:ahLst/>
                            <a:rect l="l" t="t" r="r" b="b"/>
                            <a:pathLst>
                              <a:path w="1031799" h="108543">
                                <a:moveTo>
                                  <a:pt x="0" y="108543"/>
                                </a:moveTo>
                                <a:lnTo>
                                  <a:pt x="1031799" y="108543"/>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64320" y="1005120"/>
                            <a:ext cx="605880" cy="97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MM2S_App1</w:t>
                              </w:r>
                            </w:p>
                          </w:txbxContent>
                        </wps:txbx>
                        <wps:bodyPr lIns="0" rIns="0" tIns="0" bIns="0">
                          <a:noAutofit/>
                        </wps:bodyPr>
                      </wps:wsp>
                      <wps:wsp>
                        <wps:cNvSpPr/>
                        <wps:spPr>
                          <a:xfrm>
                            <a:off x="993600" y="1084680"/>
                            <a:ext cx="996840" cy="10548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1084680"/>
                            <a:ext cx="996840" cy="10548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64320" y="1115640"/>
                            <a:ext cx="605880" cy="97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MM2S_App2</w:t>
                              </w:r>
                            </w:p>
                          </w:txbxContent>
                        </wps:txbx>
                        <wps:bodyPr lIns="0" rIns="0" tIns="0" bIns="0">
                          <a:noAutofit/>
                        </wps:bodyPr>
                      </wps:wsp>
                      <wps:wsp>
                        <wps:cNvSpPr/>
                        <wps:spPr>
                          <a:xfrm>
                            <a:off x="993600" y="1195200"/>
                            <a:ext cx="996840" cy="10548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1195200"/>
                            <a:ext cx="996840" cy="10548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64320" y="1226160"/>
                            <a:ext cx="605880" cy="97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MM2S_App3</w:t>
                              </w:r>
                            </w:p>
                          </w:txbxContent>
                        </wps:txbx>
                        <wps:bodyPr lIns="0" rIns="0" tIns="0" bIns="0">
                          <a:noAutofit/>
                        </wps:bodyPr>
                      </wps:wsp>
                      <wps:wsp>
                        <wps:cNvSpPr/>
                        <wps:spPr>
                          <a:xfrm>
                            <a:off x="993600" y="1305720"/>
                            <a:ext cx="996840" cy="105480"/>
                          </a:xfrm>
                          <a:custGeom>
                            <a:avLst/>
                            <a:gdLst/>
                            <a:ahLst/>
                            <a:rect l="l" t="t" r="r" b="b"/>
                            <a:pathLst>
                              <a:path w="1031799" h="108545">
                                <a:moveTo>
                                  <a:pt x="0" y="0"/>
                                </a:moveTo>
                                <a:lnTo>
                                  <a:pt x="1031799" y="0"/>
                                </a:lnTo>
                                <a:lnTo>
                                  <a:pt x="1031799" y="108545"/>
                                </a:lnTo>
                                <a:lnTo>
                                  <a:pt x="0" y="108545"/>
                                </a:lnTo>
                                <a:lnTo>
                                  <a:pt x="0" y="0"/>
                                </a:lnTo>
                              </a:path>
                            </a:pathLst>
                          </a:custGeom>
                          <a:solidFill>
                            <a:srgbClr val="ffffff"/>
                          </a:solidFill>
                          <a:ln>
                            <a:noFill/>
                          </a:ln>
                        </wps:spPr>
                        <wps:style>
                          <a:lnRef idx="0"/>
                          <a:fillRef idx="0"/>
                          <a:effectRef idx="0"/>
                          <a:fontRef idx="minor"/>
                        </wps:style>
                        <wps:bodyPr/>
                      </wps:wsp>
                      <wps:wsp>
                        <wps:cNvSpPr/>
                        <wps:spPr>
                          <a:xfrm>
                            <a:off x="993600" y="1305720"/>
                            <a:ext cx="996840" cy="105480"/>
                          </a:xfrm>
                          <a:custGeom>
                            <a:avLst/>
                            <a:gdLst/>
                            <a:ahLst/>
                            <a:rect l="l" t="t" r="r" b="b"/>
                            <a:pathLst>
                              <a:path w="1031799" h="108545">
                                <a:moveTo>
                                  <a:pt x="0" y="108545"/>
                                </a:moveTo>
                                <a:lnTo>
                                  <a:pt x="1031799" y="108545"/>
                                </a:lnTo>
                                <a:lnTo>
                                  <a:pt x="1031799" y="0"/>
                                </a:lnTo>
                                <a:lnTo>
                                  <a:pt x="0" y="0"/>
                                </a:lnTo>
                                <a:close/>
                              </a:path>
                            </a:pathLst>
                          </a:custGeom>
                          <a:noFill/>
                          <a:ln cap="sq" w="9000">
                            <a:solidFill>
                              <a:srgbClr val="ffffff"/>
                            </a:solidFill>
                          </a:ln>
                        </wps:spPr>
                        <wps:style>
                          <a:lnRef idx="1"/>
                          <a:fillRef idx="0"/>
                          <a:effectRef idx="0"/>
                          <a:fontRef idx="minor"/>
                        </wps:style>
                        <wps:bodyPr/>
                      </wps:wsp>
                      <wps:wsp>
                        <wps:cNvSpPr/>
                        <wps:spPr>
                          <a:xfrm>
                            <a:off x="1264320" y="1336680"/>
                            <a:ext cx="605880" cy="972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MM2S_App4</w:t>
                              </w:r>
                            </w:p>
                          </w:txbxContent>
                        </wps:txbx>
                        <wps:bodyPr lIns="0" rIns="0" tIns="0" bIns="0">
                          <a:noAutofit/>
                        </wps:bodyPr>
                      </wps:wsp>
                    </wpg:wgp>
                  </a:graphicData>
                </a:graphic>
              </wp:inline>
            </w:drawing>
          </mc:Choice>
          <mc:Fallback>
            <w:pict>
              <v:group id="shape_0" alt="形状62" style="position:absolute;margin-left:0pt;margin-top:-314.5pt;width:443.9pt;height:314.45pt" coordorigin="0,-6290" coordsize="8878,6289">
                <v:rect id="shape_0" stroked="f" style="position:absolute;left:3053;top:-1689;width:495;height:17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旗</w:t>
                        </w:r>
                      </w:p>
                    </w:txbxContent>
                  </v:textbox>
                  <w10:wrap type="square"/>
                  <v:fill o:detectmouseclick="t" on="false"/>
                  <v:stroke color="#3465a4" joinstyle="round" endcap="flat"/>
                </v:rect>
                <v:rect id="shape_0" stroked="f" style="position:absolute;left:2401;top:-2912;width:2095;height:177;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AXI_DMA附加标志</w:t>
                        </w:r>
                      </w:p>
                    </w:txbxContent>
                  </v:textbox>
                  <w10:wrap type="square"/>
                  <v:fill o:detectmouseclick="t" on="false"/>
                  <v:stroke color="#3465a4" joinstyle="round" endcap="flat"/>
                </v:rect>
                <v:rect id="shape_0" stroked="f" style="position:absolute;left:2778;top:-2733;width:1102;height:17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（A000_0000）</w:t>
                        </w:r>
                      </w:p>
                    </w:txbxContent>
                  </v:textbox>
                  <w10:wrap type="square"/>
                  <v:fill o:detectmouseclick="t" on="false"/>
                  <v:stroke color="#3465a4" joinstyle="round" endcap="flat"/>
                </v:rect>
                <v:rect id="shape_0" stroked="f" style="position:absolute;left:478;top:-2074;width:2420;height:200;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m_axis_mm2s_cntrl_aclk</w:t>
                        </w:r>
                      </w:p>
                    </w:txbxContent>
                  </v:textbox>
                  <w10:wrap type="square"/>
                  <v:fill o:detectmouseclick="t" on="false"/>
                  <v:stroke color="#3465a4" joinstyle="round" endcap="flat"/>
                </v:rect>
                <v:rect id="shape_0" stroked="f" style="position:absolute;left:0;top:-1705;width:3055;height:200;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m_axis_mm2s_cntrl_tdata[31：0]</w:t>
                        </w:r>
                      </w:p>
                    </w:txbxContent>
                  </v:textbox>
                  <w10:wrap type="square"/>
                  <v:fill o:detectmouseclick="t" on="false"/>
                  <v:stroke color="#3465a4" joinstyle="round" endcap="flat"/>
                </v:rect>
                <v:rect id="shape_0" stroked="f" style="position:absolute;left:54;top:-1335;width:2984;height:200;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m_axis_mm2s_cntrl_tkeep[3：0]</w:t>
                        </w:r>
                      </w:p>
                    </w:txbxContent>
                  </v:textbox>
                  <w10:wrap type="square"/>
                  <v:fill o:detectmouseclick="t" on="false"/>
                  <v:stroke color="#3465a4" joinstyle="round" endcap="flat"/>
                </v:rect>
                <v:rect id="shape_0" stroked="f" style="position:absolute;left:387;top:-966;width:2540;height:200;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m_axis_mm2s_cntrl_tvalid</w:t>
                        </w:r>
                      </w:p>
                    </w:txbxContent>
                  </v:textbox>
                  <w10:wrap type="square"/>
                  <v:fill o:detectmouseclick="t" on="false"/>
                  <v:stroke color="#3465a4" joinstyle="round" endcap="flat"/>
                </v:rect>
                <v:rect id="shape_0" stroked="f" style="position:absolute;left:316;top:-596;width:2636;height:200;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m_axis_mm2s_cntrl_tready</w:t>
                        </w:r>
                      </w:p>
                    </w:txbxContent>
                  </v:textbox>
                  <w10:wrap type="square"/>
                  <v:fill o:detectmouseclick="t" on="false"/>
                  <v:stroke color="#3465a4" joinstyle="round" endcap="flat"/>
                </v:rect>
                <v:rect id="shape_0" stroked="f" style="position:absolute;left:469;top:-227;width:2432;height:200;mso-position-vertical:top">
                  <v:textbox>
                    <w:txbxContent>
                      <w:p>
                        <w:pPr>
                          <w:overflowPunct w:val="false"/>
                          <w:spacing w:before="0" w:after="160" w:lineRule="auto" w:line="252"/>
                          <w:ind w:hanging="0"/>
                          <w:jc w:val="left"/>
                          <w:rPr/>
                        </w:pPr>
                        <w:r>
                          <w:rPr>
                            <w:smallCaps w:val="false"/>
                            <w:caps w:val="false"/>
                            <w:iCs w:val="false"/>
                            <w:bCs w:val="false"/>
                            <w:szCs w:val="17"/>
                            <w:spacing w:val="0"/>
                            <w:vertAlign w:val="baseline"/>
                            <w:position w:val="0"/>
                            <w:sz w:val="17"/>
                            <w:i w:val="false"/>
                            <w:dstrike w:val="false"/>
                            <w:strike w:val="false"/>
                            <w:u w:val="none"/>
                            <w:b w:val="false"/>
                            <w:sz w:val="17"/>
                            <w:rFonts w:eastAsia="等线" w:cs="等线" w:ascii="等线" w:hAnsi="等线"/>
                            <w:color w:val="00000A"/>
                            <w14:ligatures w14:val="standardContextual"/>
                          </w:rPr>
                          <w:t>m_axis_mm2s_cntrl_tlast</w:t>
                        </w:r>
                      </w:p>
                    </w:txbxContent>
                  </v:textbox>
                  <w10:wrap type="square"/>
                  <v:fill o:detectmouseclick="t" on="false"/>
                  <v:stroke color="#3465a4" joinstyle="round" endcap="flat"/>
                </v:rect>
                <v:rect id="shape_0" stroked="f" style="position:absolute;left:5788;top:-3630;width:3089;height:177;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用户应用程序字段被驱动</w:t>
                        </w:r>
                      </w:p>
                    </w:txbxContent>
                  </v:textbox>
                  <w10:wrap type="square"/>
                  <v:fill o:detectmouseclick="t" on="false"/>
                  <v:stroke color="#3465a4" joinstyle="round" endcap="flat"/>
                </v:rect>
                <v:rect id="shape_0" stroked="f" style="position:absolute;left:6088;top:-3450;width:2236;height:177;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m_axis_mm2s_cntrl_tdata</w:t>
                        </w:r>
                      </w:p>
                    </w:txbxContent>
                  </v:textbox>
                  <w10:wrap type="square"/>
                  <v:fill o:detectmouseclick="t" on="false"/>
                  <v:stroke color="#3465a4" joinstyle="round" endcap="flat"/>
                </v:rect>
                <v:rect id="shape_0" stroked="f" style="position:absolute;left:3590;top:-1689;width:485;height:177;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APP0</w:t>
                        </w:r>
                      </w:p>
                    </w:txbxContent>
                  </v:textbox>
                  <w10:wrap type="square"/>
                  <v:fill o:detectmouseclick="t" on="false"/>
                  <v:stroke color="#3465a4" joinstyle="round" endcap="flat"/>
                </v:rect>
                <v:rect id="shape_0" stroked="f" style="position:absolute;left:4309;top:-1689;width:485;height:177;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APP1</w:t>
                        </w:r>
                      </w:p>
                    </w:txbxContent>
                  </v:textbox>
                  <w10:wrap type="square"/>
                  <v:fill o:detectmouseclick="t" on="false"/>
                  <v:stroke color="#3465a4" joinstyle="round" endcap="flat"/>
                </v:rect>
                <v:rect id="shape_0" stroked="f" style="position:absolute;left:6094;top:-1689;width:485;height:177;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APP3</w:t>
                        </w:r>
                      </w:p>
                    </w:txbxContent>
                  </v:textbox>
                  <w10:wrap type="square"/>
                  <v:fill o:detectmouseclick="t" on="false"/>
                  <v:stroke color="#3465a4" joinstyle="round" endcap="flat"/>
                </v:rect>
                <v:rect id="shape_0" stroked="f" style="position:absolute;left:7107;top:-1689;width:485;height:177;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APP4</w:t>
                        </w:r>
                      </w:p>
                    </w:txbxContent>
                  </v:textbox>
                  <w10:wrap type="square"/>
                  <v:fill o:detectmouseclick="t" on="false"/>
                  <v:stroke color="#3465a4" joinstyle="round" endcap="flat"/>
                </v:rect>
                <v:rect id="shape_0" stroked="f" style="position:absolute;left:5085;top:-1689;width:484;height:177;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APP2</w:t>
                        </w:r>
                      </w:p>
                    </w:txbxContent>
                  </v:textbox>
                  <w10:wrap type="square"/>
                  <v:fill o:detectmouseclick="t" on="false"/>
                  <v:stroke color="#3465a4" joinstyle="round" endcap="flat"/>
                </v:rect>
                <v:rect id="shape_0" stroked="f" style="position:absolute;left:5314;top:-1272;width:219;height:177;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Fh</w:t>
                        </w:r>
                      </w:p>
                    </w:txbxContent>
                  </v:textbox>
                  <w10:wrap type="square"/>
                  <v:fill o:detectmouseclick="t" on="false"/>
                  <v:stroke color="#3465a4" joinstyle="round" endcap="flat"/>
                </v:rect>
                <v:rect id="shape_0" stroked="f" style="position:absolute;left:1839;top:-6241;width:1356;height:152;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MM2S_NXTDESC</w:t>
                        </w:r>
                      </w:p>
                    </w:txbxContent>
                  </v:textbox>
                  <w10:wrap type="square"/>
                  <v:fill o:detectmouseclick="t" on="false"/>
                  <v:stroke color="#3465a4" joinstyle="round" endcap="flat"/>
                </v:rect>
                <v:rect id="shape_0" stroked="f" style="position:absolute;left:2084;top:-6077;width:706;height:15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742;top:-5921;width:1602;height:152;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缓冲区地址</w:t>
                        </w:r>
                      </w:p>
                    </w:txbxContent>
                  </v:textbox>
                  <w10:wrap type="square"/>
                  <v:fill o:detectmouseclick="t" on="false"/>
                  <v:stroke color="#3465a4" joinstyle="round" endcap="flat"/>
                </v:rect>
                <v:rect id="shape_0" stroked="f" style="position:absolute;left:2084;top:-5729;width:706;height:15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2084;top:-5555;width:706;height:15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2084;top:-5381;width:706;height:15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3"/>
                            <w:sz w:val="13"/>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737;top:-5218;width:1627;height:152;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控制 SOF=1</w:t>
                        </w:r>
                      </w:p>
                    </w:txbxContent>
                  </v:textbox>
                  <w10:wrap type="square"/>
                  <v:fill o:detectmouseclick="t" on="false"/>
                  <v:stroke color="#3465a4" joinstyle="round" endcap="flat"/>
                </v:rect>
                <v:rect id="shape_0" stroked="f" style="position:absolute;left:1977;top:-5044;width:989;height:152;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 状态</w:t>
                        </w:r>
                      </w:p>
                    </w:txbxContent>
                  </v:textbox>
                  <w10:wrap type="square"/>
                  <v:fill o:detectmouseclick="t" on="false"/>
                  <v:stroke color="#3465a4" joinstyle="round" endcap="flat"/>
                </v:rect>
                <v:rect id="shape_0" stroked="f" style="position:absolute;left:1991;top:-4881;width:953;height:152;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MM2S_App0</w:t>
                        </w:r>
                      </w:p>
                    </w:txbxContent>
                  </v:textbox>
                  <w10:wrap type="square"/>
                  <v:fill o:detectmouseclick="t" on="false"/>
                  <v:stroke color="#3465a4" joinstyle="round" endcap="flat"/>
                </v:rect>
                <v:rect id="shape_0" stroked="f" style="position:absolute;left:1991;top:-4707;width:953;height:152;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MM2S_App1</w:t>
                        </w:r>
                      </w:p>
                    </w:txbxContent>
                  </v:textbox>
                  <w10:wrap type="square"/>
                  <v:fill o:detectmouseclick="t" on="false"/>
                  <v:stroke color="#3465a4" joinstyle="round" endcap="flat"/>
                </v:rect>
                <v:rect id="shape_0" stroked="f" style="position:absolute;left:1991;top:-4533;width:953;height:152;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MM2S_App2</w:t>
                        </w:r>
                      </w:p>
                    </w:txbxContent>
                  </v:textbox>
                  <w10:wrap type="square"/>
                  <v:fill o:detectmouseclick="t" on="false"/>
                  <v:stroke color="#3465a4" joinstyle="round" endcap="flat"/>
                </v:rect>
                <v:rect id="shape_0" stroked="f" style="position:absolute;left:1991;top:-4359;width:953;height:152;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MM2S_App3</w:t>
                        </w:r>
                      </w:p>
                    </w:txbxContent>
                  </v:textbox>
                  <w10:wrap type="square"/>
                  <v:fill o:detectmouseclick="t" on="false"/>
                  <v:stroke color="#3465a4" joinstyle="round" endcap="flat"/>
                </v:rect>
                <v:rect id="shape_0" stroked="f" style="position:absolute;left:1991;top:-4185;width:953;height:152;mso-position-vertical:top">
                  <v:textbox>
                    <w:txbxContent>
                      <w:p>
                        <w:pPr>
                          <w:overflowPunct w:val="false"/>
                          <w:spacing w:before="0" w:after="160" w:lineRule="auto" w:line="252"/>
                          <w:ind w:hanging="0"/>
                          <w:jc w:val="left"/>
                          <w:rPr/>
                        </w:pPr>
                        <w:r>
                          <w:rPr>
                            <w:smallCaps w:val="false"/>
                            <w:caps w:val="false"/>
                            <w:iCs w:val="false"/>
                            <w:bCs w:val="false"/>
                            <w:szCs w:val="13"/>
                            <w:spacing w:val="0"/>
                            <w:vertAlign w:val="baseline"/>
                            <w:position w:val="0"/>
                            <w:sz w:val="13"/>
                            <w:i w:val="false"/>
                            <w:dstrike w:val="false"/>
                            <w:strike w:val="false"/>
                            <w:u w:val="none"/>
                            <w:b w:val="false"/>
                            <w:sz w:val="13"/>
                            <w:rFonts w:eastAsia="等线" w:cs="等线" w:ascii="等线" w:hAnsi="等线"/>
                            <w:color w:val="00000A"/>
                            <w14:ligatures w14:val="standardContextual"/>
                          </w:rPr>
                          <w:t>MM2S_App4</w:t>
                        </w:r>
                      </w:p>
                    </w:txbxContent>
                  </v:textbox>
                  <w10:wrap type="square"/>
                  <v:fill o:detectmouseclick="t" on="false"/>
                  <v:stroke color="#3465a4" joinstyle="round" endcap="flat"/>
                </v:rect>
              </v:group>
            </w:pict>
          </mc:Fallback>
        </mc:AlternateContent>
      </w:r>
    </w:p>
    <w:p>
      <w:pPr>
        <w:pStyle w:val="Normal"/>
        <w:spacing w:lineRule="auto" w:line="264" w:before="0" w:after="341"/>
        <w:ind w:left="10" w:right="660" w:hanging="10"/>
        <w:jc w:val="right"/>
        <w:rPr/>
      </w:pPr>
      <w:r>
        <w:rPr>
          <w:sz w:val="9"/>
          <w:lang w:val="zh-Hans"/>
        </w:rPr>
        <w:t>X14568</w:t>
      </w:r>
    </w:p>
    <w:p>
      <w:pPr>
        <w:pStyle w:val="Normal"/>
        <w:tabs>
          <w:tab w:val="clear" w:pos="420"/>
          <w:tab w:val="center" w:pos="1708" w:leader="none"/>
          <w:tab w:val="center" w:pos="5709" w:leader="none"/>
        </w:tabs>
        <w:spacing w:lineRule="auto" w:line="264" w:before="0" w:after="219"/>
        <w:ind w:left="0" w:right="0" w:hanging="0"/>
        <w:jc w:val="left"/>
        <w:rPr/>
      </w:pPr>
      <w:r>
        <w:rPr>
          <w:lang w:val="zh-Hans"/>
        </w:rPr>
        <w:tab/>
      </w:r>
      <w:r>
        <w:rPr>
          <w:i/>
          <w:lang w:val="zh-Hans"/>
        </w:rPr>
        <w:t xml:space="preserve">图 </w:t>
      </w:r>
      <w:r>
        <w:rPr>
          <w:i/>
          <w:lang w:val="zh-Hans"/>
        </w:rPr>
        <w:t>2-37</w:t>
      </w:r>
      <w:r>
        <w:rPr>
          <w:i/>
          <w:lang w:val="zh-Hans"/>
        </w:rPr>
        <w:t>：</w:t>
      </w:r>
      <w:r>
        <w:rPr>
          <w:i/>
          <w:lang w:val="zh-Hans"/>
        </w:rPr>
        <w:tab/>
      </w:r>
      <w:r>
        <w:rPr>
          <w:b/>
          <w:lang w:val="zh-Hans"/>
        </w:rPr>
        <w:t xml:space="preserve">MM2S </w:t>
      </w:r>
      <w:r>
        <w:rPr>
          <w:b/>
          <w:lang w:val="zh-Hans"/>
        </w:rPr>
        <w:t>控制流的示例用户应用程序字段</w:t>
      </w:r>
      <w:r>
        <w:rPr>
          <w:b/>
          <w:lang w:val="zh-Hans"/>
        </w:rPr>
        <w:t>/</w:t>
      </w:r>
      <w:r>
        <w:rPr>
          <w:b/>
          <w:lang w:val="zh-Hans"/>
        </w:rPr>
        <w:t>计时</w:t>
      </w:r>
    </w:p>
    <w:p>
      <w:pPr>
        <w:pStyle w:val="3"/>
        <w:ind w:left="755" w:right="67" w:hanging="10"/>
        <w:rPr/>
      </w:pPr>
      <w:r>
        <w:rPr>
          <w:lang w:val="zh-Hans"/>
        </w:rPr>
        <w:t xml:space="preserve">S2MM </w:t>
      </w:r>
      <w:r>
        <w:rPr>
          <w:lang w:val="zh-Hans"/>
        </w:rPr>
        <w:t xml:space="preserve">描述符设置和 </w:t>
      </w:r>
      <w:r>
        <w:rPr>
          <w:lang w:val="zh-Hans"/>
        </w:rPr>
        <w:t xml:space="preserve">AXI </w:t>
      </w:r>
      <w:r>
        <w:rPr>
          <w:lang w:val="zh-Hans"/>
        </w:rPr>
        <w:t>状态流</w:t>
      </w:r>
    </w:p>
    <w:p>
      <w:pPr>
        <w:pStyle w:val="Normal"/>
        <w:ind w:left="748" w:right="43" w:hanging="3"/>
        <w:rPr/>
      </w:pPr>
      <w:r>
        <w:rPr>
          <w:lang w:val="zh-Hans"/>
        </w:rPr>
        <w:t xml:space="preserve">描述符 </w:t>
      </w:r>
      <w:r>
        <w:rPr>
          <w:lang w:val="zh-Hans"/>
        </w:rPr>
        <w:t xml:space="preserve">RXSOF/RXEOF </w:t>
      </w:r>
      <w:r>
        <w:rPr>
          <w:lang w:val="zh-Hans"/>
        </w:rPr>
        <w:t xml:space="preserve">设置与 </w:t>
      </w:r>
      <w:r>
        <w:rPr>
          <w:lang w:val="zh-Hans"/>
        </w:rPr>
        <w:t xml:space="preserve">AXI </w:t>
      </w:r>
      <w:r>
        <w:rPr>
          <w:lang w:val="zh-Hans"/>
        </w:rPr>
        <w:t xml:space="preserve">状态流之间的关系如图 </w:t>
      </w:r>
      <w:r>
        <w:rPr>
          <w:color w:val="0000FF"/>
          <w:lang w:val="zh-Hans"/>
        </w:rPr>
        <w:t>2-38</w:t>
      </w:r>
      <w:r>
        <w:rPr>
          <w:lang w:val="zh-Hans"/>
        </w:rPr>
        <w:t xml:space="preserve"> </w:t>
      </w:r>
      <w:r>
        <w:rPr>
          <w:lang w:val="zh-Hans"/>
        </w:rPr>
        <w:t>所示。</w:t>
      </w:r>
      <w:r>
        <w:rPr>
          <w:lang w:val="zh-Hans"/>
        </w:rPr>
        <w:t xml:space="preserve">RXSOF=1 </w:t>
      </w:r>
      <w:r>
        <w:rPr>
          <w:lang w:val="zh-Hans"/>
        </w:rPr>
        <w:t>的描述符描述了包含接收数据包第一部分的缓冲区。</w:t>
      </w:r>
      <w:r>
        <w:rPr>
          <w:lang w:val="zh-Hans"/>
        </w:rPr>
        <w:t xml:space="preserve">RXEOF=1 </w:t>
      </w:r>
      <w:r>
        <w:rPr>
          <w:lang w:val="zh-Hans"/>
        </w:rPr>
        <w:t xml:space="preserve">的描述符描述了包含接收数据包最后一部分的 </w:t>
      </w:r>
      <w:r>
        <w:rPr>
          <w:lang w:val="zh-Hans"/>
        </w:rPr>
        <w:t>b uffer</w:t>
      </w:r>
      <w:r>
        <w:rPr>
          <w:lang w:val="zh-Hans"/>
        </w:rPr>
        <w:t xml:space="preserve">。 </w:t>
      </w:r>
    </w:p>
    <w:p>
      <w:pPr>
        <w:pStyle w:val="Normal"/>
        <w:ind w:left="748" w:right="43" w:hanging="3"/>
        <w:rPr/>
      </w:pPr>
      <w:r>
        <w:rPr>
          <w:lang w:val="zh-Hans"/>
        </w:rPr>
        <w:t>为了正确操作，软件必须指定足够的缓冲区空间（描述符链的每个描述符中的缓冲区长度之和），使其大于或等于接收的最大大小数据包。</w:t>
      </w:r>
      <w:r>
        <w:br w:type="page"/>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2-38</w:t>
      </w:r>
    </w:p>
    <w:p>
      <w:pPr>
        <w:pStyle w:val="Normal"/>
        <w:spacing w:lineRule="auto" w:line="259" w:before="0" w:after="552"/>
        <w:ind w:left="898" w:right="0" w:hanging="0"/>
        <w:jc w:val="left"/>
        <w:rPr/>
      </w:pPr>
      <w:r>
        <w:rPr/>
        <w:drawing>
          <wp:inline distT="0" distB="0" distL="0" distR="0">
            <wp:extent cx="5300345" cy="7479665"/>
            <wp:effectExtent l="0" t="0" r="0" b="0"/>
            <wp:docPr id="83" name="Picture 1427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42702" descr=""/>
                    <pic:cNvPicPr>
                      <a:picLocks noChangeAspect="1" noChangeArrowheads="1"/>
                    </pic:cNvPicPr>
                  </pic:nvPicPr>
                  <pic:blipFill>
                    <a:blip r:embed="rId66"/>
                    <a:stretch>
                      <a:fillRect/>
                    </a:stretch>
                  </pic:blipFill>
                  <pic:spPr bwMode="auto">
                    <a:xfrm>
                      <a:off x="0" y="0"/>
                      <a:ext cx="5300345" cy="7479665"/>
                    </a:xfrm>
                    <a:prstGeom prst="rect">
                      <a:avLst/>
                    </a:prstGeom>
                  </pic:spPr>
                </pic:pic>
              </a:graphicData>
            </a:graphic>
          </wp:inline>
        </w:drawing>
      </w:r>
    </w:p>
    <w:p>
      <w:pPr>
        <w:pStyle w:val="Normal"/>
        <w:rPr/>
      </w:pPr>
      <w:r>
        <w:rPr>
          <w:lang w:val="zh-Hans"/>
        </w:rPr>
        <w:tab/>
      </w:r>
      <w:r>
        <w:rPr>
          <w:rFonts w:ascii="微软雅黑" w:hAnsi="微软雅黑" w:cs="微软雅黑" w:eastAsia="微软雅黑"/>
          <w:lang w:val="zh-Hans"/>
        </w:rPr>
        <w:t>图</w:t>
      </w:r>
      <w:r>
        <w:rPr>
          <w:lang w:val="zh-Hans"/>
        </w:rPr>
        <w:t xml:space="preserve"> </w:t>
      </w:r>
      <w:r>
        <w:rPr>
          <w:lang w:val="zh-Hans"/>
        </w:rPr>
        <w:t>2-38</w:t>
      </w:r>
      <w:r>
        <w:rPr>
          <w:rFonts w:ascii="微软雅黑" w:hAnsi="微软雅黑" w:cs="微软雅黑" w:eastAsia="微软雅黑"/>
          <w:lang w:val="zh-Hans"/>
        </w:rPr>
        <w:t>：</w:t>
      </w:r>
      <w:r>
        <w:rPr>
          <w:lang w:val="zh-Hans"/>
        </w:rPr>
        <w:tab/>
      </w:r>
      <w:r>
        <w:rPr>
          <w:rFonts w:ascii="微软雅黑" w:hAnsi="微软雅黑" w:cs="微软雅黑" w:eastAsia="微软雅黑"/>
          <w:lang w:val="zh-Hans"/>
        </w:rPr>
        <w:t>描述符与</w:t>
      </w:r>
      <w:r>
        <w:rPr>
          <w:lang w:val="zh-Hans"/>
        </w:rPr>
        <w:t xml:space="preserve"> </w:t>
      </w:r>
      <w:r>
        <w:rPr>
          <w:lang w:val="zh-Hans"/>
        </w:rPr>
        <w:t xml:space="preserve">S2MM </w:t>
      </w:r>
      <w:r>
        <w:rPr>
          <w:rFonts w:ascii="微软雅黑" w:hAnsi="微软雅黑" w:cs="微软雅黑" w:eastAsia="微软雅黑"/>
          <w:lang w:val="zh-Hans"/>
        </w:rPr>
        <w:t>流和状态流的关系的详细信息</w:t>
      </w:r>
    </w:p>
    <w:p>
      <w:pPr>
        <w:pStyle w:val="Normal"/>
        <w:ind w:left="748" w:right="43" w:hanging="3"/>
        <w:rPr/>
      </w:pPr>
      <w:r>
        <w:rPr>
          <w:lang w:val="zh-Hans"/>
        </w:rPr>
        <w:t>如果包含状态</w:t>
      </w:r>
      <w:r>
        <w:rPr>
          <w:lang w:val="zh-Hans"/>
        </w:rPr>
        <w:t>/</w:t>
      </w:r>
      <w:r>
        <w:rPr>
          <w:lang w:val="zh-Hans"/>
        </w:rPr>
        <w:t xml:space="preserve">控制流，则接收的状态将存储在设置了 </w:t>
      </w:r>
      <w:r>
        <w:rPr>
          <w:lang w:val="zh-Hans"/>
        </w:rPr>
        <w:t xml:space="preserve">RXEOF </w:t>
      </w:r>
      <w:r>
        <w:rPr>
          <w:lang w:val="zh-Hans"/>
        </w:rPr>
        <w:t>的描述符的用户应用程序字段（</w:t>
      </w:r>
      <w:r>
        <w:rPr>
          <w:lang w:val="zh-Hans"/>
        </w:rPr>
        <w:t xml:space="preserve">APP0 </w:t>
      </w:r>
      <w:r>
        <w:rPr>
          <w:lang w:val="zh-Hans"/>
        </w:rPr>
        <w:t xml:space="preserve">到 </w:t>
      </w:r>
      <w:r>
        <w:rPr>
          <w:lang w:val="zh-Hans"/>
        </w:rPr>
        <w:t>APP4</w:t>
      </w:r>
      <w:r>
        <w:rPr>
          <w:lang w:val="zh-Hans"/>
        </w:rPr>
        <w:t>）中。</w:t>
      </w:r>
    </w:p>
    <w:p>
      <w:pPr>
        <w:pStyle w:val="Normal"/>
        <w:spacing w:lineRule="auto" w:line="235" w:before="0" w:after="414"/>
        <w:ind w:left="755" w:right="0" w:hanging="10"/>
        <w:jc w:val="left"/>
        <w:rPr/>
      </w:pPr>
      <w:r>
        <w:rPr>
          <w:lang w:val="zh-Hans"/>
        </w:rPr>
        <w:t xml:space="preserve"> </w:t>
      </w:r>
      <w:r>
        <w:rPr>
          <w:lang w:val="zh-Hans"/>
        </w:rPr>
        <w:t xml:space="preserve">特定缓冲区的接收和存储数据的实际字节计数将更新为关联描述符中的“传输的字节数”字段。该软件可以通过将描述符从 </w:t>
      </w:r>
      <w:r>
        <w:rPr>
          <w:lang w:val="zh-Hans"/>
        </w:rPr>
        <w:t xml:space="preserve">RXSOF </w:t>
      </w:r>
      <w:r>
        <w:rPr>
          <w:lang w:val="zh-Hans"/>
        </w:rPr>
        <w:t xml:space="preserve">遍历到 </w:t>
      </w:r>
      <w:r>
        <w:rPr>
          <w:lang w:val="zh-Hans"/>
        </w:rPr>
        <w:t xml:space="preserve">RXEOF </w:t>
      </w:r>
      <w:r>
        <w:rPr>
          <w:lang w:val="zh-Hans"/>
        </w:rPr>
        <w:t>并添加字节传输</w:t>
      </w:r>
      <w:r>
        <w:rPr>
          <w:lang w:val="zh-Hans"/>
        </w:rPr>
        <w:t xml:space="preserve">d </w:t>
      </w:r>
      <w:r>
        <w:rPr>
          <w:lang w:val="zh-Hans"/>
        </w:rPr>
        <w:t xml:space="preserve">字段来获得总字节数来确定接收了多少字节。对于在状态流中提供总长度的应用程序，此值存储在 </w:t>
      </w:r>
      <w:r>
        <w:rPr>
          <w:lang w:val="zh-Hans"/>
        </w:rPr>
        <w:t xml:space="preserve">RXEOF=1 </w:t>
      </w:r>
      <w:r>
        <w:rPr>
          <w:lang w:val="zh-Hans"/>
        </w:rPr>
        <w:t>的描述符中的用户定义的应用程序位置。</w:t>
      </w:r>
    </w:p>
    <w:p>
      <w:pPr>
        <w:pStyle w:val="3"/>
        <w:ind w:left="755" w:right="67" w:hanging="10"/>
        <w:rPr/>
      </w:pPr>
      <w:r>
        <w:rPr>
          <w:lang w:val="zh-Hans"/>
        </w:rPr>
        <w:t xml:space="preserve">AXI </w:t>
      </w:r>
      <w:r>
        <w:rPr>
          <w:lang w:val="zh-Hans"/>
        </w:rPr>
        <w:t>状态流</w:t>
      </w:r>
    </w:p>
    <w:p>
      <w:pPr>
        <w:pStyle w:val="Normal"/>
        <w:spacing w:before="0" w:after="133"/>
        <w:ind w:left="748" w:right="43" w:hanging="3"/>
        <w:rPr/>
      </w:pPr>
      <w:r>
        <w:rPr>
          <w:lang w:val="zh-Hans"/>
        </w:rPr>
        <w:t xml:space="preserve">提供 </w:t>
      </w:r>
      <w:r>
        <w:rPr>
          <w:lang w:val="zh-Hans"/>
        </w:rPr>
        <w:t xml:space="preserve">AXI </w:t>
      </w:r>
      <w:r>
        <w:rPr>
          <w:lang w:val="zh-Hans"/>
        </w:rPr>
        <w:t xml:space="preserve">状态流，用于将目标设备状态传输到分散收集描述符中的用户应用程序数据字段。状态数据与 </w:t>
      </w:r>
      <w:r>
        <w:rPr>
          <w:lang w:val="zh-Hans"/>
        </w:rPr>
        <w:t xml:space="preserve">S2MM </w:t>
      </w:r>
      <w:r>
        <w:rPr>
          <w:lang w:val="zh-Hans"/>
        </w:rPr>
        <w:t>主数据流相关联。</w:t>
      </w:r>
      <w:r>
        <w:rPr>
          <w:color w:val="0000FF"/>
          <w:lang w:val="zh-Hans"/>
        </w:rPr>
        <w:t xml:space="preserve">如图 </w:t>
      </w:r>
      <w:r>
        <w:rPr>
          <w:color w:val="0000FF"/>
          <w:lang w:val="zh-Hans"/>
        </w:rPr>
        <w:t>2-39</w:t>
      </w:r>
      <w:r>
        <w:rPr>
          <w:lang w:val="zh-Hans"/>
        </w:rPr>
        <w:t xml:space="preserve"> </w:t>
      </w:r>
      <w:r>
        <w:rPr>
          <w:lang w:val="zh-Hans"/>
        </w:rPr>
        <w:t xml:space="preserve">所示，状态数据包更新到描述数据包的检测到的 </w:t>
      </w:r>
      <w:r>
        <w:rPr>
          <w:lang w:val="zh-Hans"/>
        </w:rPr>
        <w:t xml:space="preserve">last </w:t>
      </w:r>
      <w:r>
        <w:rPr>
          <w:lang w:val="zh-Hans"/>
        </w:rPr>
        <w:t>描述符 （</w:t>
      </w:r>
      <w:r>
        <w:rPr>
          <w:lang w:val="zh-Hans"/>
        </w:rPr>
        <w:t>RXEOF = 1</w:t>
      </w:r>
      <w:r>
        <w:rPr>
          <w:lang w:val="zh-Hans"/>
        </w:rPr>
        <w:t xml:space="preserve">） 的应用字段。通常，状态流应位于 </w:t>
      </w:r>
      <w:r>
        <w:rPr>
          <w:lang w:val="zh-Hans"/>
        </w:rPr>
        <w:t xml:space="preserve">S2MM </w:t>
      </w:r>
      <w:r>
        <w:rPr>
          <w:lang w:val="zh-Hans"/>
        </w:rPr>
        <w:t xml:space="preserve">数据流的开头。如果禁用了在状态流中使用 </w:t>
      </w:r>
      <w:r>
        <w:rPr>
          <w:lang w:val="zh-Hans"/>
        </w:rPr>
        <w:t xml:space="preserve">RxLength </w:t>
      </w:r>
      <w:r>
        <w:rPr>
          <w:lang w:val="zh-Hans"/>
        </w:rPr>
        <w:t xml:space="preserve">，则状态流可以在 </w:t>
      </w:r>
      <w:r>
        <w:rPr>
          <w:lang w:val="zh-Hans"/>
        </w:rPr>
        <w:t xml:space="preserve">S2MM </w:t>
      </w:r>
      <w:r>
        <w:rPr>
          <w:lang w:val="zh-Hans"/>
        </w:rPr>
        <w:t>帧过程中随时出现。 帧结束 （</w:t>
      </w:r>
      <w:r>
        <w:rPr>
          <w:lang w:val="zh-Hans"/>
        </w:rPr>
        <w:t>EOF</w:t>
      </w:r>
      <w:r>
        <w:rPr>
          <w:lang w:val="zh-Hans"/>
        </w:rPr>
        <w:t>） 缓冲区描述符 （</w:t>
      </w:r>
      <w:r>
        <w:rPr>
          <w:lang w:val="zh-Hans"/>
        </w:rPr>
        <w:t>BD</w:t>
      </w:r>
      <w:r>
        <w:rPr>
          <w:lang w:val="zh-Hans"/>
        </w:rPr>
        <w:t>） 更新仅在收到整个状态流时发生。</w:t>
      </w:r>
    </w:p>
    <w:p>
      <w:pPr>
        <w:pStyle w:val="Normal"/>
        <w:spacing w:lineRule="auto" w:line="264" w:before="0" w:after="105"/>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2-39</w:t>
      </w:r>
    </w:p>
    <w:p>
      <w:pPr>
        <w:pStyle w:val="Normal"/>
        <w:spacing w:lineRule="auto" w:line="259" w:before="0" w:after="0"/>
        <w:ind w:left="1922" w:right="0" w:hanging="10"/>
        <w:jc w:val="left"/>
        <w:rPr/>
      </w:pPr>
      <w:r>
        <w:rPr>
          <w:sz w:val="16"/>
          <w:lang w:val="zh-Hans"/>
        </w:rPr>
        <w:t>分散聚集说明</w:t>
      </w:r>
    </w:p>
    <w:p>
      <w:pPr>
        <w:pStyle w:val="Normal"/>
        <w:spacing w:lineRule="auto" w:line="259" w:before="0" w:after="136"/>
        <w:ind w:left="634" w:right="0" w:hanging="0"/>
        <w:jc w:val="left"/>
        <w:rPr/>
      </w:pPr>
      <w:r>
        <w:rPr/>
        <mc:AlternateContent>
          <mc:Choice Requires="wpg">
            <w:drawing>
              <wp:inline distT="0" distB="0" distL="0" distR="0" wp14:anchorId="13D141A8">
                <wp:extent cx="5233670" cy="3768725"/>
                <wp:effectExtent l="0" t="0" r="0" b="0"/>
                <wp:docPr id="84" name="形状63"/>
                <a:graphic xmlns:a="http://schemas.openxmlformats.org/drawingml/2006/main">
                  <a:graphicData uri="http://schemas.microsoft.com/office/word/2010/wordprocessingGroup">
                    <wpg:wgp>
                      <wpg:cNvGrpSpPr/>
                      <wpg:grpSpPr>
                        <a:xfrm>
                          <a:off x="0" y="0"/>
                          <a:ext cx="5232960" cy="3768120"/>
                        </a:xfrm>
                      </wpg:grpSpPr>
                      <wps:wsp>
                        <wps:cNvSpPr/>
                        <wps:spPr>
                          <a:xfrm>
                            <a:off x="1367640" y="3141360"/>
                            <a:ext cx="164520" cy="139680"/>
                          </a:xfrm>
                          <a:custGeom>
                            <a:avLst/>
                            <a:gdLst/>
                            <a:ahLst/>
                            <a:rect l="l" t="t" r="r" b="b"/>
                            <a:pathLst>
                              <a:path w="175324" h="142951">
                                <a:moveTo>
                                  <a:pt x="0" y="0"/>
                                </a:moveTo>
                                <a:lnTo>
                                  <a:pt x="157747" y="0"/>
                                </a:lnTo>
                                <a:lnTo>
                                  <a:pt x="175324" y="142951"/>
                                </a:lnTo>
                                <a:lnTo>
                                  <a:pt x="0" y="140703"/>
                                </a:lnTo>
                                <a:lnTo>
                                  <a:pt x="0" y="0"/>
                                </a:lnTo>
                                <a:close/>
                              </a:path>
                            </a:pathLst>
                          </a:custGeom>
                          <a:solidFill>
                            <a:srgbClr val="6c6d71"/>
                          </a:solidFill>
                          <a:ln>
                            <a:noFill/>
                          </a:ln>
                        </wps:spPr>
                        <wps:style>
                          <a:lnRef idx="0"/>
                          <a:fillRef idx="0"/>
                          <a:effectRef idx="0"/>
                          <a:fontRef idx="minor"/>
                        </wps:style>
                        <wps:bodyPr/>
                      </wps:wsp>
                      <wps:wsp>
                        <wps:cNvSpPr/>
                        <wps:spPr>
                          <a:xfrm>
                            <a:off x="1367640" y="3369240"/>
                            <a:ext cx="164520" cy="135720"/>
                          </a:xfrm>
                          <a:custGeom>
                            <a:avLst/>
                            <a:gdLst/>
                            <a:ahLst/>
                            <a:rect l="l" t="t" r="r" b="b"/>
                            <a:pathLst>
                              <a:path w="175324" h="139243">
                                <a:moveTo>
                                  <a:pt x="0" y="0"/>
                                </a:moveTo>
                                <a:lnTo>
                                  <a:pt x="175324" y="0"/>
                                </a:lnTo>
                                <a:lnTo>
                                  <a:pt x="153378" y="139243"/>
                                </a:lnTo>
                                <a:lnTo>
                                  <a:pt x="0" y="136106"/>
                                </a:lnTo>
                                <a:lnTo>
                                  <a:pt x="0" y="0"/>
                                </a:lnTo>
                                <a:close/>
                              </a:path>
                            </a:pathLst>
                          </a:custGeom>
                          <a:solidFill>
                            <a:srgbClr val="6c6d71"/>
                          </a:solidFill>
                          <a:ln>
                            <a:noFill/>
                          </a:ln>
                        </wps:spPr>
                        <wps:style>
                          <a:lnRef idx="0"/>
                          <a:fillRef idx="0"/>
                          <a:effectRef idx="0"/>
                          <a:fontRef idx="minor"/>
                        </wps:style>
                        <wps:bodyPr/>
                      </wps:wsp>
                      <wps:wsp>
                        <wps:cNvSpPr/>
                        <wps:spPr>
                          <a:xfrm>
                            <a:off x="4682520" y="3371760"/>
                            <a:ext cx="316080" cy="133200"/>
                          </a:xfrm>
                          <a:custGeom>
                            <a:avLst/>
                            <a:gdLst/>
                            <a:ahLst/>
                            <a:rect l="l" t="t" r="r" b="b"/>
                            <a:pathLst>
                              <a:path w="333083" h="136220">
                                <a:moveTo>
                                  <a:pt x="0" y="0"/>
                                </a:moveTo>
                                <a:lnTo>
                                  <a:pt x="333083" y="0"/>
                                </a:lnTo>
                                <a:lnTo>
                                  <a:pt x="331394" y="136220"/>
                                </a:lnTo>
                                <a:lnTo>
                                  <a:pt x="21946" y="136220"/>
                                </a:lnTo>
                                <a:lnTo>
                                  <a:pt x="0" y="0"/>
                                </a:lnTo>
                                <a:close/>
                              </a:path>
                            </a:pathLst>
                          </a:custGeom>
                          <a:solidFill>
                            <a:srgbClr val="6c6d71"/>
                          </a:solidFill>
                          <a:ln>
                            <a:noFill/>
                          </a:ln>
                        </wps:spPr>
                        <wps:style>
                          <a:lnRef idx="0"/>
                          <a:fillRef idx="0"/>
                          <a:effectRef idx="0"/>
                          <a:fontRef idx="minor"/>
                        </wps:style>
                        <wps:bodyPr/>
                      </wps:wsp>
                      <wps:wsp>
                        <wps:cNvSpPr/>
                        <wps:spPr>
                          <a:xfrm>
                            <a:off x="1367640" y="2692440"/>
                            <a:ext cx="319320" cy="154800"/>
                          </a:xfrm>
                          <a:custGeom>
                            <a:avLst/>
                            <a:gdLst/>
                            <a:ahLst/>
                            <a:rect l="l" t="t" r="r" b="b"/>
                            <a:pathLst>
                              <a:path w="337439" h="158229">
                                <a:moveTo>
                                  <a:pt x="0" y="0"/>
                                </a:moveTo>
                                <a:lnTo>
                                  <a:pt x="328714" y="0"/>
                                </a:lnTo>
                                <a:lnTo>
                                  <a:pt x="337439" y="68504"/>
                                </a:lnTo>
                                <a:lnTo>
                                  <a:pt x="328714" y="158229"/>
                                </a:lnTo>
                                <a:lnTo>
                                  <a:pt x="0" y="158229"/>
                                </a:lnTo>
                                <a:lnTo>
                                  <a:pt x="0" y="0"/>
                                </a:lnTo>
                                <a:close/>
                              </a:path>
                            </a:pathLst>
                          </a:custGeom>
                          <a:solidFill>
                            <a:srgbClr val="6c6d71"/>
                          </a:solidFill>
                          <a:ln>
                            <a:noFill/>
                          </a:ln>
                        </wps:spPr>
                        <wps:style>
                          <a:lnRef idx="0"/>
                          <a:fillRef idx="0"/>
                          <a:effectRef idx="0"/>
                          <a:fontRef idx="minor"/>
                        </wps:style>
                        <wps:bodyPr/>
                      </wps:wsp>
                      <wps:wsp>
                        <wps:cNvSpPr/>
                        <wps:spPr>
                          <a:xfrm>
                            <a:off x="1367640" y="2923560"/>
                            <a:ext cx="319320" cy="137160"/>
                          </a:xfrm>
                          <a:custGeom>
                            <a:avLst/>
                            <a:gdLst/>
                            <a:ahLst/>
                            <a:rect l="l" t="t" r="r" b="b"/>
                            <a:pathLst>
                              <a:path w="337439" h="140602">
                                <a:moveTo>
                                  <a:pt x="328714" y="0"/>
                                </a:moveTo>
                                <a:lnTo>
                                  <a:pt x="337439" y="57048"/>
                                </a:lnTo>
                                <a:lnTo>
                                  <a:pt x="328714" y="140602"/>
                                </a:lnTo>
                                <a:lnTo>
                                  <a:pt x="0" y="140602"/>
                                </a:lnTo>
                                <a:lnTo>
                                  <a:pt x="0" y="4381"/>
                                </a:lnTo>
                                <a:lnTo>
                                  <a:pt x="328714" y="0"/>
                                </a:lnTo>
                                <a:close/>
                              </a:path>
                            </a:pathLst>
                          </a:custGeom>
                          <a:solidFill>
                            <a:srgbClr val="6c6d71"/>
                          </a:solidFill>
                          <a:ln>
                            <a:noFill/>
                          </a:ln>
                        </wps:spPr>
                        <wps:style>
                          <a:lnRef idx="0"/>
                          <a:fillRef idx="0"/>
                          <a:effectRef idx="0"/>
                          <a:fontRef idx="minor"/>
                        </wps:style>
                        <wps:bodyPr/>
                      </wps:wsp>
                      <wps:wsp>
                        <wps:cNvSpPr/>
                        <wps:spPr>
                          <a:xfrm>
                            <a:off x="4398480" y="2923560"/>
                            <a:ext cx="607680" cy="141120"/>
                          </a:xfrm>
                          <a:custGeom>
                            <a:avLst/>
                            <a:gdLst/>
                            <a:ahLst/>
                            <a:rect l="l" t="t" r="r" b="b"/>
                            <a:pathLst>
                              <a:path w="638835" h="143967">
                                <a:moveTo>
                                  <a:pt x="21044" y="0"/>
                                </a:moveTo>
                                <a:lnTo>
                                  <a:pt x="638835" y="7747"/>
                                </a:lnTo>
                                <a:lnTo>
                                  <a:pt x="638835" y="143967"/>
                                </a:lnTo>
                                <a:lnTo>
                                  <a:pt x="14440" y="143967"/>
                                </a:lnTo>
                                <a:lnTo>
                                  <a:pt x="0" y="75235"/>
                                </a:lnTo>
                                <a:lnTo>
                                  <a:pt x="21044" y="0"/>
                                </a:lnTo>
                                <a:close/>
                              </a:path>
                            </a:pathLst>
                          </a:custGeom>
                          <a:solidFill>
                            <a:srgbClr val="6c6d71"/>
                          </a:solidFill>
                          <a:ln>
                            <a:noFill/>
                          </a:ln>
                        </wps:spPr>
                        <wps:style>
                          <a:lnRef idx="0"/>
                          <a:fillRef idx="0"/>
                          <a:effectRef idx="0"/>
                          <a:fontRef idx="minor"/>
                        </wps:style>
                        <wps:bodyPr/>
                      </wps:wsp>
                      <wps:wsp>
                        <wps:cNvSpPr/>
                        <wps:spPr>
                          <a:xfrm>
                            <a:off x="4383360" y="2692440"/>
                            <a:ext cx="622800" cy="154800"/>
                          </a:xfrm>
                          <a:custGeom>
                            <a:avLst/>
                            <a:gdLst/>
                            <a:ahLst/>
                            <a:rect l="l" t="t" r="r" b="b"/>
                            <a:pathLst>
                              <a:path w="654406" h="158229">
                                <a:moveTo>
                                  <a:pt x="14555" y="0"/>
                                </a:moveTo>
                                <a:lnTo>
                                  <a:pt x="654406" y="0"/>
                                </a:lnTo>
                                <a:lnTo>
                                  <a:pt x="654406" y="158229"/>
                                </a:lnTo>
                                <a:lnTo>
                                  <a:pt x="14555" y="158229"/>
                                </a:lnTo>
                                <a:lnTo>
                                  <a:pt x="0" y="84557"/>
                                </a:lnTo>
                                <a:lnTo>
                                  <a:pt x="14555" y="0"/>
                                </a:lnTo>
                                <a:close/>
                              </a:path>
                            </a:pathLst>
                          </a:custGeom>
                          <a:solidFill>
                            <a:srgbClr val="6c6d71"/>
                          </a:solidFill>
                          <a:ln>
                            <a:noFill/>
                          </a:ln>
                        </wps:spPr>
                        <wps:style>
                          <a:lnRef idx="0"/>
                          <a:fillRef idx="0"/>
                          <a:effectRef idx="0"/>
                          <a:fontRef idx="minor"/>
                        </wps:style>
                        <wps:bodyPr/>
                      </wps:wsp>
                      <wps:wsp>
                        <wps:cNvSpPr/>
                        <wps:spPr>
                          <a:xfrm>
                            <a:off x="1359360" y="2483640"/>
                            <a:ext cx="3638520" cy="140400"/>
                          </a:xfrm>
                          <a:custGeom>
                            <a:avLst/>
                            <a:gdLst/>
                            <a:ahLst/>
                            <a:rect l="l" t="t" r="r" b="b"/>
                            <a:pathLst>
                              <a:path w="3803816" h="143509">
                                <a:moveTo>
                                  <a:pt x="0" y="0"/>
                                </a:moveTo>
                                <a:lnTo>
                                  <a:pt x="157751" y="0"/>
                                </a:lnTo>
                                <a:lnTo>
                                  <a:pt x="157751" y="143509"/>
                                </a:lnTo>
                                <a:lnTo>
                                  <a:pt x="311140" y="143509"/>
                                </a:lnTo>
                                <a:lnTo>
                                  <a:pt x="311140" y="0"/>
                                </a:lnTo>
                                <a:lnTo>
                                  <a:pt x="473253" y="0"/>
                                </a:lnTo>
                                <a:lnTo>
                                  <a:pt x="473253" y="143509"/>
                                </a:lnTo>
                                <a:lnTo>
                                  <a:pt x="622267" y="143509"/>
                                </a:lnTo>
                                <a:lnTo>
                                  <a:pt x="622267" y="0"/>
                                </a:lnTo>
                                <a:lnTo>
                                  <a:pt x="784380" y="0"/>
                                </a:lnTo>
                                <a:lnTo>
                                  <a:pt x="784380" y="143509"/>
                                </a:lnTo>
                                <a:lnTo>
                                  <a:pt x="946620" y="143509"/>
                                </a:lnTo>
                                <a:lnTo>
                                  <a:pt x="946620" y="0"/>
                                </a:lnTo>
                                <a:lnTo>
                                  <a:pt x="1104371" y="0"/>
                                </a:lnTo>
                                <a:lnTo>
                                  <a:pt x="1104371" y="143509"/>
                                </a:lnTo>
                                <a:lnTo>
                                  <a:pt x="1257747" y="143509"/>
                                </a:lnTo>
                                <a:lnTo>
                                  <a:pt x="1257747" y="0"/>
                                </a:lnTo>
                                <a:lnTo>
                                  <a:pt x="1415499" y="0"/>
                                </a:lnTo>
                                <a:lnTo>
                                  <a:pt x="1415499" y="143509"/>
                                </a:lnTo>
                                <a:lnTo>
                                  <a:pt x="1564512" y="143509"/>
                                </a:lnTo>
                                <a:lnTo>
                                  <a:pt x="1564512" y="0"/>
                                </a:lnTo>
                                <a:lnTo>
                                  <a:pt x="1731001" y="0"/>
                                </a:lnTo>
                                <a:lnTo>
                                  <a:pt x="1731001" y="143509"/>
                                </a:lnTo>
                                <a:lnTo>
                                  <a:pt x="1880014" y="143509"/>
                                </a:lnTo>
                                <a:lnTo>
                                  <a:pt x="1880014" y="0"/>
                                </a:lnTo>
                                <a:lnTo>
                                  <a:pt x="2046502" y="0"/>
                                </a:lnTo>
                                <a:lnTo>
                                  <a:pt x="2046502" y="143509"/>
                                </a:lnTo>
                                <a:lnTo>
                                  <a:pt x="2199891" y="143509"/>
                                </a:lnTo>
                                <a:lnTo>
                                  <a:pt x="2199891" y="0"/>
                                </a:lnTo>
                                <a:lnTo>
                                  <a:pt x="2362005" y="0"/>
                                </a:lnTo>
                                <a:lnTo>
                                  <a:pt x="2362005" y="143509"/>
                                </a:lnTo>
                                <a:lnTo>
                                  <a:pt x="2528594" y="143509"/>
                                </a:lnTo>
                                <a:lnTo>
                                  <a:pt x="2528594" y="0"/>
                                </a:lnTo>
                                <a:lnTo>
                                  <a:pt x="2681983" y="0"/>
                                </a:lnTo>
                                <a:lnTo>
                                  <a:pt x="2681983" y="143509"/>
                                </a:lnTo>
                                <a:lnTo>
                                  <a:pt x="2830997" y="143509"/>
                                </a:lnTo>
                                <a:lnTo>
                                  <a:pt x="2830997" y="0"/>
                                </a:lnTo>
                                <a:lnTo>
                                  <a:pt x="2993123" y="0"/>
                                </a:lnTo>
                                <a:lnTo>
                                  <a:pt x="2993123" y="143509"/>
                                </a:lnTo>
                                <a:lnTo>
                                  <a:pt x="3150874" y="143509"/>
                                </a:lnTo>
                                <a:lnTo>
                                  <a:pt x="3150874" y="0"/>
                                </a:lnTo>
                                <a:lnTo>
                                  <a:pt x="3308625" y="0"/>
                                </a:lnTo>
                                <a:lnTo>
                                  <a:pt x="3308625" y="143509"/>
                                </a:lnTo>
                                <a:lnTo>
                                  <a:pt x="3462001" y="143509"/>
                                </a:lnTo>
                                <a:lnTo>
                                  <a:pt x="3462001" y="0"/>
                                </a:lnTo>
                                <a:lnTo>
                                  <a:pt x="3615390" y="0"/>
                                </a:lnTo>
                                <a:lnTo>
                                  <a:pt x="3615390" y="143509"/>
                                </a:lnTo>
                                <a:lnTo>
                                  <a:pt x="3768766" y="143509"/>
                                </a:lnTo>
                                <a:lnTo>
                                  <a:pt x="3768766" y="0"/>
                                </a:lnTo>
                                <a:lnTo>
                                  <a:pt x="3803816" y="0"/>
                                </a:lnTo>
                              </a:path>
                            </a:pathLst>
                          </a:custGeom>
                          <a:noFill/>
                          <a:ln w="8280">
                            <a:solidFill>
                              <a:srgbClr val="ffffff"/>
                            </a:solidFill>
                          </a:ln>
                        </wps:spPr>
                        <wps:style>
                          <a:lnRef idx="1"/>
                          <a:fillRef idx="0"/>
                          <a:effectRef idx="0"/>
                          <a:fontRef idx="minor"/>
                        </wps:style>
                        <wps:bodyPr/>
                      </wps:wsp>
                      <wps:wsp>
                        <wps:cNvSpPr/>
                        <wps:spPr>
                          <a:xfrm>
                            <a:off x="1342440" y="265572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363320" y="2692440"/>
                            <a:ext cx="3638520" cy="154800"/>
                          </a:xfrm>
                          <a:custGeom>
                            <a:avLst/>
                            <a:gdLst/>
                            <a:ahLst/>
                            <a:rect l="l" t="t" r="r" b="b"/>
                            <a:pathLst>
                              <a:path w="3803816" h="158225">
                                <a:moveTo>
                                  <a:pt x="0" y="0"/>
                                </a:moveTo>
                                <a:lnTo>
                                  <a:pt x="333078" y="0"/>
                                </a:lnTo>
                                <a:lnTo>
                                  <a:pt x="354914" y="158225"/>
                                </a:lnTo>
                                <a:lnTo>
                                  <a:pt x="631004" y="158225"/>
                                </a:lnTo>
                                <a:lnTo>
                                  <a:pt x="657317" y="0"/>
                                </a:lnTo>
                                <a:lnTo>
                                  <a:pt x="950983" y="0"/>
                                </a:lnTo>
                                <a:lnTo>
                                  <a:pt x="968444" y="158225"/>
                                </a:lnTo>
                                <a:lnTo>
                                  <a:pt x="1568887" y="158225"/>
                                </a:lnTo>
                                <a:lnTo>
                                  <a:pt x="1599563" y="0"/>
                                </a:lnTo>
                                <a:lnTo>
                                  <a:pt x="1893114" y="0"/>
                                </a:lnTo>
                                <a:lnTo>
                                  <a:pt x="1910689" y="158225"/>
                                </a:lnTo>
                                <a:lnTo>
                                  <a:pt x="2826520" y="158225"/>
                                </a:lnTo>
                                <a:lnTo>
                                  <a:pt x="2857196" y="0"/>
                                </a:lnTo>
                                <a:lnTo>
                                  <a:pt x="3142137" y="0"/>
                                </a:lnTo>
                                <a:lnTo>
                                  <a:pt x="3163973" y="158225"/>
                                </a:lnTo>
                                <a:lnTo>
                                  <a:pt x="3803816" y="158225"/>
                                </a:lnTo>
                              </a:path>
                            </a:pathLst>
                          </a:custGeom>
                          <a:noFill/>
                          <a:ln w="8280">
                            <a:solidFill>
                              <a:srgbClr val="ffffff"/>
                            </a:solidFill>
                          </a:ln>
                        </wps:spPr>
                        <wps:style>
                          <a:lnRef idx="1"/>
                          <a:fillRef idx="0"/>
                          <a:effectRef idx="0"/>
                          <a:fontRef idx="minor"/>
                        </wps:style>
                        <wps:bodyPr/>
                      </wps:wsp>
                      <wps:wsp>
                        <wps:cNvSpPr/>
                        <wps:spPr>
                          <a:xfrm>
                            <a:off x="1363320" y="2692440"/>
                            <a:ext cx="3638520" cy="154800"/>
                          </a:xfrm>
                          <a:custGeom>
                            <a:avLst/>
                            <a:gdLst/>
                            <a:ahLst/>
                            <a:rect l="l" t="t" r="r" b="b"/>
                            <a:pathLst>
                              <a:path w="3803816" h="158225">
                                <a:moveTo>
                                  <a:pt x="0" y="158225"/>
                                </a:moveTo>
                                <a:lnTo>
                                  <a:pt x="333078" y="158225"/>
                                </a:lnTo>
                                <a:lnTo>
                                  <a:pt x="354914" y="0"/>
                                </a:lnTo>
                                <a:lnTo>
                                  <a:pt x="631004" y="0"/>
                                </a:lnTo>
                                <a:lnTo>
                                  <a:pt x="657317" y="158225"/>
                                </a:lnTo>
                                <a:lnTo>
                                  <a:pt x="950983" y="158225"/>
                                </a:lnTo>
                                <a:lnTo>
                                  <a:pt x="968444" y="0"/>
                                </a:lnTo>
                                <a:lnTo>
                                  <a:pt x="1568887" y="0"/>
                                </a:lnTo>
                                <a:lnTo>
                                  <a:pt x="1599563" y="158225"/>
                                </a:lnTo>
                                <a:lnTo>
                                  <a:pt x="1893114" y="158225"/>
                                </a:lnTo>
                                <a:lnTo>
                                  <a:pt x="1910689" y="0"/>
                                </a:lnTo>
                                <a:lnTo>
                                  <a:pt x="2826520" y="0"/>
                                </a:lnTo>
                                <a:lnTo>
                                  <a:pt x="2857196" y="158225"/>
                                </a:lnTo>
                                <a:lnTo>
                                  <a:pt x="3142137" y="158225"/>
                                </a:lnTo>
                                <a:lnTo>
                                  <a:pt x="3163973" y="0"/>
                                </a:lnTo>
                                <a:lnTo>
                                  <a:pt x="3803816" y="0"/>
                                </a:lnTo>
                              </a:path>
                            </a:pathLst>
                          </a:custGeom>
                          <a:noFill/>
                          <a:ln w="8280">
                            <a:solidFill>
                              <a:srgbClr val="ffffff"/>
                            </a:solidFill>
                          </a:ln>
                        </wps:spPr>
                        <wps:style>
                          <a:lnRef idx="1"/>
                          <a:fillRef idx="0"/>
                          <a:effectRef idx="0"/>
                          <a:fontRef idx="minor"/>
                        </wps:style>
                        <wps:bodyPr/>
                      </wps:wsp>
                      <wps:wsp>
                        <wps:cNvSpPr/>
                        <wps:spPr>
                          <a:xfrm>
                            <a:off x="1363320" y="2932560"/>
                            <a:ext cx="3642840" cy="132120"/>
                          </a:xfrm>
                          <a:custGeom>
                            <a:avLst/>
                            <a:gdLst/>
                            <a:ahLst/>
                            <a:rect l="l" t="t" r="r" b="b"/>
                            <a:pathLst>
                              <a:path w="3808178" h="135089">
                                <a:moveTo>
                                  <a:pt x="0" y="135089"/>
                                </a:moveTo>
                                <a:lnTo>
                                  <a:pt x="333078" y="135089"/>
                                </a:lnTo>
                                <a:lnTo>
                                  <a:pt x="354914" y="0"/>
                                </a:lnTo>
                                <a:lnTo>
                                  <a:pt x="3155464" y="0"/>
                                </a:lnTo>
                                <a:lnTo>
                                  <a:pt x="3183781" y="135089"/>
                                </a:lnTo>
                                <a:lnTo>
                                  <a:pt x="3808178" y="135089"/>
                                </a:lnTo>
                              </a:path>
                            </a:pathLst>
                          </a:custGeom>
                          <a:noFill/>
                          <a:ln w="8280">
                            <a:solidFill>
                              <a:srgbClr val="ffffff"/>
                            </a:solidFill>
                          </a:ln>
                        </wps:spPr>
                        <wps:style>
                          <a:lnRef idx="1"/>
                          <a:fillRef idx="0"/>
                          <a:effectRef idx="0"/>
                          <a:fontRef idx="minor"/>
                        </wps:style>
                        <wps:bodyPr/>
                      </wps:wsp>
                      <wps:wsp>
                        <wps:cNvSpPr/>
                        <wps:spPr>
                          <a:xfrm>
                            <a:off x="1363320" y="2930400"/>
                            <a:ext cx="3642840" cy="133920"/>
                          </a:xfrm>
                          <a:custGeom>
                            <a:avLst/>
                            <a:gdLst/>
                            <a:ahLst/>
                            <a:rect l="l" t="t" r="r" b="b"/>
                            <a:pathLst>
                              <a:path w="3808178" h="137340">
                                <a:moveTo>
                                  <a:pt x="0" y="2251"/>
                                </a:moveTo>
                                <a:lnTo>
                                  <a:pt x="333078" y="2251"/>
                                </a:lnTo>
                                <a:lnTo>
                                  <a:pt x="354914" y="137340"/>
                                </a:lnTo>
                                <a:lnTo>
                                  <a:pt x="3153334" y="137340"/>
                                </a:lnTo>
                                <a:lnTo>
                                  <a:pt x="3185353" y="0"/>
                                </a:lnTo>
                                <a:lnTo>
                                  <a:pt x="3808178" y="2251"/>
                                </a:lnTo>
                              </a:path>
                            </a:pathLst>
                          </a:custGeom>
                          <a:noFill/>
                          <a:ln w="8280">
                            <a:solidFill>
                              <a:srgbClr val="ffffff"/>
                            </a:solidFill>
                          </a:ln>
                        </wps:spPr>
                        <wps:style>
                          <a:lnRef idx="1"/>
                          <a:fillRef idx="0"/>
                          <a:effectRef idx="0"/>
                          <a:fontRef idx="minor"/>
                        </wps:style>
                        <wps:bodyPr/>
                      </wps:wsp>
                      <wps:wsp>
                        <wps:cNvSpPr/>
                        <wps:spPr>
                          <a:xfrm>
                            <a:off x="1355040" y="3139560"/>
                            <a:ext cx="3626640" cy="141480"/>
                          </a:xfrm>
                          <a:custGeom>
                            <a:avLst/>
                            <a:gdLst/>
                            <a:ahLst/>
                            <a:rect l="l" t="t" r="r" b="b"/>
                            <a:pathLst>
                              <a:path w="3790717" h="144972">
                                <a:moveTo>
                                  <a:pt x="0" y="4376"/>
                                </a:moveTo>
                                <a:lnTo>
                                  <a:pt x="170965" y="4376"/>
                                </a:lnTo>
                                <a:lnTo>
                                  <a:pt x="188426" y="144972"/>
                                </a:lnTo>
                                <a:lnTo>
                                  <a:pt x="337440" y="144972"/>
                                </a:lnTo>
                                <a:lnTo>
                                  <a:pt x="363753" y="17514"/>
                                </a:lnTo>
                                <a:lnTo>
                                  <a:pt x="959720" y="17514"/>
                                </a:lnTo>
                                <a:lnTo>
                                  <a:pt x="981658" y="144972"/>
                                </a:lnTo>
                                <a:lnTo>
                                  <a:pt x="1266485" y="144972"/>
                                </a:lnTo>
                                <a:lnTo>
                                  <a:pt x="1288423" y="0"/>
                                </a:lnTo>
                                <a:lnTo>
                                  <a:pt x="3163973" y="0"/>
                                </a:lnTo>
                                <a:lnTo>
                                  <a:pt x="3185911" y="144972"/>
                                </a:lnTo>
                                <a:lnTo>
                                  <a:pt x="3790717" y="144972"/>
                                </a:lnTo>
                              </a:path>
                            </a:pathLst>
                          </a:custGeom>
                          <a:noFill/>
                          <a:ln w="8280">
                            <a:solidFill>
                              <a:srgbClr val="ffffff"/>
                            </a:solidFill>
                          </a:ln>
                        </wps:spPr>
                        <wps:style>
                          <a:lnRef idx="1"/>
                          <a:fillRef idx="0"/>
                          <a:effectRef idx="0"/>
                          <a:fontRef idx="minor"/>
                        </wps:style>
                        <wps:bodyPr/>
                      </wps:wsp>
                      <wps:wsp>
                        <wps:cNvSpPr/>
                        <wps:spPr>
                          <a:xfrm>
                            <a:off x="1367640" y="3284280"/>
                            <a:ext cx="164520" cy="720"/>
                          </a:xfrm>
                          <a:custGeom>
                            <a:avLst/>
                            <a:gdLst/>
                            <a:ahLst/>
                            <a:rect l="l" t="t" r="r" b="b"/>
                            <a:pathLst>
                              <a:path w="175327" h="0">
                                <a:moveTo>
                                  <a:pt x="175327" y="0"/>
                                </a:moveTo>
                                <a:lnTo>
                                  <a:pt x="0" y="0"/>
                                </a:lnTo>
                              </a:path>
                            </a:pathLst>
                          </a:custGeom>
                          <a:noFill/>
                          <a:ln w="8280">
                            <a:solidFill>
                              <a:srgbClr val="ffffff"/>
                            </a:solidFill>
                          </a:ln>
                        </wps:spPr>
                        <wps:style>
                          <a:lnRef idx="1"/>
                          <a:fillRef idx="0"/>
                          <a:effectRef idx="0"/>
                          <a:fontRef idx="minor"/>
                        </wps:style>
                        <wps:bodyPr/>
                      </wps:wsp>
                      <wps:wsp>
                        <wps:cNvSpPr/>
                        <wps:spPr>
                          <a:xfrm>
                            <a:off x="1359360" y="3371760"/>
                            <a:ext cx="3646800" cy="133200"/>
                          </a:xfrm>
                          <a:custGeom>
                            <a:avLst/>
                            <a:gdLst/>
                            <a:ahLst/>
                            <a:rect l="l" t="t" r="r" b="b"/>
                            <a:pathLst>
                              <a:path w="3812553" h="136221">
                                <a:moveTo>
                                  <a:pt x="0" y="136221"/>
                                </a:moveTo>
                                <a:lnTo>
                                  <a:pt x="162113" y="136221"/>
                                </a:lnTo>
                                <a:lnTo>
                                  <a:pt x="184064" y="0"/>
                                </a:lnTo>
                                <a:lnTo>
                                  <a:pt x="1906328" y="0"/>
                                </a:lnTo>
                                <a:lnTo>
                                  <a:pt x="1919427" y="136221"/>
                                </a:lnTo>
                                <a:lnTo>
                                  <a:pt x="2550545" y="136221"/>
                                </a:lnTo>
                                <a:lnTo>
                                  <a:pt x="2568007" y="0"/>
                                </a:lnTo>
                                <a:lnTo>
                                  <a:pt x="3470738" y="0"/>
                                </a:lnTo>
                                <a:lnTo>
                                  <a:pt x="3492676" y="136221"/>
                                </a:lnTo>
                                <a:lnTo>
                                  <a:pt x="3812553" y="136221"/>
                                </a:lnTo>
                              </a:path>
                            </a:pathLst>
                          </a:custGeom>
                          <a:noFill/>
                          <a:ln w="8280">
                            <a:solidFill>
                              <a:srgbClr val="ffffff"/>
                            </a:solidFill>
                          </a:ln>
                        </wps:spPr>
                        <wps:style>
                          <a:lnRef idx="1"/>
                          <a:fillRef idx="0"/>
                          <a:effectRef idx="0"/>
                          <a:fontRef idx="minor"/>
                        </wps:style>
                        <wps:bodyPr/>
                      </wps:wsp>
                      <wps:wsp>
                        <wps:cNvSpPr/>
                        <wps:spPr>
                          <a:xfrm>
                            <a:off x="1359360" y="3372480"/>
                            <a:ext cx="172800" cy="720"/>
                          </a:xfrm>
                          <a:custGeom>
                            <a:avLst/>
                            <a:gdLst/>
                            <a:ahLst/>
                            <a:rect l="l" t="t" r="r" b="b"/>
                            <a:pathLst>
                              <a:path w="184064" h="0">
                                <a:moveTo>
                                  <a:pt x="184064" y="0"/>
                                </a:moveTo>
                                <a:lnTo>
                                  <a:pt x="0" y="0"/>
                                </a:lnTo>
                              </a:path>
                            </a:pathLst>
                          </a:custGeom>
                          <a:noFill/>
                          <a:ln w="8280">
                            <a:solidFill>
                              <a:srgbClr val="ffffff"/>
                            </a:solidFill>
                          </a:ln>
                        </wps:spPr>
                        <wps:style>
                          <a:lnRef idx="1"/>
                          <a:fillRef idx="0"/>
                          <a:effectRef idx="0"/>
                          <a:fontRef idx="minor"/>
                        </wps:style>
                        <wps:bodyPr/>
                      </wps:wsp>
                      <wps:wsp>
                        <wps:cNvSpPr/>
                        <wps:spPr>
                          <a:xfrm>
                            <a:off x="4682520" y="3371760"/>
                            <a:ext cx="316080" cy="720"/>
                          </a:xfrm>
                          <a:custGeom>
                            <a:avLst/>
                            <a:gdLst/>
                            <a:ahLst/>
                            <a:rect l="l" t="t" r="r" b="b"/>
                            <a:pathLst>
                              <a:path w="333078" h="0">
                                <a:moveTo>
                                  <a:pt x="0" y="0"/>
                                </a:moveTo>
                                <a:lnTo>
                                  <a:pt x="333078" y="0"/>
                                </a:lnTo>
                              </a:path>
                            </a:pathLst>
                          </a:custGeom>
                          <a:noFill/>
                          <a:ln w="8280">
                            <a:solidFill>
                              <a:srgbClr val="ffffff"/>
                            </a:solidFill>
                          </a:ln>
                        </wps:spPr>
                        <wps:style>
                          <a:lnRef idx="1"/>
                          <a:fillRef idx="0"/>
                          <a:effectRef idx="0"/>
                          <a:fontRef idx="minor"/>
                        </wps:style>
                        <wps:bodyPr/>
                      </wps:wsp>
                      <wps:wsp>
                        <wps:cNvSpPr/>
                        <wps:spPr>
                          <a:xfrm>
                            <a:off x="1363320" y="3592080"/>
                            <a:ext cx="3638520" cy="135360"/>
                          </a:xfrm>
                          <a:custGeom>
                            <a:avLst/>
                            <a:gdLst/>
                            <a:ahLst/>
                            <a:rect l="l" t="t" r="r" b="b"/>
                            <a:pathLst>
                              <a:path w="3803816" h="138460">
                                <a:moveTo>
                                  <a:pt x="0" y="138460"/>
                                </a:moveTo>
                                <a:lnTo>
                                  <a:pt x="2848471" y="138460"/>
                                </a:lnTo>
                                <a:lnTo>
                                  <a:pt x="2870409" y="0"/>
                                </a:lnTo>
                                <a:lnTo>
                                  <a:pt x="3163973" y="0"/>
                                </a:lnTo>
                                <a:lnTo>
                                  <a:pt x="3185911" y="138460"/>
                                </a:lnTo>
                                <a:lnTo>
                                  <a:pt x="3803816" y="138460"/>
                                </a:lnTo>
                              </a:path>
                            </a:pathLst>
                          </a:custGeom>
                          <a:noFill/>
                          <a:ln w="8280">
                            <a:solidFill>
                              <a:srgbClr val="ffffff"/>
                            </a:solidFill>
                          </a:ln>
                        </wps:spPr>
                        <wps:style>
                          <a:lnRef idx="1"/>
                          <a:fillRef idx="0"/>
                          <a:effectRef idx="0"/>
                          <a:fontRef idx="minor"/>
                        </wps:style>
                        <wps:bodyPr/>
                      </wps:wsp>
                      <wps:wsp>
                        <wps:cNvSpPr/>
                        <wps:spPr>
                          <a:xfrm>
                            <a:off x="1342440" y="289764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342440" y="310824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342440" y="332820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342440" y="356112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342440" y="3767400"/>
                            <a:ext cx="3659400" cy="720"/>
                          </a:xfrm>
                          <a:custGeom>
                            <a:avLst/>
                            <a:gdLst/>
                            <a:ahLst/>
                            <a:rect l="l" t="t" r="r" b="b"/>
                            <a:pathLst>
                              <a:path w="3825754" h="0">
                                <a:moveTo>
                                  <a:pt x="0" y="0"/>
                                </a:moveTo>
                                <a:lnTo>
                                  <a:pt x="3825754" y="0"/>
                                </a:lnTo>
                              </a:path>
                            </a:pathLst>
                          </a:custGeom>
                          <a:noFill/>
                          <a:ln w="8280">
                            <a:solidFill>
                              <a:srgbClr val="ffffff"/>
                            </a:solidFill>
                          </a:ln>
                        </wps:spPr>
                        <wps:style>
                          <a:lnRef idx="1"/>
                          <a:fillRef idx="0"/>
                          <a:effectRef idx="0"/>
                          <a:fontRef idx="minor"/>
                        </wps:style>
                        <wps:bodyPr/>
                      </wps:wsp>
                      <wps:wsp>
                        <wps:cNvSpPr/>
                        <wps:spPr>
                          <a:xfrm>
                            <a:off x="1724040" y="2752200"/>
                            <a:ext cx="29412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旗</w:t>
                              </w:r>
                            </w:p>
                          </w:txbxContent>
                        </wps:txbx>
                        <wps:bodyPr lIns="0" rIns="0" tIns="0" bIns="0">
                          <a:noAutofit/>
                        </wps:bodyPr>
                      </wps:wsp>
                      <wps:wsp>
                        <wps:cNvSpPr/>
                        <wps:spPr>
                          <a:xfrm>
                            <a:off x="1338480" y="2016000"/>
                            <a:ext cx="126432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追加的目标设备</w:t>
                              </w:r>
                            </w:p>
                          </w:txbxContent>
                        </wps:txbx>
                        <wps:bodyPr lIns="0" rIns="0" tIns="0" bIns="0">
                          <a:noAutofit/>
                        </wps:bodyPr>
                      </wps:wsp>
                      <wps:wsp>
                        <wps:cNvSpPr/>
                        <wps:spPr>
                          <a:xfrm>
                            <a:off x="1477080" y="2124000"/>
                            <a:ext cx="87768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旗帜 （5xxx_xxxxh）</w:t>
                              </w:r>
                            </w:p>
                          </w:txbxContent>
                        </wps:txbx>
                        <wps:bodyPr lIns="0" rIns="0" tIns="0" bIns="0">
                          <a:noAutofit/>
                        </wps:bodyPr>
                      </wps:wsp>
                      <wps:wsp>
                        <wps:cNvSpPr/>
                        <wps:spPr>
                          <a:xfrm>
                            <a:off x="284400" y="2521080"/>
                            <a:ext cx="1317600" cy="121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s_axis_s2mm_sts_aclk</w:t>
                              </w:r>
                            </w:p>
                          </w:txbxContent>
                        </wps:txbx>
                        <wps:bodyPr lIns="0" rIns="0" tIns="0" bIns="0">
                          <a:noAutofit/>
                        </wps:bodyPr>
                      </wps:wsp>
                      <wps:wsp>
                        <wps:cNvSpPr/>
                        <wps:spPr>
                          <a:xfrm>
                            <a:off x="0" y="2743200"/>
                            <a:ext cx="1695600" cy="121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s_axis_s2mm_sts_tdata[31：0]</w:t>
                              </w:r>
                            </w:p>
                          </w:txbxContent>
                        </wps:txbx>
                        <wps:bodyPr lIns="0" rIns="0" tIns="0" bIns="0">
                          <a:noAutofit/>
                        </wps:bodyPr>
                      </wps:wsp>
                      <wps:wsp>
                        <wps:cNvSpPr/>
                        <wps:spPr>
                          <a:xfrm>
                            <a:off x="32400" y="2965320"/>
                            <a:ext cx="1652400" cy="121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s_axis_s2mm_sts_tkeep[3：0]</w:t>
                              </w:r>
                            </w:p>
                          </w:txbxContent>
                        </wps:txbx>
                        <wps:bodyPr lIns="0" rIns="0" tIns="0" bIns="0">
                          <a:noAutofit/>
                        </wps:bodyPr>
                      </wps:wsp>
                      <wps:wsp>
                        <wps:cNvSpPr/>
                        <wps:spPr>
                          <a:xfrm>
                            <a:off x="231120" y="3187800"/>
                            <a:ext cx="1388880" cy="121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s_axis_s2mm_sts_tvalid</w:t>
                              </w:r>
                            </w:p>
                          </w:txbxContent>
                        </wps:txbx>
                        <wps:bodyPr lIns="0" rIns="0" tIns="0" bIns="0">
                          <a:noAutofit/>
                        </wps:bodyPr>
                      </wps:wsp>
                      <wps:wsp>
                        <wps:cNvSpPr/>
                        <wps:spPr>
                          <a:xfrm>
                            <a:off x="187920" y="3410640"/>
                            <a:ext cx="1445760" cy="121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s_axis_s2mm_sts_tready</w:t>
                              </w:r>
                            </w:p>
                          </w:txbxContent>
                        </wps:txbx>
                        <wps:bodyPr lIns="0" rIns="0" tIns="0" bIns="0">
                          <a:noAutofit/>
                        </wps:bodyPr>
                      </wps:wsp>
                      <wps:wsp>
                        <wps:cNvSpPr/>
                        <wps:spPr>
                          <a:xfrm>
                            <a:off x="278640" y="3632760"/>
                            <a:ext cx="1324440" cy="1213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s_axis_s2mm_sts_tlast</w:t>
                              </w:r>
                            </w:p>
                          </w:txbxContent>
                        </wps:txbx>
                        <wps:bodyPr lIns="0" rIns="0" tIns="0" bIns="0">
                          <a:noAutofit/>
                        </wps:bodyPr>
                      </wps:wsp>
                      <wps:wsp>
                        <wps:cNvSpPr/>
                        <wps:spPr>
                          <a:xfrm>
                            <a:off x="3320280" y="1583640"/>
                            <a:ext cx="191268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用户应用程序字段填充</w:t>
                              </w:r>
                            </w:p>
                          </w:txbxContent>
                        </wps:txbx>
                        <wps:bodyPr lIns="0" rIns="0" tIns="0" bIns="0">
                          <a:noAutofit/>
                        </wps:bodyPr>
                      </wps:wsp>
                      <wps:wsp>
                        <wps:cNvSpPr/>
                        <wps:spPr>
                          <a:xfrm>
                            <a:off x="3567960" y="1691640"/>
                            <a:ext cx="122220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s_axis_s2mm_sts_tdata</w:t>
                              </w:r>
                            </w:p>
                          </w:txbxContent>
                        </wps:txbx>
                        <wps:bodyPr lIns="0" rIns="0" tIns="0" bIns="0">
                          <a:noAutofit/>
                        </wps:bodyPr>
                      </wps:wsp>
                      <wps:wsp>
                        <wps:cNvSpPr/>
                        <wps:spPr>
                          <a:xfrm>
                            <a:off x="2033280" y="2752200"/>
                            <a:ext cx="28836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APP0</w:t>
                              </w:r>
                            </w:p>
                          </w:txbxContent>
                        </wps:txbx>
                        <wps:bodyPr lIns="0" rIns="0" tIns="0" bIns="0">
                          <a:noAutofit/>
                        </wps:bodyPr>
                      </wps:wsp>
                      <wps:wsp>
                        <wps:cNvSpPr/>
                        <wps:spPr>
                          <a:xfrm>
                            <a:off x="2470320" y="2752200"/>
                            <a:ext cx="28836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APP1</w:t>
                              </w:r>
                            </w:p>
                          </w:txbxContent>
                        </wps:txbx>
                        <wps:bodyPr lIns="0" rIns="0" tIns="0" bIns="0">
                          <a:noAutofit/>
                        </wps:bodyPr>
                      </wps:wsp>
                      <wps:wsp>
                        <wps:cNvSpPr/>
                        <wps:spPr>
                          <a:xfrm>
                            <a:off x="3530520" y="2752200"/>
                            <a:ext cx="28836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APP3</w:t>
                              </w:r>
                            </w:p>
                          </w:txbxContent>
                        </wps:txbx>
                        <wps:bodyPr lIns="0" rIns="0" tIns="0" bIns="0">
                          <a:noAutofit/>
                        </wps:bodyPr>
                      </wps:wsp>
                      <wps:wsp>
                        <wps:cNvSpPr/>
                        <wps:spPr>
                          <a:xfrm>
                            <a:off x="4132440" y="2752200"/>
                            <a:ext cx="28908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APP4</w:t>
                              </w:r>
                            </w:p>
                          </w:txbxContent>
                        </wps:txbx>
                        <wps:bodyPr lIns="0" rIns="0" tIns="0" bIns="0">
                          <a:noAutofit/>
                        </wps:bodyPr>
                      </wps:wsp>
                      <wps:wsp>
                        <wps:cNvSpPr/>
                        <wps:spPr>
                          <a:xfrm>
                            <a:off x="2931120" y="2752200"/>
                            <a:ext cx="28836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APP2</w:t>
                              </w:r>
                            </w:p>
                          </w:txbxContent>
                        </wps:txbx>
                        <wps:bodyPr lIns="0" rIns="0" tIns="0" bIns="0">
                          <a:noAutofit/>
                        </wps:bodyPr>
                      </wps:wsp>
                      <wps:wsp>
                        <wps:cNvSpPr/>
                        <wps:spPr>
                          <a:xfrm>
                            <a:off x="1774080" y="797040"/>
                            <a:ext cx="130320" cy="519480"/>
                          </a:xfrm>
                          <a:custGeom>
                            <a:avLst/>
                            <a:gdLst/>
                            <a:ahLst/>
                            <a:rect l="l" t="t" r="r" b="b"/>
                            <a:pathLst>
                              <a:path w="138831" h="522397">
                                <a:moveTo>
                                  <a:pt x="0" y="0"/>
                                </a:moveTo>
                                <a:cubicBezTo>
                                  <a:pt x="38398" y="0"/>
                                  <a:pt x="69416" y="31212"/>
                                  <a:pt x="69416" y="69738"/>
                                </a:cubicBezTo>
                                <a:lnTo>
                                  <a:pt x="69416" y="208974"/>
                                </a:lnTo>
                                <a:cubicBezTo>
                                  <a:pt x="69416" y="247500"/>
                                  <a:pt x="100535" y="278598"/>
                                  <a:pt x="138831" y="278598"/>
                                </a:cubicBezTo>
                                <a:cubicBezTo>
                                  <a:pt x="100535" y="278598"/>
                                  <a:pt x="69416" y="309823"/>
                                  <a:pt x="69416" y="348337"/>
                                </a:cubicBezTo>
                                <a:lnTo>
                                  <a:pt x="69416" y="452773"/>
                                </a:lnTo>
                                <a:cubicBezTo>
                                  <a:pt x="69416" y="491172"/>
                                  <a:pt x="38398" y="522397"/>
                                  <a:pt x="0" y="522397"/>
                                </a:cubicBezTo>
                              </a:path>
                            </a:pathLst>
                          </a:custGeom>
                          <a:noFill/>
                          <a:ln cap="rnd" w="8280">
                            <a:solidFill>
                              <a:srgbClr val="ffffff"/>
                            </a:solidFill>
                            <a:round/>
                          </a:ln>
                        </wps:spPr>
                        <wps:style>
                          <a:lnRef idx="1"/>
                          <a:fillRef idx="0"/>
                          <a:effectRef idx="0"/>
                          <a:fontRef idx="minor"/>
                        </wps:style>
                        <wps:bodyPr/>
                      </wps:wsp>
                      <wps:wsp>
                        <wps:cNvSpPr/>
                        <wps:spPr>
                          <a:xfrm>
                            <a:off x="1654920" y="2291760"/>
                            <a:ext cx="2779920" cy="135720"/>
                          </a:xfrm>
                          <a:custGeom>
                            <a:avLst/>
                            <a:gdLst/>
                            <a:ahLst/>
                            <a:rect l="l" t="t" r="r" b="b"/>
                            <a:pathLst>
                              <a:path w="2905459" h="139248">
                                <a:moveTo>
                                  <a:pt x="0" y="139248"/>
                                </a:moveTo>
                                <a:cubicBezTo>
                                  <a:pt x="0" y="100735"/>
                                  <a:pt x="18590" y="69624"/>
                                  <a:pt x="41429" y="69624"/>
                                </a:cubicBezTo>
                                <a:lnTo>
                                  <a:pt x="124387" y="69624"/>
                                </a:lnTo>
                                <a:cubicBezTo>
                                  <a:pt x="147226" y="69624"/>
                                  <a:pt x="165816" y="38412"/>
                                  <a:pt x="165816" y="0"/>
                                </a:cubicBezTo>
                                <a:cubicBezTo>
                                  <a:pt x="165816" y="38412"/>
                                  <a:pt x="184280" y="69624"/>
                                  <a:pt x="207232" y="69624"/>
                                </a:cubicBezTo>
                                <a:lnTo>
                                  <a:pt x="269369" y="69624"/>
                                </a:lnTo>
                                <a:cubicBezTo>
                                  <a:pt x="292220" y="69624"/>
                                  <a:pt x="310797" y="100735"/>
                                  <a:pt x="310797" y="139248"/>
                                </a:cubicBezTo>
                                <a:cubicBezTo>
                                  <a:pt x="310797" y="100735"/>
                                  <a:pt x="465632" y="69624"/>
                                  <a:pt x="656759" y="69624"/>
                                </a:cubicBezTo>
                                <a:lnTo>
                                  <a:pt x="1348657" y="69624"/>
                                </a:lnTo>
                                <a:cubicBezTo>
                                  <a:pt x="1539658" y="69624"/>
                                  <a:pt x="1694619" y="38412"/>
                                  <a:pt x="1694619" y="0"/>
                                </a:cubicBezTo>
                                <a:cubicBezTo>
                                  <a:pt x="1694619" y="38412"/>
                                  <a:pt x="1849453" y="69624"/>
                                  <a:pt x="2040682" y="69624"/>
                                </a:cubicBezTo>
                                <a:lnTo>
                                  <a:pt x="2559498" y="69624"/>
                                </a:lnTo>
                                <a:cubicBezTo>
                                  <a:pt x="2750498" y="69624"/>
                                  <a:pt x="2905459" y="100735"/>
                                  <a:pt x="2905459" y="139248"/>
                                </a:cubicBezTo>
                              </a:path>
                            </a:pathLst>
                          </a:custGeom>
                          <a:noFill/>
                          <a:ln cap="rnd" w="8280">
                            <a:solidFill>
                              <a:srgbClr val="ffffff"/>
                            </a:solidFill>
                            <a:round/>
                          </a:ln>
                        </wps:spPr>
                        <wps:style>
                          <a:lnRef idx="1"/>
                          <a:fillRef idx="0"/>
                          <a:effectRef idx="0"/>
                          <a:fontRef idx="minor"/>
                        </wps:style>
                        <wps:bodyPr/>
                      </wps:wsp>
                      <wps:wsp>
                        <wps:cNvSpPr/>
                        <wps:spPr>
                          <a:xfrm>
                            <a:off x="1977480" y="1075680"/>
                            <a:ext cx="1297800" cy="1206360"/>
                          </a:xfrm>
                          <a:custGeom>
                            <a:avLst/>
                            <a:gdLst/>
                            <a:ahLst/>
                            <a:rect l="l" t="t" r="r" b="b"/>
                            <a:pathLst>
                              <a:path w="1360083" h="1206949">
                                <a:moveTo>
                                  <a:pt x="0" y="0"/>
                                </a:moveTo>
                                <a:lnTo>
                                  <a:pt x="1360083" y="0"/>
                                </a:lnTo>
                                <a:lnTo>
                                  <a:pt x="1360083" y="1206949"/>
                                </a:lnTo>
                              </a:path>
                            </a:pathLst>
                          </a:custGeom>
                          <a:noFill/>
                          <a:ln cap="rnd" w="5760">
                            <a:solidFill>
                              <a:srgbClr val="ffffff"/>
                            </a:solidFill>
                            <a:round/>
                          </a:ln>
                        </wps:spPr>
                        <wps:style>
                          <a:lnRef idx="1"/>
                          <a:fillRef idx="0"/>
                          <a:effectRef idx="0"/>
                          <a:fontRef idx="minor"/>
                        </wps:style>
                        <wps:bodyPr/>
                      </wps:wsp>
                      <wps:wsp>
                        <wps:cNvSpPr/>
                        <wps:spPr>
                          <a:xfrm>
                            <a:off x="1906920" y="1050120"/>
                            <a:ext cx="70560" cy="48240"/>
                          </a:xfrm>
                          <a:custGeom>
                            <a:avLst/>
                            <a:gdLst/>
                            <a:ahLst/>
                            <a:rect l="l" t="t" r="r" b="b"/>
                            <a:pathLst>
                              <a:path w="77254" h="51651">
                                <a:moveTo>
                                  <a:pt x="77254" y="0"/>
                                </a:moveTo>
                                <a:lnTo>
                                  <a:pt x="77254" y="51651"/>
                                </a:lnTo>
                                <a:lnTo>
                                  <a:pt x="0" y="25819"/>
                                </a:lnTo>
                                <a:lnTo>
                                  <a:pt x="77254" y="0"/>
                                </a:lnTo>
                                <a:close/>
                              </a:path>
                            </a:pathLst>
                          </a:custGeom>
                          <a:solidFill>
                            <a:srgbClr val="000000"/>
                          </a:solidFill>
                          <a:ln>
                            <a:noFill/>
                          </a:ln>
                        </wps:spPr>
                        <wps:style>
                          <a:lnRef idx="0"/>
                          <a:fillRef idx="0"/>
                          <a:effectRef idx="0"/>
                          <a:fontRef idx="minor"/>
                        </wps:style>
                        <wps:bodyPr/>
                      </wps:wsp>
                      <wps:wsp>
                        <wps:cNvSpPr/>
                        <wps:spPr>
                          <a:xfrm>
                            <a:off x="3002760" y="2975760"/>
                            <a:ext cx="12960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Fh</w:t>
                              </w:r>
                            </w:p>
                          </w:txbxContent>
                        </wps:txbx>
                        <wps:bodyPr lIns="0" rIns="0" tIns="0" bIns="0">
                          <a:noAutofit/>
                        </wps:bodyPr>
                      </wps:wsp>
                      <wps:wsp>
                        <wps:cNvSpPr/>
                        <wps:spPr>
                          <a:xfrm>
                            <a:off x="837720" y="0"/>
                            <a:ext cx="932760" cy="9972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128240" y="29880"/>
                            <a:ext cx="46800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恩特德斯克</w:t>
                              </w:r>
                            </w:p>
                          </w:txbxContent>
                        </wps:txbx>
                        <wps:bodyPr lIns="0" rIns="0" tIns="0" bIns="0">
                          <a:noAutofit/>
                        </wps:bodyPr>
                      </wps:wsp>
                      <wps:wsp>
                        <wps:cNvSpPr/>
                        <wps:spPr>
                          <a:xfrm>
                            <a:off x="837720" y="98280"/>
                            <a:ext cx="932760" cy="9972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98280"/>
                            <a:ext cx="932760" cy="9972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146240" y="128160"/>
                            <a:ext cx="41976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837720" y="203040"/>
                            <a:ext cx="932760" cy="9972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060920" y="222120"/>
                            <a:ext cx="64152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缓冲区地址</w:t>
                              </w:r>
                            </w:p>
                          </w:txbxContent>
                        </wps:txbx>
                        <wps:bodyPr lIns="0" rIns="0" tIns="0" bIns="0">
                          <a:noAutofit/>
                        </wps:bodyPr>
                      </wps:wsp>
                      <wps:wsp>
                        <wps:cNvSpPr/>
                        <wps:spPr>
                          <a:xfrm>
                            <a:off x="837720" y="301680"/>
                            <a:ext cx="932760" cy="9972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301680"/>
                            <a:ext cx="932760" cy="9972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146240" y="330840"/>
                            <a:ext cx="41976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837720" y="405720"/>
                            <a:ext cx="932760" cy="9972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146240" y="435600"/>
                            <a:ext cx="41976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837720" y="504360"/>
                            <a:ext cx="932760" cy="9972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504360"/>
                            <a:ext cx="932760" cy="9972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146240" y="533880"/>
                            <a:ext cx="41976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wps:txbx>
                        <wps:bodyPr lIns="0" rIns="0" tIns="0" bIns="0">
                          <a:noAutofit/>
                        </wps:bodyPr>
                      </wps:wsp>
                      <wps:wsp>
                        <wps:cNvSpPr/>
                        <wps:spPr>
                          <a:xfrm>
                            <a:off x="837720" y="602640"/>
                            <a:ext cx="932760" cy="9972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602640"/>
                            <a:ext cx="932760" cy="9972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083240" y="632520"/>
                            <a:ext cx="58680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缓冲长度</w:t>
                              </w:r>
                            </w:p>
                          </w:txbxContent>
                        </wps:txbx>
                        <wps:bodyPr lIns="0" rIns="0" tIns="0" bIns="0">
                          <a:noAutofit/>
                        </wps:bodyPr>
                      </wps:wsp>
                      <wps:wsp>
                        <wps:cNvSpPr/>
                        <wps:spPr>
                          <a:xfrm>
                            <a:off x="837720" y="707400"/>
                            <a:ext cx="932760" cy="9972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000080" y="737280"/>
                            <a:ext cx="80964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Cntrl/STS （EOF =1）</w:t>
                              </w:r>
                            </w:p>
                          </w:txbxContent>
                        </wps:txbx>
                        <wps:bodyPr lIns="0" rIns="0" tIns="0" bIns="0">
                          <a:noAutofit/>
                        </wps:bodyPr>
                      </wps:wsp>
                      <wps:wsp>
                        <wps:cNvSpPr/>
                        <wps:spPr>
                          <a:xfrm>
                            <a:off x="837720" y="805680"/>
                            <a:ext cx="932760" cy="9972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805680"/>
                            <a:ext cx="932760" cy="9972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218600" y="835560"/>
                            <a:ext cx="22860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应用0</w:t>
                              </w:r>
                            </w:p>
                          </w:txbxContent>
                        </wps:txbx>
                        <wps:bodyPr lIns="0" rIns="0" tIns="0" bIns="0">
                          <a:noAutofit/>
                        </wps:bodyPr>
                      </wps:wsp>
                      <wps:wsp>
                        <wps:cNvSpPr/>
                        <wps:spPr>
                          <a:xfrm>
                            <a:off x="837720" y="910440"/>
                            <a:ext cx="932760" cy="99720"/>
                          </a:xfrm>
                          <a:custGeom>
                            <a:avLst/>
                            <a:gdLst/>
                            <a:ahLst/>
                            <a:rect l="l" t="t" r="r" b="b"/>
                            <a:pathLst>
                              <a:path w="975241" h="102870">
                                <a:moveTo>
                                  <a:pt x="0" y="0"/>
                                </a:moveTo>
                                <a:lnTo>
                                  <a:pt x="975241" y="0"/>
                                </a:lnTo>
                                <a:lnTo>
                                  <a:pt x="975241" y="102870"/>
                                </a:lnTo>
                                <a:lnTo>
                                  <a:pt x="0" y="102870"/>
                                </a:lnTo>
                                <a:close/>
                              </a:path>
                            </a:pathLst>
                          </a:custGeom>
                          <a:noFill/>
                          <a:ln cap="sq" w="8280">
                            <a:solidFill>
                              <a:srgbClr val="ffffff"/>
                            </a:solidFill>
                          </a:ln>
                        </wps:spPr>
                        <wps:style>
                          <a:lnRef idx="1"/>
                          <a:fillRef idx="0"/>
                          <a:effectRef idx="0"/>
                          <a:fontRef idx="minor"/>
                        </wps:style>
                        <wps:bodyPr/>
                      </wps:wsp>
                      <wps:wsp>
                        <wps:cNvSpPr/>
                        <wps:spPr>
                          <a:xfrm>
                            <a:off x="1218600" y="940320"/>
                            <a:ext cx="22860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应用1</w:t>
                              </w:r>
                            </w:p>
                          </w:txbxContent>
                        </wps:txbx>
                        <wps:bodyPr lIns="0" rIns="0" tIns="0" bIns="0">
                          <a:noAutofit/>
                        </wps:bodyPr>
                      </wps:wsp>
                      <wps:wsp>
                        <wps:cNvSpPr/>
                        <wps:spPr>
                          <a:xfrm>
                            <a:off x="837720" y="1009080"/>
                            <a:ext cx="932760" cy="9972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1009080"/>
                            <a:ext cx="932760" cy="9972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218600" y="1038960"/>
                            <a:ext cx="22860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应用2</w:t>
                              </w:r>
                            </w:p>
                          </w:txbxContent>
                        </wps:txbx>
                        <wps:bodyPr lIns="0" rIns="0" tIns="0" bIns="0">
                          <a:noAutofit/>
                        </wps:bodyPr>
                      </wps:wsp>
                      <wps:wsp>
                        <wps:cNvSpPr/>
                        <wps:spPr>
                          <a:xfrm>
                            <a:off x="837720" y="1113840"/>
                            <a:ext cx="932760" cy="9972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218600" y="1143000"/>
                            <a:ext cx="22860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应用3</w:t>
                              </w:r>
                            </w:p>
                          </w:txbxContent>
                        </wps:txbx>
                        <wps:bodyPr lIns="0" rIns="0" tIns="0" bIns="0">
                          <a:noAutofit/>
                        </wps:bodyPr>
                      </wps:wsp>
                      <wps:wsp>
                        <wps:cNvSpPr/>
                        <wps:spPr>
                          <a:xfrm>
                            <a:off x="837720" y="1211760"/>
                            <a:ext cx="932760" cy="99720"/>
                          </a:xfrm>
                          <a:custGeom>
                            <a:avLst/>
                            <a:gdLst/>
                            <a:ahLst/>
                            <a:rect l="l" t="t" r="r" b="b"/>
                            <a:pathLst>
                              <a:path w="975246" h="102874">
                                <a:moveTo>
                                  <a:pt x="0" y="0"/>
                                </a:moveTo>
                                <a:lnTo>
                                  <a:pt x="975246" y="0"/>
                                </a:lnTo>
                                <a:lnTo>
                                  <a:pt x="975246" y="102874"/>
                                </a:lnTo>
                                <a:lnTo>
                                  <a:pt x="0" y="102874"/>
                                </a:lnTo>
                                <a:lnTo>
                                  <a:pt x="0" y="0"/>
                                </a:lnTo>
                              </a:path>
                            </a:pathLst>
                          </a:custGeom>
                          <a:solidFill>
                            <a:srgbClr val="ffffff"/>
                          </a:solidFill>
                          <a:ln>
                            <a:noFill/>
                          </a:ln>
                        </wps:spPr>
                        <wps:style>
                          <a:lnRef idx="0"/>
                          <a:fillRef idx="0"/>
                          <a:effectRef idx="0"/>
                          <a:fontRef idx="minor"/>
                        </wps:style>
                        <wps:bodyPr/>
                      </wps:wsp>
                      <wps:wsp>
                        <wps:cNvSpPr/>
                        <wps:spPr>
                          <a:xfrm>
                            <a:off x="837720" y="1211760"/>
                            <a:ext cx="932760" cy="99720"/>
                          </a:xfrm>
                          <a:custGeom>
                            <a:avLst/>
                            <a:gdLst/>
                            <a:ahLst/>
                            <a:rect l="l" t="t" r="r" b="b"/>
                            <a:pathLst>
                              <a:path w="975241" h="102874">
                                <a:moveTo>
                                  <a:pt x="0" y="0"/>
                                </a:moveTo>
                                <a:lnTo>
                                  <a:pt x="975241" y="0"/>
                                </a:lnTo>
                                <a:lnTo>
                                  <a:pt x="975241" y="102874"/>
                                </a:lnTo>
                                <a:lnTo>
                                  <a:pt x="0" y="102874"/>
                                </a:lnTo>
                                <a:close/>
                              </a:path>
                            </a:pathLst>
                          </a:custGeom>
                          <a:noFill/>
                          <a:ln cap="sq" w="8280">
                            <a:solidFill>
                              <a:srgbClr val="ffffff"/>
                            </a:solidFill>
                          </a:ln>
                        </wps:spPr>
                        <wps:style>
                          <a:lnRef idx="1"/>
                          <a:fillRef idx="0"/>
                          <a:effectRef idx="0"/>
                          <a:fontRef idx="minor"/>
                        </wps:style>
                        <wps:bodyPr/>
                      </wps:wsp>
                      <wps:wsp>
                        <wps:cNvSpPr/>
                        <wps:spPr>
                          <a:xfrm>
                            <a:off x="1218600" y="1241280"/>
                            <a:ext cx="228600" cy="92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应用4</w:t>
                              </w:r>
                            </w:p>
                          </w:txbxContent>
                        </wps:txbx>
                        <wps:bodyPr lIns="0" rIns="0" tIns="0" bIns="0">
                          <a:noAutofit/>
                        </wps:bodyPr>
                      </wps:wsp>
                    </wpg:wgp>
                  </a:graphicData>
                </a:graphic>
              </wp:inline>
            </w:drawing>
          </mc:Choice>
          <mc:Fallback>
            <w:pict>
              <v:group id="shape_0" alt="形状63" style="position:absolute;margin-left:0pt;margin-top:-296.75pt;width:412.05pt;height:296.7pt" coordorigin="0,-5935" coordsize="8241,5934">
                <v:rect id="shape_0" stroked="f" style="position:absolute;left:2715;top:-1601;width:462;height:16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旗</w:t>
                        </w:r>
                      </w:p>
                    </w:txbxContent>
                  </v:textbox>
                  <w10:wrap type="square"/>
                  <v:fill o:detectmouseclick="t" on="false"/>
                  <v:stroke color="#3465a4" joinstyle="round" endcap="flat"/>
                </v:rect>
                <v:rect id="shape_0" stroked="f" style="position:absolute;left:2108;top:-2760;width:1990;height:16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追加的目标设备</w:t>
                        </w:r>
                      </w:p>
                    </w:txbxContent>
                  </v:textbox>
                  <w10:wrap type="square"/>
                  <v:fill o:detectmouseclick="t" on="false"/>
                  <v:stroke color="#3465a4" joinstyle="round" endcap="flat"/>
                </v:rect>
                <v:rect id="shape_0" stroked="f" style="position:absolute;left:2326;top:-2590;width:1381;height:16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旗帜 （5xxx_xxxxh）</w:t>
                        </w:r>
                      </w:p>
                    </w:txbxContent>
                  </v:textbox>
                  <w10:wrap type="square"/>
                  <v:fill o:detectmouseclick="t" on="false"/>
                  <v:stroke color="#3465a4" joinstyle="round" endcap="flat"/>
                </v:rect>
                <v:rect id="shape_0" stroked="f" style="position:absolute;left:448;top:-1965;width:2074;height:19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s_axis_s2mm_sts_aclk</w:t>
                        </w:r>
                      </w:p>
                    </w:txbxContent>
                  </v:textbox>
                  <w10:wrap type="square"/>
                  <v:fill o:detectmouseclick="t" on="false"/>
                  <v:stroke color="#3465a4" joinstyle="round" endcap="flat"/>
                </v:rect>
                <v:rect id="shape_0" stroked="f" style="position:absolute;left:0;top:-1615;width:2669;height:19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s_axis_s2mm_sts_tdata[31：0]</w:t>
                        </w:r>
                      </w:p>
                    </w:txbxContent>
                  </v:textbox>
                  <w10:wrap type="square"/>
                  <v:fill o:detectmouseclick="t" on="false"/>
                  <v:stroke color="#3465a4" joinstyle="round" endcap="flat"/>
                </v:rect>
                <v:rect id="shape_0" stroked="f" style="position:absolute;left:51;top:-1265;width:2601;height:19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s_axis_s2mm_sts_tkeep[3：0]</w:t>
                        </w:r>
                      </w:p>
                    </w:txbxContent>
                  </v:textbox>
                  <w10:wrap type="square"/>
                  <v:fill o:detectmouseclick="t" on="false"/>
                  <v:stroke color="#3465a4" joinstyle="round" endcap="flat"/>
                </v:rect>
                <v:rect id="shape_0" stroked="f" style="position:absolute;left:364;top:-915;width:2186;height:19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s_axis_s2mm_sts_tvalid</w:t>
                        </w:r>
                      </w:p>
                    </w:txbxContent>
                  </v:textbox>
                  <w10:wrap type="square"/>
                  <v:fill o:detectmouseclick="t" on="false"/>
                  <v:stroke color="#3465a4" joinstyle="round" endcap="flat"/>
                </v:rect>
                <v:rect id="shape_0" stroked="f" style="position:absolute;left:296;top:-564;width:2276;height:19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s_axis_s2mm_sts_tready</w:t>
                        </w:r>
                      </w:p>
                    </w:txbxContent>
                  </v:textbox>
                  <w10:wrap type="square"/>
                  <v:fill o:detectmouseclick="t" on="false"/>
                  <v:stroke color="#3465a4" joinstyle="round" endcap="flat"/>
                </v:rect>
                <v:rect id="shape_0" stroked="f" style="position:absolute;left:439;top:-214;width:2085;height:190;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s_axis_s2mm_sts_tlast</w:t>
                        </w:r>
                      </w:p>
                    </w:txbxContent>
                  </v:textbox>
                  <w10:wrap type="square"/>
                  <v:fill o:detectmouseclick="t" on="false"/>
                  <v:stroke color="#3465a4" joinstyle="round" endcap="flat"/>
                </v:rect>
                <v:rect id="shape_0" stroked="f" style="position:absolute;left:5229;top:-3441;width:3011;height:16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用户应用程序字段填充</w:t>
                        </w:r>
                      </w:p>
                    </w:txbxContent>
                  </v:textbox>
                  <w10:wrap type="square"/>
                  <v:fill o:detectmouseclick="t" on="false"/>
                  <v:stroke color="#3465a4" joinstyle="round" endcap="flat"/>
                </v:rect>
                <v:rect id="shape_0" stroked="f" style="position:absolute;left:5619;top:-3271;width:1924;height:168;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s_axis_s2mm_sts_tdata</w:t>
                        </w:r>
                      </w:p>
                    </w:txbxContent>
                  </v:textbox>
                  <w10:wrap type="square"/>
                  <v:fill o:detectmouseclick="t" on="false"/>
                  <v:stroke color="#3465a4" joinstyle="round" endcap="flat"/>
                </v:rect>
                <v:rect id="shape_0" stroked="f" style="position:absolute;left:3202;top:-1601;width:453;height:168;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APP0</w:t>
                        </w:r>
                      </w:p>
                    </w:txbxContent>
                  </v:textbox>
                  <w10:wrap type="square"/>
                  <v:fill o:detectmouseclick="t" on="false"/>
                  <v:stroke color="#3465a4" joinstyle="round" endcap="flat"/>
                </v:rect>
                <v:rect id="shape_0" stroked="f" style="position:absolute;left:3890;top:-1601;width:453;height:168;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APP1</w:t>
                        </w:r>
                      </w:p>
                    </w:txbxContent>
                  </v:textbox>
                  <w10:wrap type="square"/>
                  <v:fill o:detectmouseclick="t" on="false"/>
                  <v:stroke color="#3465a4" joinstyle="round" endcap="flat"/>
                </v:rect>
                <v:rect id="shape_0" stroked="f" style="position:absolute;left:5560;top:-1601;width:453;height:168;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APP3</w:t>
                        </w:r>
                      </w:p>
                    </w:txbxContent>
                  </v:textbox>
                  <w10:wrap type="square"/>
                  <v:fill o:detectmouseclick="t" on="false"/>
                  <v:stroke color="#3465a4" joinstyle="round" endcap="flat"/>
                </v:rect>
                <v:rect id="shape_0" stroked="f" style="position:absolute;left:6508;top:-1601;width:454;height:168;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APP4</w:t>
                        </w:r>
                      </w:p>
                    </w:txbxContent>
                  </v:textbox>
                  <w10:wrap type="square"/>
                  <v:fill o:detectmouseclick="t" on="false"/>
                  <v:stroke color="#3465a4" joinstyle="round" endcap="flat"/>
                </v:rect>
                <v:rect id="shape_0" stroked="f" style="position:absolute;left:4616;top:-1601;width:453;height:168;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APP2</w:t>
                        </w:r>
                      </w:p>
                    </w:txbxContent>
                  </v:textbox>
                  <w10:wrap type="square"/>
                  <v:fill o:detectmouseclick="t" on="false"/>
                  <v:stroke color="#3465a4" joinstyle="round" endcap="flat"/>
                </v:rect>
                <v:rect id="shape_0" stroked="f" style="position:absolute;left:4729;top:-1249;width:203;height:168;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Fh</w:t>
                        </w:r>
                      </w:p>
                    </w:txbxContent>
                  </v:textbox>
                  <w10:wrap type="square"/>
                  <v:fill o:detectmouseclick="t" on="false"/>
                  <v:stroke color="#3465a4" joinstyle="round" endcap="flat"/>
                </v:rect>
                <v:rect id="shape_0" stroked="f" style="position:absolute;left:1777;top:-5888;width:736;height:14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恩特德斯克</w:t>
                        </w:r>
                      </w:p>
                    </w:txbxContent>
                  </v:textbox>
                  <w10:wrap type="square"/>
                  <v:fill o:detectmouseclick="t" on="false"/>
                  <v:stroke color="#3465a4" joinstyle="round" endcap="flat"/>
                </v:rect>
                <v:rect id="shape_0" stroked="f" style="position:absolute;left:1805;top:-5733;width:660;height:14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671;top:-5585;width:1009;height:14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缓冲区地址</w:t>
                        </w:r>
                      </w:p>
                    </w:txbxContent>
                  </v:textbox>
                  <w10:wrap type="square"/>
                  <v:fill o:detectmouseclick="t" on="false"/>
                  <v:stroke color="#3465a4" joinstyle="round" endcap="flat"/>
                </v:rect>
                <v:rect id="shape_0" stroked="f" style="position:absolute;left:1805;top:-5414;width:660;height:14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805;top:-5249;width:660;height:14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805;top:-5094;width:660;height:14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保留</w:t>
                        </w:r>
                      </w:p>
                    </w:txbxContent>
                  </v:textbox>
                  <w10:wrap type="square"/>
                  <v:fill o:detectmouseclick="t" on="false"/>
                  <v:stroke color="#3465a4" joinstyle="round" endcap="flat"/>
                </v:rect>
                <v:rect id="shape_0" stroked="f" style="position:absolute;left:1706;top:-4939;width:923;height:14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缓冲长度</w:t>
                        </w:r>
                      </w:p>
                    </w:txbxContent>
                  </v:textbox>
                  <w10:wrap type="square"/>
                  <v:fill o:detectmouseclick="t" on="false"/>
                  <v:stroke color="#3465a4" joinstyle="round" endcap="flat"/>
                </v:rect>
                <v:rect id="shape_0" stroked="f" style="position:absolute;left:1575;top:-4774;width:1274;height:14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Cntrl/STS （EOF =1）</w:t>
                        </w:r>
                      </w:p>
                    </w:txbxContent>
                  </v:textbox>
                  <w10:wrap type="square"/>
                  <v:fill o:detectmouseclick="t" on="false"/>
                  <v:stroke color="#3465a4" joinstyle="round" endcap="flat"/>
                </v:rect>
                <v:rect id="shape_0" stroked="f" style="position:absolute;left:1919;top:-4619;width:359;height:14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应用0</w:t>
                        </w:r>
                      </w:p>
                    </w:txbxContent>
                  </v:textbox>
                  <w10:wrap type="square"/>
                  <v:fill o:detectmouseclick="t" on="false"/>
                  <v:stroke color="#3465a4" joinstyle="round" endcap="flat"/>
                </v:rect>
                <v:rect id="shape_0" stroked="f" style="position:absolute;left:1919;top:-4454;width:359;height:14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应用1</w:t>
                        </w:r>
                      </w:p>
                    </w:txbxContent>
                  </v:textbox>
                  <w10:wrap type="square"/>
                  <v:fill o:detectmouseclick="t" on="false"/>
                  <v:stroke color="#3465a4" joinstyle="round" endcap="flat"/>
                </v:rect>
                <v:rect id="shape_0" stroked="f" style="position:absolute;left:1919;top:-4299;width:359;height:14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应用2</w:t>
                        </w:r>
                      </w:p>
                    </w:txbxContent>
                  </v:textbox>
                  <w10:wrap type="square"/>
                  <v:fill o:detectmouseclick="t" on="false"/>
                  <v:stroke color="#3465a4" joinstyle="round" endcap="flat"/>
                </v:rect>
                <v:rect id="shape_0" stroked="f" style="position:absolute;left:1919;top:-4135;width:359;height:14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应用3</w:t>
                        </w:r>
                      </w:p>
                    </w:txbxContent>
                  </v:textbox>
                  <w10:wrap type="square"/>
                  <v:fill o:detectmouseclick="t" on="false"/>
                  <v:stroke color="#3465a4" joinstyle="round" endcap="flat"/>
                </v:rect>
                <v:rect id="shape_0" stroked="f" style="position:absolute;left:1919;top:-3980;width:359;height:14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应用4</w:t>
                        </w:r>
                      </w:p>
                    </w:txbxContent>
                  </v:textbox>
                  <w10:wrap type="square"/>
                  <v:fill o:detectmouseclick="t" on="false"/>
                  <v:stroke color="#3465a4" joinstyle="round" endcap="flat"/>
                </v:rect>
              </v:group>
            </w:pict>
          </mc:Fallback>
        </mc:AlternateContent>
      </w:r>
    </w:p>
    <w:p>
      <w:pPr>
        <w:pStyle w:val="Normal"/>
        <w:spacing w:lineRule="auto" w:line="264" w:before="0" w:after="316"/>
        <w:ind w:left="10" w:right="1207" w:hanging="10"/>
        <w:jc w:val="right"/>
        <w:rPr/>
      </w:pPr>
      <w:r>
        <w:rPr>
          <w:sz w:val="9"/>
          <w:lang w:val="zh-Hans"/>
        </w:rPr>
        <w:t>X14567</w:t>
      </w:r>
    </w:p>
    <w:p>
      <w:pPr>
        <w:pStyle w:val="Normal"/>
        <w:tabs>
          <w:tab w:val="clear" w:pos="420"/>
          <w:tab w:val="center" w:pos="1764" w:leader="none"/>
          <w:tab w:val="center" w:pos="5710" w:leader="none"/>
        </w:tabs>
        <w:spacing w:lineRule="auto" w:line="264" w:before="0" w:after="219"/>
        <w:ind w:left="0" w:right="0" w:hanging="0"/>
        <w:jc w:val="left"/>
        <w:rPr/>
      </w:pPr>
      <w:r>
        <w:rPr>
          <w:lang w:val="zh-Hans"/>
        </w:rPr>
        <w:tab/>
      </w:r>
      <w:r>
        <w:rPr>
          <w:i/>
          <w:lang w:val="zh-Hans"/>
        </w:rPr>
        <w:t xml:space="preserve">图 </w:t>
      </w:r>
      <w:r>
        <w:rPr>
          <w:i/>
          <w:lang w:val="zh-Hans"/>
        </w:rPr>
        <w:t>2-39</w:t>
      </w:r>
      <w:r>
        <w:rPr>
          <w:i/>
          <w:lang w:val="zh-Hans"/>
        </w:rPr>
        <w:t>：</w:t>
      </w:r>
      <w:r>
        <w:rPr>
          <w:i/>
          <w:lang w:val="zh-Hans"/>
        </w:rPr>
        <w:tab/>
      </w:r>
      <w:r>
        <w:rPr>
          <w:b/>
          <w:lang w:val="zh-Hans"/>
        </w:rPr>
        <w:t xml:space="preserve">S2MM </w:t>
      </w:r>
      <w:r>
        <w:rPr>
          <w:b/>
          <w:lang w:val="zh-Hans"/>
        </w:rPr>
        <w:t>状态流的示例用户应用程序字段</w:t>
      </w:r>
      <w:r>
        <w:rPr>
          <w:b/>
          <w:lang w:val="zh-Hans"/>
        </w:rPr>
        <w:t>/</w:t>
      </w:r>
      <w:r>
        <w:rPr>
          <w:b/>
          <w:lang w:val="zh-Hans"/>
        </w:rPr>
        <w:t>计时</w:t>
      </w:r>
    </w:p>
    <w:p>
      <w:pPr>
        <w:pStyle w:val="Normal"/>
        <w:spacing w:lineRule="auto" w:line="259" w:before="0" w:after="286"/>
        <w:ind w:left="760" w:right="-36" w:hanging="0"/>
        <w:jc w:val="left"/>
        <w:rPr/>
      </w:pPr>
      <w:r>
        <w:rPr/>
        <mc:AlternateContent>
          <mc:Choice Requires="wpg">
            <w:drawing>
              <wp:inline distT="0" distB="0" distL="0" distR="0" wp14:anchorId="238B28F8">
                <wp:extent cx="5921375" cy="25400"/>
                <wp:effectExtent l="0" t="0" r="0" b="0"/>
                <wp:docPr id="85" name="形状64"/>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64" style="position:absolute;margin-left:0pt;margin-top:-2pt;width:466.2pt;height:1.95pt" coordorigin="0,-40" coordsize="9324,39"/>
            </w:pict>
          </mc:Fallback>
        </mc:AlternateContent>
      </w:r>
    </w:p>
    <w:p>
      <w:pPr>
        <w:pStyle w:val="2"/>
        <w:ind w:left="755" w:right="67" w:hanging="10"/>
        <w:rPr/>
      </w:pPr>
      <w:r>
        <w:rPr>
          <w:lang w:val="zh-Hans"/>
        </w:rPr>
        <w:t xml:space="preserve">多通道 </w:t>
      </w:r>
      <w:r>
        <w:rPr>
          <w:lang w:val="zh-Hans"/>
        </w:rPr>
        <w:t xml:space="preserve">DMA </w:t>
      </w:r>
      <w:r>
        <w:rPr>
          <w:lang w:val="zh-Hans"/>
        </w:rPr>
        <w:t>支持</w:t>
      </w:r>
    </w:p>
    <w:p>
      <w:pPr>
        <w:pStyle w:val="Normal"/>
        <w:spacing w:lineRule="auto" w:line="259" w:before="0" w:after="428"/>
        <w:ind w:left="755" w:right="0" w:hanging="10"/>
        <w:jc w:val="left"/>
        <w:rPr/>
      </w:pPr>
      <w:r>
        <mc:AlternateContent>
          <mc:Choice Requires="wpg">
            <w:drawing>
              <wp:anchor behindDoc="1" distT="0" distB="0" distL="0" distR="0" simplePos="0" locked="0" layoutInCell="1" allowOverlap="1" relativeHeight="17" wp14:anchorId="6142936A">
                <wp:simplePos x="0" y="0"/>
                <wp:positionH relativeFrom="column">
                  <wp:posOffset>9525</wp:posOffset>
                </wp:positionH>
                <wp:positionV relativeFrom="paragraph">
                  <wp:posOffset>-59690</wp:posOffset>
                </wp:positionV>
                <wp:extent cx="6394450" cy="440690"/>
                <wp:effectExtent l="0" t="0" r="0" b="0"/>
                <wp:wrapNone/>
                <wp:docPr id="86" name="Group 129021"/>
                <a:graphic xmlns:a="http://schemas.openxmlformats.org/drawingml/2006/main">
                  <a:graphicData uri="http://schemas.microsoft.com/office/word/2010/wordprocessingGroup">
                    <wpg:wgp>
                      <wpg:cNvGrpSpPr/>
                      <wpg:grpSpPr>
                        <a:xfrm>
                          <a:off x="0" y="0"/>
                          <a:ext cx="6393960" cy="439920"/>
                        </a:xfrm>
                      </wpg:grpSpPr>
                      <wps:wsp>
                        <wps:cNvSpPr/>
                        <wps:spPr>
                          <a:xfrm>
                            <a:off x="36720" y="143640"/>
                            <a:ext cx="137880" cy="130320"/>
                          </a:xfrm>
                          <a:custGeom>
                            <a:avLst/>
                            <a:gdLst/>
                            <a:ahLst/>
                            <a:rect l="l" t="t" r="r" b="b"/>
                            <a:pathLst>
                              <a:path w="141135" h="134239">
                                <a:moveTo>
                                  <a:pt x="70574" y="0"/>
                                </a:moveTo>
                                <a:lnTo>
                                  <a:pt x="92393" y="44183"/>
                                </a:lnTo>
                                <a:lnTo>
                                  <a:pt x="141135" y="51270"/>
                                </a:lnTo>
                                <a:lnTo>
                                  <a:pt x="105854" y="85661"/>
                                </a:lnTo>
                                <a:lnTo>
                                  <a:pt x="114173" y="134239"/>
                                </a:lnTo>
                                <a:lnTo>
                                  <a:pt x="70574" y="111315"/>
                                </a:lnTo>
                                <a:lnTo>
                                  <a:pt x="26962" y="134239"/>
                                </a:lnTo>
                                <a:lnTo>
                                  <a:pt x="35281" y="85661"/>
                                </a:lnTo>
                                <a:lnTo>
                                  <a:pt x="0" y="51270"/>
                                </a:lnTo>
                                <a:lnTo>
                                  <a:pt x="48768" y="44183"/>
                                </a:lnTo>
                                <a:lnTo>
                                  <a:pt x="70574" y="0"/>
                                </a:lnTo>
                                <a:close/>
                              </a:path>
                            </a:pathLst>
                          </a:custGeom>
                          <a:solidFill>
                            <a:srgbClr val="55bdeb"/>
                          </a:solidFill>
                          <a:ln>
                            <a:noFill/>
                          </a:ln>
                        </wps:spPr>
                        <wps:style>
                          <a:lnRef idx="0"/>
                          <a:fillRef idx="0"/>
                          <a:effectRef idx="0"/>
                          <a:fontRef idx="minor"/>
                        </wps:style>
                        <wps:bodyPr/>
                      </wps:wsp>
                      <wps:wsp>
                        <wps:cNvSpPr/>
                        <wps:spPr>
                          <a:xfrm>
                            <a:off x="0" y="102240"/>
                            <a:ext cx="211320" cy="203040"/>
                          </a:xfrm>
                          <a:custGeom>
                            <a:avLst/>
                            <a:gdLst/>
                            <a:ahLst/>
                            <a:rect l="l" t="t" r="r" b="b"/>
                            <a:pathLst>
                              <a:path w="214808" h="204279">
                                <a:moveTo>
                                  <a:pt x="107404" y="0"/>
                                </a:moveTo>
                                <a:lnTo>
                                  <a:pt x="140589" y="67246"/>
                                </a:lnTo>
                                <a:lnTo>
                                  <a:pt x="214808" y="78016"/>
                                </a:lnTo>
                                <a:lnTo>
                                  <a:pt x="161099" y="130353"/>
                                </a:lnTo>
                                <a:lnTo>
                                  <a:pt x="173774" y="204279"/>
                                </a:lnTo>
                                <a:lnTo>
                                  <a:pt x="107404" y="169380"/>
                                </a:lnTo>
                                <a:lnTo>
                                  <a:pt x="41021" y="204279"/>
                                </a:lnTo>
                                <a:lnTo>
                                  <a:pt x="53696" y="130353"/>
                                </a:lnTo>
                                <a:lnTo>
                                  <a:pt x="0" y="78016"/>
                                </a:lnTo>
                                <a:lnTo>
                                  <a:pt x="74206" y="67246"/>
                                </a:lnTo>
                                <a:close/>
                              </a:path>
                            </a:pathLst>
                          </a:custGeom>
                          <a:noFill/>
                          <a:ln cap="rnd" w="12240">
                            <a:solidFill>
                              <a:srgbClr val="ffffff"/>
                            </a:solidFill>
                            <a:round/>
                          </a:ln>
                        </wps:spPr>
                        <wps:style>
                          <a:lnRef idx="1"/>
                          <a:fillRef idx="0"/>
                          <a:effectRef idx="0"/>
                          <a:fontRef idx="minor"/>
                        </wps:style>
                        <wps:bodyPr/>
                      </wps:wsp>
                      <wps:wsp>
                        <wps:cNvSpPr/>
                        <wps:spPr>
                          <a:xfrm>
                            <a:off x="472320" y="0"/>
                            <a:ext cx="5921280" cy="576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72320" y="434520"/>
                            <a:ext cx="5921280" cy="576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29021" style="position:absolute;margin-left:0.75pt;margin-top:-4.7pt;width:503.4pt;height:34.65pt" coordorigin="15,-94" coordsize="10068,693"/>
            </w:pict>
          </mc:Fallback>
        </mc:AlternateContent>
      </w:r>
      <w:r>
        <w:rPr>
          <w:b/>
          <w:sz w:val="18"/>
          <w:lang w:val="zh-Hans"/>
        </w:rPr>
        <w:t>重要说明：</w:t>
      </w:r>
      <w:r>
        <w:rPr>
          <w:i/>
          <w:sz w:val="20"/>
          <w:lang w:val="zh-Hans"/>
        </w:rPr>
        <w:t xml:space="preserve">AXI DMA </w:t>
      </w:r>
      <w:r>
        <w:rPr>
          <w:i/>
          <w:sz w:val="20"/>
          <w:lang w:val="zh-Hans"/>
        </w:rPr>
        <w:t xml:space="preserve">的多渠道支持将停止。有关多通道支持，请参阅 </w:t>
      </w:r>
      <w:r>
        <w:rPr>
          <w:i/>
          <w:sz w:val="20"/>
          <w:lang w:val="zh-Hans"/>
        </w:rPr>
        <w:t xml:space="preserve">AXI </w:t>
      </w:r>
      <w:r>
        <w:rPr>
          <w:i/>
          <w:sz w:val="20"/>
          <w:lang w:val="zh-Hans"/>
        </w:rPr>
        <w:t>多通道直接内存访问 （</w:t>
      </w:r>
      <w:r>
        <w:rPr>
          <w:i/>
          <w:sz w:val="20"/>
          <w:lang w:val="zh-Hans"/>
        </w:rPr>
        <w:t>PG288</w:t>
      </w:r>
      <w:r>
        <w:rPr>
          <w:i/>
          <w:sz w:val="20"/>
          <w:lang w:val="zh-Hans"/>
        </w:rPr>
        <w:t xml:space="preserve">） </w:t>
      </w:r>
      <w:r>
        <w:rPr>
          <w:i/>
          <w:color w:val="0000FF"/>
          <w:sz w:val="20"/>
          <w:lang w:val="zh-Hans"/>
        </w:rPr>
        <w:t>[</w:t>
      </w:r>
      <w:r>
        <w:rPr>
          <w:i/>
          <w:color w:val="0000FF"/>
          <w:sz w:val="20"/>
          <w:lang w:val="zh-Hans"/>
        </w:rPr>
        <w:t xml:space="preserve">参考文献 </w:t>
      </w:r>
      <w:r>
        <w:rPr>
          <w:i/>
          <w:color w:val="0000FF"/>
          <w:sz w:val="20"/>
          <w:lang w:val="zh-Hans"/>
        </w:rPr>
        <w:t>12]</w:t>
      </w:r>
      <w:r>
        <w:rPr>
          <w:i/>
          <w:color w:val="0000FF"/>
          <w:sz w:val="20"/>
          <w:lang w:val="zh-Hans"/>
        </w:rPr>
        <w:t>。</w:t>
      </w:r>
    </w:p>
    <w:p>
      <w:pPr>
        <w:pStyle w:val="Normal"/>
        <w:spacing w:lineRule="auto" w:line="235" w:before="0" w:after="218"/>
        <w:ind w:left="755" w:right="0" w:hanging="10"/>
        <w:jc w:val="left"/>
        <w:rPr/>
      </w:pPr>
      <w:r>
        <w:rPr>
          <w:lang w:val="zh-Hans"/>
        </w:rPr>
        <w:t xml:space="preserve">多通道模式使 </w:t>
      </w:r>
      <w:r>
        <w:rPr>
          <w:lang w:val="zh-Hans"/>
        </w:rPr>
        <w:t xml:space="preserve">DMA </w:t>
      </w:r>
      <w:r>
        <w:rPr>
          <w:lang w:val="zh-Hans"/>
        </w:rPr>
        <w:t>能够连接到流端的多个主站和从站。添加了一组与源和目标信令相关的新信号。它们是：</w:t>
      </w:r>
    </w:p>
    <w:p>
      <w:pPr>
        <w:pStyle w:val="Normal"/>
        <w:numPr>
          <w:ilvl w:val="0"/>
          <w:numId w:val="9"/>
        </w:numPr>
        <w:spacing w:before="0" w:after="143"/>
        <w:ind w:left="1105" w:right="43" w:hanging="360"/>
        <w:rPr/>
      </w:pPr>
      <w:r>
        <w:rPr>
          <w:lang w:val="zh-Hans"/>
        </w:rPr>
        <w:t xml:space="preserve">TID – 5 </w:t>
      </w:r>
      <w:r>
        <w:rPr>
          <w:lang w:val="zh-Hans"/>
        </w:rPr>
        <w:t>位信号。用户定义的边带信令。</w:t>
      </w:r>
    </w:p>
    <w:p>
      <w:pPr>
        <w:pStyle w:val="Normal"/>
        <w:numPr>
          <w:ilvl w:val="0"/>
          <w:numId w:val="9"/>
        </w:numPr>
        <w:spacing w:before="0" w:after="143"/>
        <w:ind w:left="1105" w:right="43" w:hanging="360"/>
        <w:rPr/>
      </w:pPr>
      <w:r>
        <w:rPr>
          <w:lang w:val="zh-Hans"/>
        </w:rPr>
        <w:t xml:space="preserve">TDEST – 5 </w:t>
      </w:r>
      <w:r>
        <w:rPr>
          <w:lang w:val="zh-Hans"/>
        </w:rPr>
        <w:t>位信号。为数据流提供粗略的路由信息。</w:t>
      </w:r>
    </w:p>
    <w:p>
      <w:pPr>
        <w:pStyle w:val="Normal"/>
        <w:numPr>
          <w:ilvl w:val="0"/>
          <w:numId w:val="9"/>
        </w:numPr>
        <w:spacing w:before="0" w:after="404"/>
        <w:ind w:left="1105" w:right="43" w:hanging="360"/>
        <w:rPr/>
      </w:pPr>
      <w:r>
        <w:rPr>
          <w:lang w:val="zh-Hans"/>
        </w:rPr>
        <w:t xml:space="preserve">tuser – 4 </w:t>
      </w:r>
      <w:r>
        <w:rPr>
          <w:lang w:val="zh-Hans"/>
        </w:rPr>
        <w:t>位信号。用户定义的边带信令。</w:t>
      </w:r>
    </w:p>
    <w:p>
      <w:pPr>
        <w:pStyle w:val="3"/>
        <w:ind w:left="755" w:right="67" w:hanging="10"/>
        <w:rPr/>
      </w:pPr>
      <w:r>
        <w:rPr>
          <w:lang w:val="zh-Hans"/>
        </w:rPr>
        <w:t>散点聚集模式 （</w:t>
      </w:r>
      <w:r>
        <w:rPr>
          <w:lang w:val="zh-Hans"/>
        </w:rPr>
        <w:t>C_INCLUDE_SG = 1</w:t>
      </w:r>
      <w:r>
        <w:rPr>
          <w:lang w:val="zh-Hans"/>
        </w:rPr>
        <w:t>）</w:t>
      </w:r>
    </w:p>
    <w:p>
      <w:pPr>
        <w:pStyle w:val="Normal"/>
        <w:ind w:left="748" w:right="43" w:hanging="3"/>
        <w:rPr/>
      </w:pPr>
      <w:r>
        <w:rPr>
          <w:lang w:val="zh-Hans"/>
        </w:rPr>
        <w:t>添加了新的描述符字段以支持多通道和二维传输。正如</w:t>
      </w:r>
      <w:r>
        <w:rPr>
          <w:lang w:val="zh-Hans"/>
        </w:rPr>
        <w:t>AXI DMA</w:t>
      </w:r>
      <w:r>
        <w:rPr>
          <w:lang w:val="zh-Hans"/>
        </w:rPr>
        <w:t>多通道操作中所述，</w:t>
      </w:r>
      <w:r>
        <w:rPr>
          <w:color w:val="0000FF"/>
          <w:lang w:val="zh-Hans"/>
        </w:rPr>
        <w:t>AXI DMA</w:t>
      </w:r>
      <w:r>
        <w:rPr>
          <w:lang w:val="zh-Hans"/>
        </w:rPr>
        <w:t>支持高效的二维内存访问模式，通过</w:t>
      </w:r>
      <w:r>
        <w:rPr>
          <w:lang w:val="zh-Hans"/>
        </w:rPr>
        <w:t>AXI4</w:t>
      </w:r>
      <w:r>
        <w:rPr>
          <w:lang w:val="zh-Hans"/>
        </w:rPr>
        <w:t>流通道传输二维块。内存访问模式由三个参数控制：</w:t>
      </w:r>
      <w:r>
        <w:rPr>
          <w:lang w:val="zh-Hans"/>
        </w:rPr>
        <w:t>HSIZE</w:t>
      </w:r>
      <w:r>
        <w:rPr>
          <w:lang w:val="zh-Hans"/>
        </w:rPr>
        <w:t>、</w:t>
      </w:r>
      <w:r>
        <w:rPr>
          <w:lang w:val="zh-Hans"/>
        </w:rPr>
        <w:t xml:space="preserve">VSIZE </w:t>
      </w:r>
      <w:r>
        <w:rPr>
          <w:lang w:val="zh-Hans"/>
        </w:rPr>
        <w:t xml:space="preserve">和 </w:t>
      </w:r>
      <w:r>
        <w:rPr>
          <w:lang w:val="zh-Hans"/>
        </w:rPr>
        <w:t>STRIDE</w:t>
      </w:r>
      <w:r>
        <w:rPr>
          <w:lang w:val="zh-Hans"/>
        </w:rPr>
        <w:t xml:space="preserve">。每个数据包的多重描述符通过数据包开始和数据包结束标志提供支持。 </w:t>
      </w:r>
    </w:p>
    <w:p>
      <w:pPr>
        <w:pStyle w:val="Normal"/>
        <w:ind w:left="748" w:right="43" w:hanging="3"/>
        <w:rPr/>
      </w:pPr>
      <w:r>
        <w:rPr>
          <w:lang w:val="zh-Hans"/>
        </w:rPr>
        <w:t>在此模式下，</w:t>
      </w:r>
      <w:r>
        <w:rPr>
          <w:lang w:val="zh-Hans"/>
        </w:rPr>
        <w:t xml:space="preserve">Vivado® </w:t>
      </w:r>
      <w:r>
        <w:rPr>
          <w:lang w:val="zh-Hans"/>
        </w:rPr>
        <w:t>集成设计环境 （</w:t>
      </w:r>
      <w:r>
        <w:rPr>
          <w:lang w:val="zh-Hans"/>
        </w:rPr>
        <w:t>IDE</w:t>
      </w:r>
      <w:r>
        <w:rPr>
          <w:lang w:val="zh-Hans"/>
        </w:rPr>
        <w:t xml:space="preserve">） </w:t>
      </w:r>
      <w:r>
        <w:rPr>
          <w:lang w:val="zh-Hans"/>
        </w:rPr>
        <w:t xml:space="preserve">IP </w:t>
      </w:r>
      <w:r>
        <w:rPr>
          <w:lang w:val="zh-Hans"/>
        </w:rPr>
        <w:t>定制功能可禁用状态</w:t>
      </w:r>
      <w:r>
        <w:rPr>
          <w:lang w:val="zh-Hans"/>
        </w:rPr>
        <w:t>/</w:t>
      </w:r>
      <w:r>
        <w:rPr>
          <w:lang w:val="zh-Hans"/>
        </w:rPr>
        <w:t xml:space="preserve">控制流。 </w:t>
      </w:r>
    </w:p>
    <w:p>
      <w:pPr>
        <w:pStyle w:val="Normal"/>
        <w:spacing w:before="0" w:after="334"/>
        <w:ind w:left="748" w:right="43" w:hanging="3"/>
        <w:rPr/>
      </w:pPr>
      <w:r>
        <w:rPr>
          <w:lang w:val="zh-Hans"/>
        </w:rPr>
        <w:t xml:space="preserve">AXI DMA </w:t>
      </w:r>
      <w:r>
        <w:rPr>
          <w:lang w:val="zh-Hans"/>
        </w:rPr>
        <w:t xml:space="preserve">可以通过启用多通道模式并在 </w:t>
      </w:r>
      <w:r>
        <w:rPr>
          <w:lang w:val="zh-Hans"/>
        </w:rPr>
        <w:t xml:space="preserve">MM2S </w:t>
      </w:r>
      <w:r>
        <w:rPr>
          <w:lang w:val="zh-Hans"/>
        </w:rPr>
        <w:t xml:space="preserve">和 </w:t>
      </w:r>
      <w:r>
        <w:rPr>
          <w:lang w:val="zh-Hans"/>
        </w:rPr>
        <w:t xml:space="preserve">S2MM </w:t>
      </w:r>
      <w:r>
        <w:rPr>
          <w:lang w:val="zh-Hans"/>
        </w:rPr>
        <w:t xml:space="preserve">路径上选择所需的通道数来设置多通道模式 </w:t>
      </w:r>
      <w:r>
        <w:rPr>
          <w:lang w:val="zh-Hans"/>
        </w:rPr>
        <w:t>e</w:t>
      </w:r>
      <w:r>
        <w:rPr>
          <w:lang w:val="zh-Hans"/>
        </w:rPr>
        <w:t>。</w:t>
      </w:r>
    </w:p>
    <w:p>
      <w:pPr>
        <w:pStyle w:val="4"/>
        <w:spacing w:before="0" w:after="82"/>
        <w:ind w:left="755" w:right="67" w:hanging="10"/>
        <w:rPr/>
      </w:pPr>
      <w:r>
        <w:rPr>
          <w:lang w:val="zh-Hans"/>
        </w:rPr>
        <w:t xml:space="preserve">MM2S </w:t>
      </w:r>
      <w:r>
        <w:rPr>
          <w:lang w:val="zh-Hans"/>
        </w:rPr>
        <w:t>（</w:t>
      </w:r>
      <w:r>
        <w:rPr>
          <w:lang w:val="zh-Hans"/>
        </w:rPr>
        <w:t>TX</w:t>
      </w:r>
      <w:r>
        <w:rPr>
          <w:lang w:val="zh-Hans"/>
        </w:rPr>
        <w:t>） 描述符</w:t>
      </w:r>
    </w:p>
    <w:p>
      <w:pPr>
        <w:pStyle w:val="Normal"/>
        <w:spacing w:lineRule="auto" w:line="264" w:before="0" w:after="299"/>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2-40</w:t>
      </w:r>
    </w:p>
    <w:tbl>
      <w:tblPr>
        <w:tblStyle w:val="TableGrid"/>
        <w:tblpPr w:vertAnchor="text" w:horzAnchor="text" w:tblpX="709" w:tblpY="-100"/>
        <w:tblW w:w="8438" w:type="dxa"/>
        <w:jc w:val="left"/>
        <w:tblInd w:w="0" w:type="dxa"/>
        <w:tblCellMar>
          <w:top w:w="42" w:type="dxa"/>
          <w:left w:w="108" w:type="dxa"/>
          <w:bottom w:w="0" w:type="dxa"/>
          <w:right w:w="36" w:type="dxa"/>
        </w:tblCellMar>
        <w:tblLook w:val="04a0" w:noHBand="0" w:noVBand="1" w:firstColumn="1" w:lastRow="0" w:lastColumn="0" w:firstRow="1"/>
      </w:tblPr>
      <w:tblGrid>
        <w:gridCol w:w="345"/>
        <w:gridCol w:w="341"/>
        <w:gridCol w:w="340"/>
        <w:gridCol w:w="319"/>
        <w:gridCol w:w="502"/>
        <w:gridCol w:w="435"/>
        <w:gridCol w:w="337"/>
        <w:gridCol w:w="301"/>
        <w:gridCol w:w="743"/>
        <w:gridCol w:w="103"/>
        <w:gridCol w:w="831"/>
        <w:gridCol w:w="98"/>
        <w:gridCol w:w="909"/>
        <w:gridCol w:w="615"/>
        <w:gridCol w:w="295"/>
        <w:gridCol w:w="256"/>
        <w:gridCol w:w="673"/>
        <w:gridCol w:w="993"/>
      </w:tblGrid>
      <w:tr>
        <w:trPr>
          <w:trHeight w:val="333" w:hRule="atLeast"/>
        </w:trPr>
        <w:tc>
          <w:tcPr>
            <w:tcW w:w="2619" w:type="dxa"/>
            <w:gridSpan w:val="7"/>
            <w:tcBorders>
              <w:top w:val="single" w:sz="6" w:space="0" w:color="000000"/>
              <w:left w:val="single" w:sz="6" w:space="0" w:color="000000"/>
              <w:bottom w:val="single" w:sz="6" w:space="0" w:color="000000"/>
            </w:tcBorders>
          </w:tcPr>
          <w:p>
            <w:pPr>
              <w:pStyle w:val="Normal"/>
              <w:spacing w:lineRule="auto" w:line="259" w:before="0" w:after="0"/>
              <w:ind w:left="100" w:right="0" w:hanging="0"/>
              <w:jc w:val="left"/>
              <w:rPr/>
            </w:pPr>
            <w:r>
              <w:rPr>
                <w:sz w:val="14"/>
                <w:lang w:val="zh-Hans"/>
              </w:rPr>
              <w:t>31</w:t>
            </w:r>
          </w:p>
        </w:tc>
        <w:tc>
          <w:tcPr>
            <w:tcW w:w="3600" w:type="dxa"/>
            <w:gridSpan w:val="7"/>
            <w:tcBorders>
              <w:top w:val="single" w:sz="6" w:space="0" w:color="000000"/>
              <w:bottom w:val="single" w:sz="6" w:space="0" w:color="000000"/>
            </w:tcBorders>
          </w:tcPr>
          <w:p>
            <w:pPr>
              <w:pStyle w:val="Normal"/>
              <w:spacing w:lineRule="auto" w:line="259" w:before="0" w:after="0"/>
              <w:ind w:left="195" w:right="0" w:hanging="0"/>
              <w:jc w:val="left"/>
              <w:rPr/>
            </w:pPr>
            <w:r>
              <w:rPr>
                <w:sz w:val="14"/>
                <w:lang w:val="zh-Hans"/>
              </w:rPr>
              <w:t>NXTDESCPTR</w:t>
            </w:r>
          </w:p>
        </w:tc>
        <w:tc>
          <w:tcPr>
            <w:tcW w:w="551" w:type="dxa"/>
            <w:gridSpan w:val="2"/>
            <w:tcBorders>
              <w:top w:val="single" w:sz="6" w:space="0" w:color="000000"/>
              <w:bottom w:val="single" w:sz="6" w:space="0" w:color="000000"/>
              <w:right w:val="single" w:sz="6" w:space="0" w:color="000000"/>
            </w:tcBorders>
          </w:tcPr>
          <w:p>
            <w:pPr>
              <w:pStyle w:val="Normal"/>
              <w:spacing w:lineRule="auto" w:line="259" w:before="0" w:after="0"/>
              <w:ind w:left="268" w:right="0" w:hanging="0"/>
              <w:jc w:val="center"/>
              <w:rPr/>
            </w:pPr>
            <w:r>
              <w:rPr>
                <w:sz w:val="14"/>
                <w:lang w:val="zh-Hans"/>
              </w:rPr>
              <w:t>6</w:t>
            </w:r>
          </w:p>
        </w:tc>
        <w:tc>
          <w:tcPr>
            <w:tcW w:w="673" w:type="dxa"/>
            <w:tcBorders>
              <w:top w:val="single" w:sz="6" w:space="0" w:color="000000"/>
              <w:left w:val="single" w:sz="6" w:space="0" w:color="000000"/>
              <w:bottom w:val="single" w:sz="6" w:space="0" w:color="000000"/>
            </w:tcBorders>
          </w:tcPr>
          <w:p>
            <w:pPr>
              <w:pStyle w:val="Normal"/>
              <w:spacing w:lineRule="auto" w:line="259" w:before="0" w:after="0"/>
              <w:ind w:left="123" w:right="0" w:hanging="0"/>
              <w:jc w:val="left"/>
              <w:rPr/>
            </w:pPr>
            <w:r>
              <w:rPr>
                <w:sz w:val="14"/>
                <w:lang w:val="zh-Hans"/>
              </w:rPr>
              <w:t>5</w:t>
            </w:r>
          </w:p>
        </w:tc>
        <w:tc>
          <w:tcPr>
            <w:tcW w:w="993" w:type="dxa"/>
            <w:tcBorders>
              <w:top w:val="single" w:sz="6" w:space="0" w:color="000000"/>
              <w:bottom w:val="single" w:sz="6" w:space="0" w:color="000000"/>
              <w:right w:val="single" w:sz="6" w:space="0" w:color="000000"/>
            </w:tcBorders>
          </w:tcPr>
          <w:p>
            <w:pPr>
              <w:pStyle w:val="Normal"/>
              <w:tabs>
                <w:tab w:val="clear" w:pos="420"/>
                <w:tab w:val="right" w:pos="964" w:leader="none"/>
              </w:tabs>
              <w:spacing w:lineRule="auto" w:line="259" w:before="0" w:after="0"/>
              <w:ind w:left="-90" w:right="0" w:hanging="0"/>
              <w:jc w:val="left"/>
              <w:rPr/>
            </w:pPr>
            <w:del w:id="150" w:author="未知作者" w:date="2023-05-06T15:00:19Z">
              <w:r>
                <w:rPr>
                  <w:sz w:val="14"/>
                  <w:lang w:val="zh-Hans"/>
                </w:rPr>
                <w:delText>回复</w:delText>
              </w:r>
            </w:del>
            <w:ins w:id="151" w:author="未知作者" w:date="2023-05-06T15:00:19Z">
              <w:r>
                <w:rPr>
                  <w:sz w:val="14"/>
                  <w:lang w:val="zh-Hans"/>
                </w:rPr>
                <w:t xml:space="preserve">Rsvd               </w:t>
              </w:r>
            </w:ins>
            <w:ins w:id="152" w:author="未知作者" w:date="2023-05-06T15:00:19Z">
              <w:r>
                <w:rPr>
                  <w:sz w:val="14"/>
                  <w:lang w:val="zh-Hans"/>
                </w:rPr>
                <w:t>0</w:t>
              </w:r>
            </w:ins>
            <w:r>
              <w:rPr>
                <w:sz w:val="14"/>
                <w:lang w:val="zh-Hans"/>
              </w:rPr>
              <w:tab/>
              <w:t>0</w:t>
            </w:r>
          </w:p>
        </w:tc>
      </w:tr>
      <w:tr>
        <w:trPr>
          <w:trHeight w:val="333" w:hRule="atLeast"/>
        </w:trPr>
        <w:tc>
          <w:tcPr>
            <w:tcW w:w="2619" w:type="dxa"/>
            <w:gridSpan w:val="7"/>
            <w:tcBorders>
              <w:top w:val="single" w:sz="6" w:space="0" w:color="000000"/>
              <w:left w:val="single" w:sz="6" w:space="0" w:color="000000"/>
              <w:bottom w:val="single" w:sz="6" w:space="0" w:color="000000"/>
            </w:tcBorders>
          </w:tcPr>
          <w:p>
            <w:pPr>
              <w:pStyle w:val="Normal"/>
              <w:spacing w:lineRule="auto" w:line="259" w:before="0" w:after="0"/>
              <w:ind w:left="100" w:right="0" w:hanging="0"/>
              <w:jc w:val="left"/>
              <w:rPr/>
            </w:pPr>
            <w:r>
              <w:rPr>
                <w:sz w:val="14"/>
                <w:lang w:val="zh-Hans"/>
              </w:rPr>
              <w:t>31</w:t>
            </w:r>
          </w:p>
        </w:tc>
        <w:tc>
          <w:tcPr>
            <w:tcW w:w="3600" w:type="dxa"/>
            <w:gridSpan w:val="7"/>
            <w:tcBorders>
              <w:top w:val="single" w:sz="6" w:space="0" w:color="000000"/>
              <w:bottom w:val="single" w:sz="6" w:space="0" w:color="000000"/>
            </w:tcBorders>
          </w:tcPr>
          <w:p>
            <w:pPr>
              <w:pStyle w:val="Normal"/>
              <w:spacing w:lineRule="auto" w:line="259" w:before="0" w:after="0"/>
              <w:ind w:left="195" w:right="0" w:hanging="0"/>
              <w:jc w:val="left"/>
              <w:rPr/>
            </w:pPr>
            <w:r>
              <w:rPr>
                <w:sz w:val="14"/>
                <w:lang w:val="zh-Hans"/>
              </w:rPr>
              <w:t>NXTDESCPTR_MSB</w:t>
            </w:r>
          </w:p>
        </w:tc>
        <w:tc>
          <w:tcPr>
            <w:tcW w:w="1224"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93" w:type="dxa"/>
            <w:tcBorders>
              <w:top w:val="single" w:sz="6" w:space="0" w:color="000000"/>
              <w:bottom w:val="single" w:sz="6" w:space="0" w:color="000000"/>
              <w:right w:val="single" w:sz="6" w:space="0" w:color="000000"/>
            </w:tcBorders>
          </w:tcPr>
          <w:p>
            <w:pPr>
              <w:pStyle w:val="Normal"/>
              <w:spacing w:lineRule="auto" w:line="259" w:before="0" w:after="0"/>
              <w:ind w:left="0" w:right="63" w:hanging="0"/>
              <w:jc w:val="right"/>
              <w:rPr/>
            </w:pPr>
            <w:r>
              <w:rPr>
                <w:sz w:val="14"/>
                <w:lang w:val="zh-Hans"/>
              </w:rPr>
              <w:t>0</w:t>
            </w:r>
          </w:p>
        </w:tc>
      </w:tr>
      <w:tr>
        <w:trPr>
          <w:trHeight w:val="333" w:hRule="atLeast"/>
        </w:trPr>
        <w:tc>
          <w:tcPr>
            <w:tcW w:w="2619" w:type="dxa"/>
            <w:gridSpan w:val="7"/>
            <w:tcBorders>
              <w:top w:val="single" w:sz="6" w:space="0" w:color="000000"/>
              <w:left w:val="single" w:sz="6" w:space="0" w:color="000000"/>
              <w:bottom w:val="single" w:sz="6" w:space="0" w:color="000000"/>
            </w:tcBorders>
          </w:tcPr>
          <w:p>
            <w:pPr>
              <w:pStyle w:val="Normal"/>
              <w:spacing w:lineRule="auto" w:line="259" w:before="0" w:after="0"/>
              <w:ind w:left="100" w:right="0" w:hanging="0"/>
              <w:jc w:val="left"/>
              <w:rPr/>
            </w:pPr>
            <w:r>
              <w:rPr>
                <w:sz w:val="14"/>
                <w:lang w:val="zh-Hans"/>
              </w:rPr>
              <w:t>31</w:t>
            </w:r>
          </w:p>
        </w:tc>
        <w:tc>
          <w:tcPr>
            <w:tcW w:w="3600" w:type="dxa"/>
            <w:gridSpan w:val="7"/>
            <w:tcBorders>
              <w:top w:val="single" w:sz="6" w:space="0" w:color="000000"/>
              <w:bottom w:val="single" w:sz="6" w:space="0" w:color="000000"/>
            </w:tcBorders>
          </w:tcPr>
          <w:p>
            <w:pPr>
              <w:pStyle w:val="Normal"/>
              <w:spacing w:lineRule="auto" w:line="259" w:before="0" w:after="0"/>
              <w:ind w:left="195" w:right="0" w:hanging="0"/>
              <w:jc w:val="left"/>
              <w:rPr/>
            </w:pPr>
            <w:del w:id="153" w:author="未知作者" w:date="2023-05-06T15:00:09Z">
              <w:r>
                <w:rPr>
                  <w:sz w:val="14"/>
                  <w:lang w:val="zh-Hans"/>
                </w:rPr>
                <w:delText>缓冲区地址</w:delText>
              </w:r>
            </w:del>
            <w:ins w:id="154" w:author="未知作者" w:date="2023-05-06T15:00:09Z">
              <w:r>
                <w:rPr>
                  <w:sz w:val="14"/>
                  <w:lang w:val="zh-Hans"/>
                </w:rPr>
                <w:t>Buffer Address</w:t>
              </w:r>
            </w:ins>
          </w:p>
        </w:tc>
        <w:tc>
          <w:tcPr>
            <w:tcW w:w="1224"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93" w:type="dxa"/>
            <w:tcBorders>
              <w:top w:val="single" w:sz="6" w:space="0" w:color="000000"/>
              <w:bottom w:val="single" w:sz="6" w:space="0" w:color="000000"/>
              <w:right w:val="single" w:sz="6" w:space="0" w:color="000000"/>
            </w:tcBorders>
          </w:tcPr>
          <w:p>
            <w:pPr>
              <w:pStyle w:val="Normal"/>
              <w:spacing w:lineRule="auto" w:line="259" w:before="0" w:after="0"/>
              <w:ind w:left="0" w:right="63" w:hanging="0"/>
              <w:jc w:val="right"/>
              <w:rPr/>
            </w:pPr>
            <w:r>
              <w:rPr>
                <w:sz w:val="14"/>
                <w:lang w:val="zh-Hans"/>
              </w:rPr>
              <w:t>0</w:t>
            </w:r>
          </w:p>
        </w:tc>
      </w:tr>
      <w:tr>
        <w:trPr>
          <w:trHeight w:val="333" w:hRule="atLeast"/>
        </w:trPr>
        <w:tc>
          <w:tcPr>
            <w:tcW w:w="2619" w:type="dxa"/>
            <w:gridSpan w:val="7"/>
            <w:tcBorders>
              <w:top w:val="single" w:sz="6" w:space="0" w:color="000000"/>
              <w:left w:val="single" w:sz="6" w:space="0" w:color="000000"/>
              <w:bottom w:val="single" w:sz="6" w:space="0" w:color="000000"/>
            </w:tcBorders>
          </w:tcPr>
          <w:p>
            <w:pPr>
              <w:pStyle w:val="Normal"/>
              <w:spacing w:lineRule="auto" w:line="259" w:before="0" w:after="0"/>
              <w:ind w:left="100" w:right="0" w:hanging="0"/>
              <w:jc w:val="left"/>
              <w:rPr/>
            </w:pPr>
            <w:r>
              <w:rPr>
                <w:sz w:val="14"/>
                <w:lang w:val="zh-Hans"/>
              </w:rPr>
              <w:t>31</w:t>
            </w:r>
          </w:p>
        </w:tc>
        <w:tc>
          <w:tcPr>
            <w:tcW w:w="3600" w:type="dxa"/>
            <w:gridSpan w:val="7"/>
            <w:tcBorders>
              <w:top w:val="single" w:sz="6" w:space="0" w:color="000000"/>
              <w:bottom w:val="single" w:sz="6" w:space="0" w:color="000000"/>
            </w:tcBorders>
          </w:tcPr>
          <w:p>
            <w:pPr>
              <w:pStyle w:val="Normal"/>
              <w:spacing w:lineRule="auto" w:line="259" w:before="0" w:after="0"/>
              <w:ind w:left="195" w:right="0" w:hanging="0"/>
              <w:jc w:val="left"/>
              <w:rPr/>
            </w:pPr>
            <w:del w:id="155" w:author="未知作者" w:date="2023-05-06T15:00:14Z">
              <w:r>
                <w:rPr>
                  <w:sz w:val="14"/>
                  <w:lang w:val="zh-Hans"/>
                </w:rPr>
                <w:delText>缓冲区地址</w:delText>
              </w:r>
            </w:del>
            <w:ins w:id="156" w:author="未知作者" w:date="2023-05-06T15:00:14Z">
              <w:r>
                <w:rPr>
                  <w:sz w:val="14"/>
                  <w:lang w:val="zh-Hans"/>
                </w:rPr>
                <w:t>Buffer Address</w:t>
              </w:r>
            </w:ins>
            <w:r>
              <w:rPr>
                <w:sz w:val="14"/>
                <w:lang w:val="zh-Hans"/>
              </w:rPr>
              <w:t xml:space="preserve"> </w:t>
            </w:r>
            <w:r>
              <w:rPr>
                <w:sz w:val="14"/>
                <w:lang w:val="zh-Hans"/>
              </w:rPr>
              <w:t>（</w:t>
            </w:r>
            <w:r>
              <w:rPr>
                <w:sz w:val="14"/>
                <w:lang w:val="zh-Hans"/>
              </w:rPr>
              <w:t>MSB</w:t>
            </w:r>
            <w:r>
              <w:rPr>
                <w:sz w:val="14"/>
                <w:lang w:val="zh-Hans"/>
              </w:rPr>
              <w:t>）</w:t>
            </w:r>
          </w:p>
        </w:tc>
        <w:tc>
          <w:tcPr>
            <w:tcW w:w="1224"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93" w:type="dxa"/>
            <w:tcBorders>
              <w:top w:val="single" w:sz="6" w:space="0" w:color="000000"/>
              <w:bottom w:val="single" w:sz="6" w:space="0" w:color="000000"/>
              <w:right w:val="single" w:sz="6" w:space="0" w:color="000000"/>
            </w:tcBorders>
          </w:tcPr>
          <w:p>
            <w:pPr>
              <w:pStyle w:val="Normal"/>
              <w:spacing w:lineRule="auto" w:line="259" w:before="0" w:after="0"/>
              <w:ind w:left="0" w:right="63" w:hanging="0"/>
              <w:jc w:val="right"/>
              <w:rPr/>
            </w:pPr>
            <w:r>
              <w:rPr>
                <w:sz w:val="14"/>
                <w:lang w:val="zh-Hans"/>
              </w:rPr>
              <w:t>0</w:t>
            </w:r>
          </w:p>
        </w:tc>
      </w:tr>
      <w:tr>
        <w:trPr>
          <w:trHeight w:val="333" w:hRule="atLeast"/>
        </w:trPr>
        <w:tc>
          <w:tcPr>
            <w:tcW w:w="1345" w:type="dxa"/>
            <w:gridSpan w:val="4"/>
            <w:tcBorders>
              <w:top w:val="single" w:sz="6" w:space="0" w:color="000000"/>
              <w:left w:val="single" w:sz="6" w:space="0" w:color="000000"/>
              <w:bottom w:val="single" w:sz="6" w:space="0" w:color="000000"/>
              <w:right w:val="single" w:sz="6" w:space="0" w:color="000000"/>
            </w:tcBorders>
          </w:tcPr>
          <w:p>
            <w:pPr>
              <w:pStyle w:val="Normal"/>
              <w:tabs>
                <w:tab w:val="clear" w:pos="420"/>
                <w:tab w:val="center" w:pos="677" w:leader="none"/>
                <w:tab w:val="right" w:pos="1310" w:leader="none"/>
              </w:tabs>
              <w:spacing w:lineRule="auto" w:line="259" w:before="0" w:after="0"/>
              <w:ind w:left="0" w:right="0" w:hanging="0"/>
              <w:jc w:val="left"/>
              <w:rPr/>
            </w:pPr>
            <w:r>
              <w:rPr>
                <w:sz w:val="14"/>
                <w:lang w:val="zh-Hans"/>
              </w:rPr>
              <w:t>31</w:t>
            </w:r>
            <w:del w:id="157" w:author="未知作者" w:date="2023-05-06T15:01:21Z">
              <w:r>
                <w:rPr>
                  <w:sz w:val="14"/>
                  <w:lang w:val="zh-Hans"/>
                </w:rPr>
                <w:tab/>
              </w:r>
            </w:del>
            <w:ins w:id="158" w:author="未知作者" w:date="2023-05-06T15:01:21Z">
              <w:r>
                <w:rPr>
                  <w:sz w:val="14"/>
                  <w:lang w:val="zh-Hans"/>
                </w:rPr>
                <w:t xml:space="preserve">      </w:t>
              </w:r>
            </w:ins>
            <w:r>
              <w:rPr>
                <w:sz w:val="14"/>
                <w:lang w:val="zh-Hans"/>
              </w:rPr>
              <w:t>ARUSER</w:t>
            </w:r>
            <w:del w:id="159" w:author="未知作者" w:date="2023-05-06T15:01:23Z">
              <w:r>
                <w:rPr>
                  <w:sz w:val="14"/>
                  <w:lang w:val="zh-Hans"/>
                </w:rPr>
                <w:tab/>
              </w:r>
            </w:del>
            <w:ins w:id="160" w:author="未知作者" w:date="2023-05-06T15:01:23Z">
              <w:r>
                <w:rPr>
                  <w:sz w:val="14"/>
                  <w:lang w:val="zh-Hans"/>
                </w:rPr>
                <w:t xml:space="preserve">     </w:t>
              </w:r>
            </w:ins>
            <w:r>
              <w:rPr>
                <w:sz w:val="14"/>
                <w:lang w:val="zh-Hans"/>
              </w:rPr>
              <w:t>28</w:t>
            </w:r>
          </w:p>
        </w:tc>
        <w:tc>
          <w:tcPr>
            <w:tcW w:w="1274" w:type="dxa"/>
            <w:gridSpan w:val="3"/>
            <w:tcBorders>
              <w:top w:val="single" w:sz="6" w:space="0" w:color="000000"/>
              <w:left w:val="single" w:sz="6" w:space="0" w:color="000000"/>
              <w:bottom w:val="single" w:sz="6" w:space="0" w:color="000000"/>
            </w:tcBorders>
          </w:tcPr>
          <w:p>
            <w:pPr>
              <w:pStyle w:val="Normal"/>
              <w:tabs>
                <w:tab w:val="clear" w:pos="420"/>
                <w:tab w:val="right" w:pos="1239" w:leader="none"/>
              </w:tabs>
              <w:spacing w:lineRule="auto" w:line="259" w:before="0" w:after="0"/>
              <w:ind w:left="0" w:right="0" w:hanging="0"/>
              <w:jc w:val="left"/>
              <w:rPr/>
            </w:pPr>
            <w:r>
              <w:rPr>
                <w:sz w:val="14"/>
                <w:lang w:val="zh-Hans"/>
              </w:rPr>
              <w:t>27</w:t>
            </w:r>
            <w:del w:id="161" w:author="未知作者" w:date="2023-05-06T15:01:09Z">
              <w:r>
                <w:rPr>
                  <w:sz w:val="14"/>
                  <w:lang w:val="zh-Hans"/>
                </w:rPr>
                <w:tab/>
              </w:r>
            </w:del>
            <w:ins w:id="162" w:author="未知作者" w:date="2023-05-06T15:01:10Z">
              <w:r>
                <w:rPr>
                  <w:sz w:val="14"/>
                  <w:lang w:val="zh-Hans"/>
                </w:rPr>
                <w:t xml:space="preserve"> </w:t>
              </w:r>
            </w:ins>
            <w:r>
              <w:rPr>
                <w:sz w:val="14"/>
                <w:lang w:val="zh-Hans"/>
              </w:rPr>
              <w:t>AWCACHE</w:t>
            </w:r>
          </w:p>
        </w:tc>
        <w:tc>
          <w:tcPr>
            <w:tcW w:w="301" w:type="dxa"/>
            <w:tcBorders>
              <w:top w:val="single" w:sz="6" w:space="0" w:color="000000"/>
              <w:bottom w:val="single" w:sz="6" w:space="0" w:color="000000"/>
              <w:right w:val="single" w:sz="6" w:space="0" w:color="000000"/>
            </w:tcBorders>
          </w:tcPr>
          <w:p>
            <w:pPr>
              <w:pStyle w:val="Normal"/>
              <w:spacing w:lineRule="auto" w:line="259" w:before="0" w:after="0"/>
              <w:ind w:right="0" w:hanging="0"/>
              <w:jc w:val="left"/>
              <w:rPr/>
            </w:pPr>
            <w:r>
              <w:rPr>
                <w:sz w:val="14"/>
                <w:lang w:val="zh-Hans"/>
              </w:rPr>
              <w:t>24</w:t>
            </w:r>
          </w:p>
        </w:tc>
        <w:tc>
          <w:tcPr>
            <w:tcW w:w="846" w:type="dxa"/>
            <w:gridSpan w:val="2"/>
            <w:tcBorders>
              <w:top w:val="single" w:sz="6" w:space="0" w:color="000000"/>
              <w:left w:val="single" w:sz="6" w:space="0" w:color="000000"/>
              <w:bottom w:val="single" w:sz="6" w:space="0" w:color="000000"/>
              <w:right w:val="single" w:sz="6" w:space="0" w:color="000000"/>
            </w:tcBorders>
          </w:tcPr>
          <w:p>
            <w:pPr>
              <w:pStyle w:val="Normal"/>
              <w:spacing w:lineRule="auto" w:line="259" w:before="0" w:after="0"/>
              <w:ind w:right="0" w:hanging="0"/>
              <w:rPr/>
            </w:pPr>
            <w:r>
              <w:rPr>
                <w:sz w:val="14"/>
                <w:lang w:val="zh-Hans"/>
              </w:rPr>
              <w:t>23</w:t>
            </w:r>
            <w:del w:id="163" w:author="未知作者" w:date="2023-05-06T15:00:59Z">
              <w:r>
                <w:rPr>
                  <w:sz w:val="14"/>
                  <w:lang w:val="zh-Hans"/>
                </w:rPr>
                <w:delText xml:space="preserve"> </w:delText>
              </w:r>
            </w:del>
            <w:del w:id="164" w:author="未知作者" w:date="2023-05-06T15:00:59Z">
              <w:r>
                <w:rPr>
                  <w:sz w:val="14"/>
                  <w:lang w:val="zh-Hans"/>
                </w:rPr>
                <w:delText>回复</w:delText>
              </w:r>
            </w:del>
            <w:ins w:id="165" w:author="未知作者" w:date="2023-05-06T15:01:05Z">
              <w:r>
                <w:rPr>
                  <w:sz w:val="14"/>
                  <w:lang w:val="zh-Hans"/>
                </w:rPr>
                <w:t xml:space="preserve"> </w:t>
              </w:r>
            </w:ins>
            <w:ins w:id="166" w:author="未知作者" w:date="2023-05-06T15:00:55Z">
              <w:r>
                <w:rPr>
                  <w:sz w:val="14"/>
                  <w:lang w:val="zh-Hans"/>
                </w:rPr>
                <w:t>Rsvd</w:t>
              </w:r>
            </w:ins>
            <w:r>
              <w:rPr>
                <w:sz w:val="14"/>
                <w:lang w:val="zh-Hans"/>
              </w:rPr>
              <w:t xml:space="preserve"> 20</w:t>
            </w:r>
          </w:p>
        </w:tc>
        <w:tc>
          <w:tcPr>
            <w:tcW w:w="929" w:type="dxa"/>
            <w:gridSpan w:val="2"/>
            <w:tcBorders>
              <w:top w:val="single" w:sz="6" w:space="0" w:color="000000"/>
              <w:left w:val="single" w:sz="6" w:space="0" w:color="000000"/>
              <w:bottom w:val="single" w:sz="6" w:space="0" w:color="000000"/>
              <w:right w:val="single" w:sz="6" w:space="0" w:color="000000"/>
            </w:tcBorders>
          </w:tcPr>
          <w:p>
            <w:pPr>
              <w:pStyle w:val="Normal"/>
              <w:spacing w:lineRule="auto" w:line="259" w:before="0" w:after="0"/>
              <w:ind w:left="27" w:right="0" w:hanging="0"/>
              <w:rPr/>
            </w:pPr>
            <w:r>
              <w:rPr>
                <w:sz w:val="14"/>
                <w:lang w:val="zh-Hans"/>
              </w:rPr>
              <w:t>19 TUSER16</w:t>
            </w:r>
          </w:p>
        </w:tc>
        <w:tc>
          <w:tcPr>
            <w:tcW w:w="909" w:type="dxa"/>
            <w:tcBorders>
              <w:top w:val="single" w:sz="6" w:space="0" w:color="000000"/>
              <w:left w:val="single" w:sz="6" w:space="0" w:color="000000"/>
              <w:bottom w:val="single" w:sz="6" w:space="0" w:color="000000"/>
              <w:right w:val="single" w:sz="6" w:space="0" w:color="000000"/>
            </w:tcBorders>
          </w:tcPr>
          <w:p>
            <w:pPr>
              <w:pStyle w:val="Normal"/>
              <w:spacing w:lineRule="auto" w:line="259" w:before="0" w:after="0"/>
              <w:ind w:left="27" w:right="0" w:hanging="0"/>
              <w:rPr/>
            </w:pPr>
            <w:r>
              <w:rPr>
                <w:sz w:val="14"/>
                <w:lang w:val="zh-Hans"/>
              </w:rPr>
              <w:t xml:space="preserve">15 </w:t>
            </w:r>
            <w:del w:id="167" w:author="未知作者" w:date="2023-05-06T15:00:33Z">
              <w:r>
                <w:rPr>
                  <w:sz w:val="14"/>
                  <w:lang w:val="zh-Hans"/>
                </w:rPr>
                <w:delText>回复</w:delText>
              </w:r>
            </w:del>
            <w:ins w:id="168" w:author="未知作者" w:date="2023-05-06T15:00:34Z">
              <w:r>
                <w:rPr>
                  <w:sz w:val="14"/>
                  <w:lang w:val="zh-Hans"/>
                </w:rPr>
                <w:t>Rsvd</w:t>
              </w:r>
            </w:ins>
            <w:r>
              <w:rPr>
                <w:sz w:val="14"/>
                <w:lang w:val="zh-Hans"/>
              </w:rPr>
              <w:t xml:space="preserve"> 13</w:t>
            </w:r>
          </w:p>
        </w:tc>
        <w:tc>
          <w:tcPr>
            <w:tcW w:w="615" w:type="dxa"/>
            <w:tcBorders>
              <w:top w:val="single" w:sz="6" w:space="0" w:color="000000"/>
              <w:left w:val="single" w:sz="6" w:space="0" w:color="000000"/>
              <w:bottom w:val="single" w:sz="6" w:space="0" w:color="000000"/>
            </w:tcBorders>
          </w:tcPr>
          <w:p>
            <w:pPr>
              <w:pStyle w:val="Normal"/>
              <w:tabs>
                <w:tab w:val="clear" w:pos="420"/>
                <w:tab w:val="right" w:pos="578" w:leader="none"/>
              </w:tabs>
              <w:spacing w:lineRule="auto" w:line="259" w:before="0" w:after="0"/>
              <w:ind w:left="0" w:right="0" w:hanging="0"/>
              <w:jc w:val="left"/>
              <w:rPr/>
            </w:pPr>
            <w:r>
              <w:rPr>
                <w:sz w:val="14"/>
                <w:lang w:val="zh-Hans"/>
              </w:rPr>
              <w:t>12</w:t>
            </w:r>
            <w:del w:id="169" w:author="未知作者" w:date="2023-05-06T15:00:48Z">
              <w:r>
                <w:rPr>
                  <w:sz w:val="14"/>
                  <w:lang w:val="zh-Hans"/>
                </w:rPr>
                <w:tab/>
              </w:r>
            </w:del>
            <w:ins w:id="170" w:author="未知作者" w:date="2023-05-06T15:00:49Z">
              <w:r>
                <w:rPr>
                  <w:sz w:val="14"/>
                  <w:lang w:val="zh-Hans"/>
                </w:rPr>
                <w:t xml:space="preserve">   </w:t>
              </w:r>
            </w:ins>
            <w:r>
              <w:rPr>
                <w:sz w:val="14"/>
                <w:lang w:val="zh-Hans"/>
              </w:rPr>
              <w:t>TID</w:t>
            </w:r>
          </w:p>
        </w:tc>
        <w:tc>
          <w:tcPr>
            <w:tcW w:w="295" w:type="dxa"/>
            <w:tcBorders>
              <w:top w:val="single" w:sz="6" w:space="0" w:color="000000"/>
              <w:bottom w:val="single" w:sz="6" w:space="0" w:color="000000"/>
              <w:right w:val="single" w:sz="6" w:space="0" w:color="000000"/>
            </w:tcBorders>
          </w:tcPr>
          <w:p>
            <w:pPr>
              <w:pStyle w:val="Normal"/>
              <w:spacing w:lineRule="auto" w:line="259" w:before="0" w:after="0"/>
              <w:ind w:left="97" w:right="0" w:hanging="0"/>
              <w:jc w:val="left"/>
              <w:rPr/>
            </w:pPr>
            <w:r>
              <w:rPr>
                <w:sz w:val="14"/>
                <w:lang w:val="zh-Hans"/>
              </w:rPr>
              <w:t>8</w:t>
            </w:r>
          </w:p>
        </w:tc>
        <w:tc>
          <w:tcPr>
            <w:tcW w:w="929" w:type="dxa"/>
            <w:gridSpan w:val="2"/>
            <w:tcBorders>
              <w:top w:val="single" w:sz="6" w:space="0" w:color="000000"/>
              <w:left w:val="single" w:sz="6" w:space="0" w:color="000000"/>
              <w:bottom w:val="single" w:sz="6" w:space="0" w:color="000000"/>
              <w:right w:val="single" w:sz="6" w:space="0" w:color="000000"/>
            </w:tcBorders>
          </w:tcPr>
          <w:p>
            <w:pPr>
              <w:pStyle w:val="Normal"/>
              <w:tabs>
                <w:tab w:val="clear" w:pos="420"/>
                <w:tab w:val="center" w:pos="422" w:leader="none"/>
                <w:tab w:val="right" w:pos="892" w:leader="none"/>
              </w:tabs>
              <w:spacing w:lineRule="auto" w:line="259" w:before="0" w:after="0"/>
              <w:ind w:left="0" w:right="0" w:hanging="0"/>
              <w:jc w:val="left"/>
              <w:rPr/>
            </w:pPr>
            <w:r>
              <w:rPr>
                <w:sz w:val="14"/>
                <w:lang w:val="zh-Hans"/>
              </w:rPr>
              <w:t>7</w:t>
              <w:tab/>
            </w:r>
            <w:del w:id="171" w:author="未知作者" w:date="2023-05-06T15:00:36Z">
              <w:r>
                <w:rPr>
                  <w:sz w:val="14"/>
                  <w:lang w:val="zh-Hans"/>
                </w:rPr>
                <w:delText>回复</w:delText>
              </w:r>
            </w:del>
            <w:ins w:id="172" w:author="未知作者" w:date="2023-05-06T15:00:36Z">
              <w:r>
                <w:rPr>
                  <w:sz w:val="14"/>
                  <w:lang w:val="zh-Hans"/>
                </w:rPr>
                <w:t xml:space="preserve">Rsvd  </w:t>
              </w:r>
            </w:ins>
            <w:del w:id="173" w:author="未知作者" w:date="2023-05-06T15:00:42Z">
              <w:r>
                <w:rPr>
                  <w:sz w:val="14"/>
                  <w:lang w:val="zh-Hans"/>
                </w:rPr>
                <w:tab/>
                <w:delText>5</w:delText>
              </w:r>
            </w:del>
            <w:ins w:id="174" w:author="未知作者" w:date="2023-05-06T15:00:43Z">
              <w:r>
                <w:rPr>
                  <w:sz w:val="14"/>
                  <w:lang w:val="zh-Hans"/>
                </w:rPr>
                <w:t>5</w:t>
              </w:r>
            </w:ins>
          </w:p>
        </w:tc>
        <w:tc>
          <w:tcPr>
            <w:tcW w:w="993" w:type="dxa"/>
            <w:tcBorders>
              <w:top w:val="single" w:sz="6" w:space="0" w:color="000000"/>
              <w:left w:val="single" w:sz="6" w:space="0" w:color="000000"/>
              <w:bottom w:val="single" w:sz="6" w:space="0" w:color="000000"/>
              <w:right w:val="single" w:sz="6" w:space="0" w:color="000000"/>
            </w:tcBorders>
          </w:tcPr>
          <w:p>
            <w:pPr>
              <w:pStyle w:val="Normal"/>
              <w:tabs>
                <w:tab w:val="clear" w:pos="420"/>
                <w:tab w:val="right" w:pos="964" w:leader="none"/>
              </w:tabs>
              <w:spacing w:lineRule="auto" w:line="259" w:before="0" w:after="0"/>
              <w:ind w:left="0" w:right="0" w:hanging="0"/>
              <w:jc w:val="left"/>
              <w:rPr/>
            </w:pPr>
            <w:r>
              <w:rPr>
                <w:sz w:val="14"/>
                <w:lang w:val="zh-Hans"/>
              </w:rPr>
              <w:t>4 TDEST</w:t>
              <w:tab/>
              <w:t>0</w:t>
            </w:r>
          </w:p>
        </w:tc>
      </w:tr>
      <w:tr>
        <w:trPr>
          <w:trHeight w:val="337" w:hRule="atLeast"/>
        </w:trPr>
        <w:tc>
          <w:tcPr>
            <w:tcW w:w="2619" w:type="dxa"/>
            <w:gridSpan w:val="7"/>
            <w:tcBorders>
              <w:top w:val="single" w:sz="6" w:space="0" w:color="000000"/>
              <w:left w:val="single" w:sz="6" w:space="0" w:color="000000"/>
              <w:bottom w:val="single" w:sz="10" w:space="0" w:color="000000"/>
            </w:tcBorders>
          </w:tcPr>
          <w:p>
            <w:pPr>
              <w:pStyle w:val="Normal"/>
              <w:tabs>
                <w:tab w:val="clear" w:pos="420"/>
                <w:tab w:val="center" w:pos="1617" w:leader="none"/>
              </w:tabs>
              <w:spacing w:lineRule="auto" w:line="259" w:before="0" w:after="0"/>
              <w:ind w:left="0" w:right="0" w:hanging="0"/>
              <w:jc w:val="left"/>
              <w:rPr/>
            </w:pPr>
            <w:r>
              <w:rPr>
                <w:sz w:val="14"/>
                <w:lang w:val="zh-Hans"/>
              </w:rPr>
              <w:t>31</w:t>
              <w:tab/>
              <w:t>VSIZE</w:t>
            </w:r>
          </w:p>
        </w:tc>
        <w:tc>
          <w:tcPr>
            <w:tcW w:w="1044" w:type="dxa"/>
            <w:gridSpan w:val="2"/>
            <w:tcBorders>
              <w:top w:val="single" w:sz="6" w:space="0" w:color="000000"/>
              <w:bottom w:val="single" w:sz="10" w:space="0" w:color="000000"/>
              <w:right w:val="single" w:sz="6" w:space="0" w:color="000000"/>
            </w:tcBorders>
          </w:tcPr>
          <w:p>
            <w:pPr>
              <w:pStyle w:val="Normal"/>
              <w:spacing w:lineRule="auto" w:line="259" w:before="0" w:after="0"/>
              <w:ind w:left="717" w:right="0" w:hanging="0"/>
              <w:jc w:val="left"/>
              <w:rPr/>
            </w:pPr>
            <w:r>
              <w:rPr>
                <w:sz w:val="14"/>
                <w:lang w:val="zh-Hans"/>
              </w:rPr>
              <w:t>19</w:t>
            </w:r>
          </w:p>
        </w:tc>
        <w:tc>
          <w:tcPr>
            <w:tcW w:w="934" w:type="dxa"/>
            <w:gridSpan w:val="2"/>
            <w:tcBorders>
              <w:top w:val="single" w:sz="6" w:space="0" w:color="000000"/>
              <w:left w:val="single" w:sz="6" w:space="0" w:color="000000"/>
              <w:bottom w:val="single" w:sz="10" w:space="0" w:color="000000"/>
              <w:right w:val="single" w:sz="6" w:space="0" w:color="000000"/>
            </w:tcBorders>
          </w:tcPr>
          <w:p>
            <w:pPr>
              <w:pStyle w:val="Normal"/>
              <w:spacing w:lineRule="auto" w:line="259" w:before="0" w:after="0"/>
              <w:ind w:left="65" w:right="0" w:hanging="0"/>
              <w:jc w:val="left"/>
              <w:rPr/>
            </w:pPr>
            <w:r>
              <w:rPr>
                <w:sz w:val="14"/>
                <w:lang w:val="zh-Hans"/>
              </w:rPr>
              <w:t xml:space="preserve">18 </w:t>
            </w:r>
            <w:del w:id="175" w:author="未知作者" w:date="2023-05-06T15:01:37Z">
              <w:r>
                <w:rPr>
                  <w:sz w:val="14"/>
                  <w:lang w:val="zh-Hans"/>
                </w:rPr>
                <w:delText>回复</w:delText>
              </w:r>
            </w:del>
            <w:ins w:id="176" w:author="未知作者" w:date="2023-05-06T15:01:38Z">
              <w:r>
                <w:rPr>
                  <w:sz w:val="14"/>
                  <w:lang w:val="zh-Hans"/>
                </w:rPr>
                <w:t>Rsvd</w:t>
              </w:r>
            </w:ins>
            <w:r>
              <w:rPr>
                <w:sz w:val="14"/>
                <w:lang w:val="zh-Hans"/>
              </w:rPr>
              <w:t xml:space="preserve"> 16</w:t>
            </w:r>
          </w:p>
        </w:tc>
        <w:tc>
          <w:tcPr>
            <w:tcW w:w="1622" w:type="dxa"/>
            <w:gridSpan w:val="3"/>
            <w:tcBorders>
              <w:top w:val="single" w:sz="6" w:space="0" w:color="000000"/>
              <w:left w:val="single" w:sz="6" w:space="0" w:color="000000"/>
              <w:bottom w:val="single" w:sz="10" w:space="0" w:color="000000"/>
            </w:tcBorders>
          </w:tcPr>
          <w:p>
            <w:pPr>
              <w:pStyle w:val="Normal"/>
              <w:spacing w:lineRule="auto" w:line="259" w:before="0" w:after="0"/>
              <w:ind w:left="69" w:right="0" w:hanging="0"/>
              <w:jc w:val="left"/>
              <w:rPr/>
            </w:pPr>
            <w:r>
              <w:rPr>
                <w:sz w:val="14"/>
                <w:lang w:val="zh-Hans"/>
              </w:rPr>
              <w:t>15</w:t>
            </w:r>
          </w:p>
        </w:tc>
        <w:tc>
          <w:tcPr>
            <w:tcW w:w="1224" w:type="dxa"/>
            <w:gridSpan w:val="3"/>
            <w:tcBorders>
              <w:top w:val="single" w:sz="6" w:space="0" w:color="000000"/>
              <w:bottom w:val="single" w:sz="10" w:space="0" w:color="000000"/>
            </w:tcBorders>
          </w:tcPr>
          <w:p>
            <w:pPr>
              <w:pStyle w:val="Normal"/>
              <w:spacing w:lineRule="auto" w:line="259" w:before="0" w:after="0"/>
              <w:ind w:left="31" w:right="0" w:hanging="0"/>
              <w:jc w:val="left"/>
              <w:rPr/>
            </w:pPr>
            <w:del w:id="177" w:author="未知作者" w:date="2023-05-06T15:01:46Z">
              <w:r>
                <w:rPr>
                  <w:sz w:val="14"/>
                  <w:lang w:val="zh-Hans"/>
                </w:rPr>
                <w:delText>跨</w:delText>
              </w:r>
            </w:del>
            <w:ins w:id="178" w:author="未知作者" w:date="2023-05-06T15:01:47Z">
              <w:r>
                <w:rPr>
                  <w:sz w:val="14"/>
                  <w:lang w:val="zh-Hans"/>
                </w:rPr>
                <w:t>Stride</w:t>
              </w:r>
            </w:ins>
          </w:p>
        </w:tc>
        <w:tc>
          <w:tcPr>
            <w:tcW w:w="993" w:type="dxa"/>
            <w:tcBorders>
              <w:top w:val="single" w:sz="6" w:space="0" w:color="000000"/>
              <w:bottom w:val="single" w:sz="10" w:space="0" w:color="000000"/>
              <w:right w:val="single" w:sz="6" w:space="0" w:color="000000"/>
            </w:tcBorders>
          </w:tcPr>
          <w:p>
            <w:pPr>
              <w:pStyle w:val="Normal"/>
              <w:spacing w:lineRule="auto" w:line="259" w:before="0" w:after="0"/>
              <w:ind w:left="0" w:right="63" w:hanging="0"/>
              <w:jc w:val="right"/>
              <w:rPr/>
            </w:pPr>
            <w:r>
              <w:rPr>
                <w:sz w:val="14"/>
                <w:lang w:val="zh-Hans"/>
              </w:rPr>
              <w:t>0</w:t>
            </w:r>
          </w:p>
        </w:tc>
      </w:tr>
      <w:tr>
        <w:trPr>
          <w:trHeight w:val="333" w:hRule="atLeast"/>
        </w:trPr>
        <w:tc>
          <w:tcPr>
            <w:tcW w:w="345" w:type="dxa"/>
            <w:tcBorders>
              <w:top w:val="single" w:sz="10" w:space="0" w:color="000000"/>
              <w:left w:val="single" w:sz="6" w:space="0" w:color="000000"/>
              <w:bottom w:val="single" w:sz="10" w:space="0" w:color="000000"/>
              <w:right w:val="single" w:sz="6" w:space="0" w:color="000000"/>
            </w:tcBorders>
          </w:tcPr>
          <w:p>
            <w:pPr>
              <w:pStyle w:val="Normal"/>
              <w:spacing w:lineRule="auto" w:line="259" w:before="0" w:after="0"/>
              <w:ind w:left="92" w:right="0" w:hanging="0"/>
              <w:jc w:val="left"/>
              <w:rPr/>
            </w:pPr>
            <w:r>
              <w:rPr>
                <w:sz w:val="14"/>
                <w:lang w:val="zh-Hans"/>
              </w:rPr>
              <w:t>31</w:t>
            </w:r>
          </w:p>
        </w:tc>
        <w:tc>
          <w:tcPr>
            <w:tcW w:w="341" w:type="dxa"/>
            <w:tcBorders>
              <w:top w:val="single" w:sz="10" w:space="0" w:color="000000"/>
              <w:left w:val="single" w:sz="6" w:space="0" w:color="000000"/>
              <w:bottom w:val="single" w:sz="10" w:space="0" w:color="000000"/>
              <w:right w:val="single" w:sz="6" w:space="0" w:color="000000"/>
            </w:tcBorders>
          </w:tcPr>
          <w:p>
            <w:pPr>
              <w:pStyle w:val="Normal"/>
              <w:spacing w:lineRule="auto" w:line="259" w:before="0" w:after="0"/>
              <w:ind w:left="94" w:right="0" w:hanging="0"/>
              <w:jc w:val="left"/>
              <w:rPr/>
            </w:pPr>
            <w:r>
              <w:rPr>
                <w:sz w:val="14"/>
                <w:lang w:val="zh-Hans"/>
              </w:rPr>
              <w:t>30</w:t>
            </w:r>
          </w:p>
        </w:tc>
        <w:tc>
          <w:tcPr>
            <w:tcW w:w="340" w:type="dxa"/>
            <w:tcBorders>
              <w:top w:val="single" w:sz="10" w:space="0" w:color="000000"/>
              <w:left w:val="single" w:sz="6" w:space="0" w:color="000000"/>
              <w:bottom w:val="single" w:sz="10" w:space="0" w:color="000000"/>
              <w:right w:val="single" w:sz="6" w:space="0" w:color="000000"/>
            </w:tcBorders>
          </w:tcPr>
          <w:p>
            <w:pPr>
              <w:pStyle w:val="Normal"/>
              <w:spacing w:lineRule="auto" w:line="259" w:before="0" w:after="0"/>
              <w:ind w:left="108" w:right="0" w:hanging="0"/>
              <w:jc w:val="left"/>
              <w:rPr/>
            </w:pPr>
            <w:r>
              <w:rPr>
                <w:sz w:val="14"/>
                <w:lang w:val="zh-Hans"/>
              </w:rPr>
              <w:t>29</w:t>
            </w:r>
          </w:p>
        </w:tc>
        <w:tc>
          <w:tcPr>
            <w:tcW w:w="319" w:type="dxa"/>
            <w:tcBorders>
              <w:top w:val="single" w:sz="10" w:space="0" w:color="000000"/>
              <w:left w:val="single" w:sz="6" w:space="0" w:color="000000"/>
              <w:bottom w:val="single" w:sz="10" w:space="0" w:color="000000"/>
              <w:right w:val="single" w:sz="8" w:space="0" w:color="000000"/>
            </w:tcBorders>
          </w:tcPr>
          <w:p>
            <w:pPr>
              <w:pStyle w:val="Normal"/>
              <w:spacing w:lineRule="auto" w:line="259" w:before="0" w:after="0"/>
              <w:ind w:left="91" w:right="0" w:hanging="0"/>
              <w:jc w:val="left"/>
              <w:rPr/>
            </w:pPr>
            <w:r>
              <w:rPr>
                <w:sz w:val="14"/>
                <w:lang w:val="zh-Hans"/>
              </w:rPr>
              <w:t>28</w:t>
            </w:r>
          </w:p>
        </w:tc>
        <w:tc>
          <w:tcPr>
            <w:tcW w:w="502" w:type="dxa"/>
            <w:tcBorders>
              <w:top w:val="single" w:sz="10" w:space="0" w:color="000000"/>
              <w:left w:val="single" w:sz="8" w:space="0" w:color="000000"/>
              <w:bottom w:val="single" w:sz="10" w:space="0" w:color="000000"/>
              <w:right w:val="single" w:sz="6" w:space="0" w:color="000000"/>
            </w:tcBorders>
          </w:tcPr>
          <w:p>
            <w:pPr>
              <w:pStyle w:val="Normal"/>
              <w:widowControl/>
              <w:suppressAutoHyphens w:val="true"/>
              <w:bidi w:val="0"/>
              <w:spacing w:lineRule="auto" w:line="259" w:before="0" w:after="0"/>
              <w:ind w:left="78" w:right="0" w:hanging="0"/>
              <w:jc w:val="center"/>
              <w:rPr>
                <w:del w:id="180" w:author="未知作者" w:date="2023-05-06T15:02:39Z"/>
              </w:rPr>
            </w:pPr>
            <w:del w:id="179" w:author="未知作者" w:date="2023-05-06T15:02:39Z">
              <w:r>
                <w:rPr>
                  <w:sz w:val="14"/>
                  <w:lang w:val="zh-Hans"/>
                </w:rPr>
                <w:delText xml:space="preserve">德克萨斯州 </w:delText>
              </w:r>
            </w:del>
          </w:p>
          <w:p>
            <w:pPr>
              <w:pStyle w:val="Normal"/>
              <w:widowControl/>
              <w:suppressAutoHyphens w:val="true"/>
              <w:bidi w:val="0"/>
              <w:spacing w:lineRule="auto" w:line="259" w:before="0" w:after="0"/>
              <w:ind w:left="78" w:right="0" w:hanging="0"/>
              <w:jc w:val="center"/>
              <w:rPr>
                <w:sz w:val="14"/>
                <w:lang w:val="zh-Hans"/>
              </w:rPr>
            </w:pPr>
            <w:ins w:id="181" w:author="未知作者" w:date="2023-05-06T15:02:42Z">
              <w:r>
                <w:rPr>
                  <w:sz w:val="14"/>
                  <w:lang w:val="zh-Hans"/>
                </w:rPr>
                <w:t>TX SOP</w:t>
              </w:r>
            </w:ins>
            <w:del w:id="182" w:author="未知作者" w:date="2023-05-06T15:02:38Z">
              <w:r>
                <w:rPr>
                  <w:sz w:val="14"/>
                  <w:lang w:val="zh-Hans"/>
                </w:rPr>
                <w:delText>标准操作程序</w:delText>
              </w:r>
            </w:del>
          </w:p>
        </w:tc>
        <w:tc>
          <w:tcPr>
            <w:tcW w:w="435" w:type="dxa"/>
            <w:tcBorders>
              <w:top w:val="single" w:sz="10" w:space="0" w:color="000000"/>
              <w:left w:val="single" w:sz="6" w:space="0" w:color="000000"/>
              <w:bottom w:val="single" w:sz="10" w:space="0" w:color="000000"/>
              <w:right w:val="single" w:sz="6" w:space="0" w:color="000000"/>
            </w:tcBorders>
          </w:tcPr>
          <w:p>
            <w:pPr>
              <w:pStyle w:val="Normal"/>
              <w:spacing w:lineRule="auto" w:line="259" w:before="0" w:after="0"/>
              <w:ind w:left="0" w:right="62" w:hanging="0"/>
              <w:jc w:val="right"/>
              <w:rPr/>
            </w:pPr>
            <w:del w:id="183" w:author="未知作者" w:date="2023-05-06T15:02:22Z">
              <w:r>
                <w:rPr>
                  <w:sz w:val="14"/>
                  <w:lang w:val="zh-Hans"/>
                </w:rPr>
                <w:delText xml:space="preserve">德克萨斯州 </w:delText>
              </w:r>
            </w:del>
            <w:ins w:id="184" w:author="未知作者" w:date="2023-05-06T15:02:26Z">
              <w:r>
                <w:rPr>
                  <w:sz w:val="14"/>
                  <w:lang w:val="zh-Hans"/>
                </w:rPr>
                <w:t>TX</w:t>
              </w:r>
            </w:ins>
          </w:p>
          <w:p>
            <w:pPr>
              <w:pStyle w:val="Normal"/>
              <w:spacing w:lineRule="auto" w:line="259" w:before="0" w:after="0"/>
              <w:ind w:left="91" w:right="0" w:hanging="0"/>
              <w:rPr/>
            </w:pPr>
            <w:r>
              <w:rPr>
                <w:sz w:val="14"/>
                <w:lang w:val="zh-Hans"/>
              </w:rPr>
              <w:t>EOP</w:t>
            </w:r>
          </w:p>
        </w:tc>
        <w:tc>
          <w:tcPr>
            <w:tcW w:w="337" w:type="dxa"/>
            <w:tcBorders>
              <w:top w:val="single" w:sz="10" w:space="0" w:color="000000"/>
              <w:left w:val="single" w:sz="6" w:space="0" w:color="000000"/>
              <w:bottom w:val="single" w:sz="10" w:space="0" w:color="000000"/>
            </w:tcBorders>
          </w:tcPr>
          <w:p>
            <w:pPr>
              <w:pStyle w:val="Normal"/>
              <w:spacing w:lineRule="auto" w:line="259" w:before="0" w:after="0"/>
              <w:ind w:right="0" w:hanging="0"/>
              <w:jc w:val="left"/>
              <w:rPr/>
            </w:pPr>
            <w:r>
              <w:rPr>
                <w:sz w:val="14"/>
                <w:lang w:val="zh-Hans"/>
              </w:rPr>
              <w:t>25</w:t>
            </w:r>
          </w:p>
        </w:tc>
        <w:tc>
          <w:tcPr>
            <w:tcW w:w="1978" w:type="dxa"/>
            <w:gridSpan w:val="4"/>
            <w:tcBorders>
              <w:top w:val="single" w:sz="10" w:space="0" w:color="000000"/>
              <w:bottom w:val="single" w:sz="10" w:space="0" w:color="000000"/>
              <w:right w:val="single" w:sz="6" w:space="0" w:color="000000"/>
            </w:tcBorders>
          </w:tcPr>
          <w:p>
            <w:pPr>
              <w:pStyle w:val="Normal"/>
              <w:tabs>
                <w:tab w:val="clear" w:pos="420"/>
                <w:tab w:val="center" w:pos="735" w:leader="none"/>
                <w:tab w:val="right" w:pos="1938" w:leader="none"/>
              </w:tabs>
              <w:spacing w:lineRule="auto" w:line="259" w:before="0" w:after="0"/>
              <w:ind w:left="0" w:right="0" w:hanging="0"/>
              <w:jc w:val="left"/>
              <w:rPr/>
            </w:pPr>
            <w:r>
              <w:rPr>
                <w:lang w:val="zh-Hans"/>
              </w:rPr>
              <w:tab/>
            </w:r>
            <w:del w:id="185" w:author="未知作者" w:date="2023-05-06T15:02:00Z">
              <w:r>
                <w:rPr>
                  <w:sz w:val="14"/>
                  <w:lang w:val="zh-Hans"/>
                </w:rPr>
                <w:delText>回复</w:delText>
              </w:r>
            </w:del>
            <w:ins w:id="186" w:author="未知作者" w:date="2023-05-06T15:02:00Z">
              <w:r>
                <w:rPr>
                  <w:sz w:val="14"/>
                  <w:lang w:val="zh-Hans"/>
                </w:rPr>
                <w:t>Rsvd</w:t>
              </w:r>
            </w:ins>
            <w:del w:id="187" w:author="未知作者" w:date="2023-05-06T15:02:07Z">
              <w:r>
                <w:rPr>
                  <w:sz w:val="14"/>
                  <w:lang w:val="zh-Hans"/>
                </w:rPr>
                <w:tab/>
              </w:r>
            </w:del>
            <w:ins w:id="188" w:author="未知作者" w:date="2023-05-06T15:02:08Z">
              <w:r>
                <w:rPr>
                  <w:sz w:val="14"/>
                  <w:lang w:val="zh-Hans"/>
                </w:rPr>
                <w:t xml:space="preserve">                                          </w:t>
              </w:r>
            </w:ins>
            <w:r>
              <w:rPr>
                <w:sz w:val="14"/>
                <w:lang w:val="zh-Hans"/>
              </w:rPr>
              <w:t>16</w:t>
            </w:r>
          </w:p>
        </w:tc>
        <w:tc>
          <w:tcPr>
            <w:tcW w:w="1622" w:type="dxa"/>
            <w:gridSpan w:val="3"/>
            <w:tcBorders>
              <w:top w:val="single" w:sz="10" w:space="0" w:color="000000"/>
              <w:left w:val="single" w:sz="6" w:space="0" w:color="000000"/>
              <w:bottom w:val="single" w:sz="10" w:space="0" w:color="000000"/>
            </w:tcBorders>
          </w:tcPr>
          <w:p>
            <w:pPr>
              <w:pStyle w:val="Normal"/>
              <w:spacing w:lineRule="auto" w:line="259" w:before="0" w:after="0"/>
              <w:ind w:left="75" w:right="0" w:hanging="0"/>
              <w:jc w:val="left"/>
              <w:rPr/>
            </w:pPr>
            <w:r>
              <w:rPr>
                <w:sz w:val="14"/>
                <w:lang w:val="zh-Hans"/>
              </w:rPr>
              <w:t>15</w:t>
            </w:r>
          </w:p>
        </w:tc>
        <w:tc>
          <w:tcPr>
            <w:tcW w:w="1224" w:type="dxa"/>
            <w:gridSpan w:val="3"/>
            <w:tcBorders>
              <w:top w:val="single" w:sz="10" w:space="0" w:color="000000"/>
              <w:bottom w:val="single" w:sz="10" w:space="0" w:color="000000"/>
            </w:tcBorders>
          </w:tcPr>
          <w:p>
            <w:pPr>
              <w:pStyle w:val="Normal"/>
              <w:spacing w:lineRule="auto" w:line="259" w:before="0" w:after="0"/>
              <w:ind w:left="0" w:right="0" w:hanging="0"/>
              <w:jc w:val="left"/>
              <w:rPr/>
            </w:pPr>
            <w:del w:id="189" w:author="未知作者" w:date="2023-05-06T15:01:54Z">
              <w:r>
                <w:rPr>
                  <w:sz w:val="14"/>
                  <w:lang w:val="zh-Hans"/>
                </w:rPr>
                <w:delText>海泽</w:delText>
              </w:r>
            </w:del>
            <w:ins w:id="190" w:author="未知作者" w:date="2023-05-06T15:01:54Z">
              <w:r>
                <w:rPr>
                  <w:sz w:val="14"/>
                  <w:lang w:val="zh-Hans"/>
                </w:rPr>
                <w:t>HSIZE</w:t>
              </w:r>
            </w:ins>
          </w:p>
        </w:tc>
        <w:tc>
          <w:tcPr>
            <w:tcW w:w="993" w:type="dxa"/>
            <w:tcBorders>
              <w:top w:val="single" w:sz="10" w:space="0" w:color="000000"/>
              <w:bottom w:val="single" w:sz="10" w:space="0" w:color="000000"/>
              <w:right w:val="single" w:sz="6" w:space="0" w:color="000000"/>
            </w:tcBorders>
          </w:tcPr>
          <w:p>
            <w:pPr>
              <w:pStyle w:val="Normal"/>
              <w:spacing w:lineRule="auto" w:line="259" w:before="0" w:after="0"/>
              <w:ind w:left="0" w:right="63" w:hanging="0"/>
              <w:jc w:val="right"/>
              <w:rPr/>
            </w:pPr>
            <w:r>
              <w:rPr>
                <w:sz w:val="14"/>
                <w:lang w:val="zh-Hans"/>
              </w:rPr>
              <w:t>0</w:t>
            </w:r>
          </w:p>
        </w:tc>
      </w:tr>
      <w:tr>
        <w:trPr>
          <w:trHeight w:val="332" w:hRule="atLeast"/>
        </w:trPr>
        <w:tc>
          <w:tcPr>
            <w:tcW w:w="345" w:type="dxa"/>
            <w:tcBorders>
              <w:top w:val="single" w:sz="10" w:space="0" w:color="000000"/>
              <w:left w:val="single" w:sz="6" w:space="0" w:color="000000"/>
              <w:bottom w:val="single" w:sz="6" w:space="0" w:color="000000"/>
              <w:right w:val="single" w:sz="6" w:space="0" w:color="000000"/>
            </w:tcBorders>
          </w:tcPr>
          <w:p>
            <w:pPr>
              <w:pStyle w:val="Normal"/>
              <w:spacing w:lineRule="auto" w:line="259" w:before="0" w:after="0"/>
              <w:ind w:right="0" w:hanging="0"/>
              <w:jc w:val="center"/>
              <w:rPr/>
            </w:pPr>
            <w:del w:id="191" w:author="未知作者" w:date="2023-05-06T15:02:59Z">
              <w:r>
                <w:rPr>
                  <w:sz w:val="14"/>
                  <w:lang w:val="zh-Hans"/>
                </w:rPr>
                <w:delText>厘米</w:delText>
              </w:r>
            </w:del>
            <w:ins w:id="192" w:author="未知作者" w:date="2023-05-06T15:04:18Z">
              <w:r>
                <w:rPr>
                  <w:sz w:val="14"/>
                  <w:lang w:val="zh-Hans"/>
                </w:rPr>
                <w:t>Cmp</w:t>
              </w:r>
            </w:ins>
          </w:p>
        </w:tc>
        <w:tc>
          <w:tcPr>
            <w:tcW w:w="341" w:type="dxa"/>
            <w:tcBorders>
              <w:top w:val="single" w:sz="10" w:space="0" w:color="000000"/>
              <w:left w:val="single" w:sz="6" w:space="0" w:color="000000"/>
              <w:bottom w:val="single" w:sz="6" w:space="0" w:color="000000"/>
              <w:right w:val="single" w:sz="6" w:space="0" w:color="000000"/>
            </w:tcBorders>
          </w:tcPr>
          <w:p>
            <w:pPr>
              <w:pStyle w:val="Normal"/>
              <w:spacing w:lineRule="auto" w:line="259" w:before="0" w:after="0"/>
              <w:ind w:left="74" w:right="0" w:hanging="0"/>
              <w:rPr/>
            </w:pPr>
            <w:del w:id="193" w:author="未知作者" w:date="2023-05-06T15:02:53Z">
              <w:r>
                <w:rPr>
                  <w:sz w:val="14"/>
                  <w:lang w:val="zh-Hans"/>
                </w:rPr>
                <w:delText>德</w:delText>
              </w:r>
            </w:del>
            <w:ins w:id="194" w:author="未知作者" w:date="2023-05-06T15:02:56Z">
              <w:r>
                <w:rPr>
                  <w:sz w:val="14"/>
                  <w:lang w:val="zh-Hans"/>
                </w:rPr>
                <w:t>DE</w:t>
              </w:r>
            </w:ins>
          </w:p>
        </w:tc>
        <w:tc>
          <w:tcPr>
            <w:tcW w:w="340" w:type="dxa"/>
            <w:tcBorders>
              <w:top w:val="single" w:sz="10" w:space="0" w:color="000000"/>
              <w:left w:val="single" w:sz="6" w:space="0" w:color="000000"/>
              <w:bottom w:val="single" w:sz="6" w:space="0" w:color="000000"/>
              <w:right w:val="single" w:sz="6" w:space="0" w:color="000000"/>
            </w:tcBorders>
          </w:tcPr>
          <w:p>
            <w:pPr>
              <w:pStyle w:val="Normal"/>
              <w:spacing w:lineRule="auto" w:line="259" w:before="0" w:after="0"/>
              <w:ind w:left="92" w:right="0" w:hanging="0"/>
              <w:rPr/>
            </w:pPr>
            <w:del w:id="195" w:author="未知作者" w:date="2023-05-06T15:02:49Z">
              <w:r>
                <w:rPr>
                  <w:sz w:val="14"/>
                  <w:lang w:val="zh-Hans"/>
                </w:rPr>
                <w:delText>硒</w:delText>
              </w:r>
            </w:del>
            <w:ins w:id="196" w:author="未知作者" w:date="2023-05-06T15:02:51Z">
              <w:r>
                <w:rPr>
                  <w:sz w:val="14"/>
                  <w:lang w:val="zh-Hans"/>
                </w:rPr>
                <w:t>SE</w:t>
              </w:r>
            </w:ins>
          </w:p>
        </w:tc>
        <w:tc>
          <w:tcPr>
            <w:tcW w:w="319" w:type="dxa"/>
            <w:tcBorders>
              <w:top w:val="single" w:sz="10" w:space="0" w:color="000000"/>
              <w:left w:val="single" w:sz="6" w:space="0" w:color="000000"/>
              <w:bottom w:val="single" w:sz="6" w:space="0" w:color="000000"/>
              <w:right w:val="single" w:sz="8" w:space="0" w:color="000000"/>
            </w:tcBorders>
          </w:tcPr>
          <w:p>
            <w:pPr>
              <w:pStyle w:val="Normal"/>
              <w:spacing w:lineRule="auto" w:line="259" w:before="0" w:after="0"/>
              <w:ind w:left="103" w:right="0" w:hanging="0"/>
              <w:jc w:val="left"/>
              <w:rPr/>
            </w:pPr>
            <w:r>
              <w:rPr>
                <w:sz w:val="14"/>
                <w:lang w:val="zh-Hans"/>
              </w:rPr>
              <w:t>IE</w:t>
            </w:r>
          </w:p>
        </w:tc>
        <w:tc>
          <w:tcPr>
            <w:tcW w:w="1274" w:type="dxa"/>
            <w:gridSpan w:val="3"/>
            <w:tcBorders>
              <w:top w:val="single" w:sz="10" w:space="0" w:color="000000"/>
              <w:left w:val="single" w:sz="8" w:space="0" w:color="000000"/>
              <w:bottom w:val="single" w:sz="6" w:space="0" w:color="000000"/>
            </w:tcBorders>
          </w:tcPr>
          <w:p>
            <w:pPr>
              <w:pStyle w:val="Normal"/>
              <w:spacing w:lineRule="auto" w:line="259" w:before="0" w:after="0"/>
              <w:ind w:left="70" w:right="0" w:hanging="0"/>
              <w:jc w:val="left"/>
              <w:rPr/>
            </w:pPr>
            <w:r>
              <w:rPr>
                <w:sz w:val="14"/>
                <w:lang w:val="zh-Hans"/>
              </w:rPr>
              <w:t>27</w:t>
            </w:r>
          </w:p>
        </w:tc>
        <w:tc>
          <w:tcPr>
            <w:tcW w:w="3600" w:type="dxa"/>
            <w:gridSpan w:val="7"/>
            <w:tcBorders>
              <w:top w:val="single" w:sz="10" w:space="0" w:color="000000"/>
              <w:bottom w:val="single" w:sz="6" w:space="0" w:color="000000"/>
            </w:tcBorders>
          </w:tcPr>
          <w:p>
            <w:pPr>
              <w:pStyle w:val="Normal"/>
              <w:spacing w:lineRule="auto" w:line="259" w:before="0" w:after="0"/>
              <w:ind w:left="355" w:right="0" w:hanging="0"/>
              <w:jc w:val="center"/>
              <w:rPr/>
            </w:pPr>
            <w:r>
              <w:rPr>
                <w:sz w:val="14"/>
                <w:lang w:val="zh-Hans"/>
              </w:rPr>
              <w:t>保留</w:t>
            </w:r>
          </w:p>
        </w:tc>
        <w:tc>
          <w:tcPr>
            <w:tcW w:w="1224" w:type="dxa"/>
            <w:gridSpan w:val="3"/>
            <w:tcBorders>
              <w:top w:val="single" w:sz="10" w:space="0" w:color="000000"/>
              <w:bottom w:val="single" w:sz="6" w:space="0" w:color="000000"/>
            </w:tcBorders>
          </w:tcPr>
          <w:p>
            <w:pPr>
              <w:pStyle w:val="Normal"/>
              <w:spacing w:lineRule="auto" w:line="259" w:before="0" w:after="160"/>
              <w:ind w:left="0" w:right="0" w:hanging="0"/>
              <w:jc w:val="left"/>
              <w:rPr/>
            </w:pPr>
            <w:r>
              <w:rPr/>
            </w:r>
          </w:p>
        </w:tc>
        <w:tc>
          <w:tcPr>
            <w:tcW w:w="993" w:type="dxa"/>
            <w:tcBorders>
              <w:top w:val="single" w:sz="10" w:space="0" w:color="000000"/>
              <w:bottom w:val="single" w:sz="6" w:space="0" w:color="000000"/>
              <w:right w:val="single" w:sz="6" w:space="0" w:color="000000"/>
            </w:tcBorders>
          </w:tcPr>
          <w:p>
            <w:pPr>
              <w:pStyle w:val="Normal"/>
              <w:spacing w:lineRule="auto" w:line="259" w:before="0" w:after="0"/>
              <w:ind w:left="0" w:right="63" w:hanging="0"/>
              <w:jc w:val="right"/>
              <w:rPr/>
            </w:pPr>
            <w:r>
              <w:rPr>
                <w:sz w:val="14"/>
                <w:lang w:val="zh-Hans"/>
              </w:rPr>
              <w:t>0</w:t>
            </w:r>
          </w:p>
        </w:tc>
      </w:tr>
    </w:tbl>
    <w:p>
      <w:pPr>
        <w:pStyle w:val="Normal"/>
        <w:spacing w:lineRule="auto" w:line="259" w:before="0" w:after="133"/>
        <w:ind w:left="370" w:right="1012" w:hanging="10"/>
        <w:jc w:val="left"/>
        <w:rPr/>
      </w:pPr>
      <w:r/>
      <w:r>
        <w:rPr>
          <w:sz w:val="14"/>
          <w:lang w:val="zh-Hans"/>
        </w:rPr>
        <w:t>0x00</w:t>
      </w:r>
    </w:p>
    <w:p>
      <w:pPr>
        <w:pStyle w:val="Normal"/>
        <w:spacing w:lineRule="auto" w:line="259" w:before="0" w:after="133"/>
        <w:ind w:left="370" w:right="1012" w:hanging="10"/>
        <w:jc w:val="left"/>
        <w:rPr/>
      </w:pPr>
      <w:r>
        <w:rPr>
          <w:sz w:val="14"/>
          <w:lang w:val="zh-Hans"/>
        </w:rPr>
        <w:t>0x04</w:t>
      </w:r>
    </w:p>
    <w:p>
      <w:pPr>
        <w:pStyle w:val="Normal"/>
        <w:spacing w:lineRule="auto" w:line="259" w:before="0" w:after="133"/>
        <w:ind w:right="1012" w:hanging="0"/>
        <w:jc w:val="left"/>
        <w:rPr/>
      </w:pPr>
      <w:r>
        <w:rPr>
          <w:sz w:val="14"/>
          <w:lang w:val="zh-Hans"/>
        </w:rPr>
        <w:t>0x08</w:t>
      </w:r>
    </w:p>
    <w:p>
      <w:pPr>
        <w:pStyle w:val="Normal"/>
        <w:spacing w:lineRule="auto" w:line="259" w:before="0" w:after="168"/>
        <w:ind w:right="1012" w:hanging="0"/>
        <w:jc w:val="left"/>
        <w:rPr>
          <w:sz w:val="14"/>
          <w:lang w:val="zh-Hans"/>
          <w:ins w:id="198" w:author="未知作者" w:date="2023-05-06T15:04:45Z"/>
        </w:rPr>
      </w:pPr>
      <w:ins w:id="197" w:author="未知作者" w:date="2023-05-06T15:04:45Z">
        <w:r>
          <w:rPr/>
        </w:r>
      </w:ins>
    </w:p>
    <w:p>
      <w:pPr>
        <w:pStyle w:val="Normal"/>
        <w:spacing w:lineRule="auto" w:line="259" w:before="0" w:after="168"/>
        <w:ind w:right="1012" w:hanging="0"/>
        <w:jc w:val="left"/>
        <w:rPr/>
      </w:pPr>
      <w:r>
        <w:rPr>
          <w:sz w:val="14"/>
          <w:lang w:val="zh-Hans"/>
        </w:rPr>
        <w:t>0x0C</w:t>
      </w:r>
    </w:p>
    <w:p>
      <w:pPr>
        <w:pStyle w:val="Normal"/>
        <w:spacing w:lineRule="auto" w:line="259" w:before="0" w:after="168"/>
        <w:ind w:right="1012" w:hanging="0"/>
        <w:jc w:val="left"/>
        <w:rPr/>
      </w:pPr>
      <w:r>
        <w:rPr>
          <w:sz w:val="14"/>
          <w:lang w:val="zh-Hans"/>
        </w:rPr>
        <w:t>0x10</w:t>
      </w:r>
    </w:p>
    <w:p>
      <w:pPr>
        <w:pStyle w:val="Normal"/>
        <w:spacing w:lineRule="auto" w:line="259" w:before="0" w:after="133"/>
        <w:ind w:right="1012" w:hanging="0"/>
        <w:jc w:val="left"/>
        <w:rPr/>
      </w:pPr>
      <w:r>
        <w:rPr>
          <w:sz w:val="14"/>
          <w:lang w:val="zh-Hans"/>
        </w:rPr>
        <w:t>0x14</w:t>
      </w:r>
    </w:p>
    <w:p>
      <w:pPr>
        <w:pStyle w:val="Normal"/>
        <w:spacing w:lineRule="auto" w:line="499" w:before="0" w:after="19"/>
        <w:ind w:right="1012" w:hanging="0"/>
        <w:jc w:val="left"/>
        <w:rPr>
          <w:sz w:val="14"/>
          <w:lang w:val="zh-Hans"/>
          <w:ins w:id="200" w:author="未知作者" w:date="2023-05-06T15:05:07Z"/>
        </w:rPr>
      </w:pPr>
      <w:ins w:id="199" w:author="未知作者" w:date="2023-05-06T15:05:07Z">
        <w:r>
          <w:rPr/>
        </w:r>
      </w:ins>
    </w:p>
    <w:p>
      <w:pPr>
        <w:pStyle w:val="Normal"/>
        <w:spacing w:lineRule="auto" w:line="499" w:before="0" w:after="19"/>
        <w:ind w:right="1012" w:hanging="0"/>
        <w:jc w:val="left"/>
        <w:rPr/>
      </w:pPr>
      <w:r>
        <w:rPr>
          <w:sz w:val="14"/>
          <w:lang w:val="zh-Hans"/>
        </w:rPr>
        <w:t>0x18 0x1C</w:t>
      </w:r>
    </w:p>
    <w:p>
      <w:pPr>
        <w:pStyle w:val="Normal"/>
        <w:spacing w:lineRule="auto" w:line="264" w:before="0" w:after="341"/>
        <w:ind w:left="10" w:right="935" w:hanging="10"/>
        <w:jc w:val="right"/>
        <w:rPr>
          <w:sz w:val="9"/>
          <w:lang w:val="zh-Hans"/>
          <w:ins w:id="202" w:author="未知作者" w:date="2023-05-06T14:59:44Z"/>
        </w:rPr>
      </w:pPr>
      <w:ins w:id="201" w:author="未知作者" w:date="2023-05-06T14:59:44Z">
        <w:r>
          <w:rPr/>
        </w:r>
      </w:ins>
    </w:p>
    <w:p>
      <w:pPr>
        <w:pStyle w:val="Normal"/>
        <w:spacing w:lineRule="auto" w:line="264" w:before="0" w:after="341"/>
        <w:ind w:left="10" w:right="935" w:hanging="10"/>
        <w:jc w:val="right"/>
        <w:rPr>
          <w:sz w:val="9"/>
          <w:lang w:val="zh-Hans"/>
          <w:ins w:id="204" w:author="未知作者" w:date="2023-05-06T14:59:44Z"/>
        </w:rPr>
      </w:pPr>
      <w:ins w:id="203" w:author="未知作者" w:date="2023-05-06T14:59:44Z">
        <w:r>
          <w:rPr/>
        </w:r>
      </w:ins>
    </w:p>
    <w:p>
      <w:pPr>
        <w:pStyle w:val="Normal"/>
        <w:spacing w:lineRule="auto" w:line="264" w:before="0" w:after="341"/>
        <w:ind w:left="10" w:right="935" w:hanging="10"/>
        <w:jc w:val="right"/>
        <w:rPr/>
      </w:pPr>
      <w:r>
        <w:rPr>
          <w:sz w:val="9"/>
          <w:lang w:val="zh-Hans"/>
        </w:rPr>
        <w:t>x12597</w:t>
      </w:r>
    </w:p>
    <w:p>
      <w:pPr>
        <w:sectPr>
          <w:headerReference w:type="even" r:id="rId67"/>
          <w:headerReference w:type="default" r:id="rId68"/>
          <w:footerReference w:type="even" r:id="rId69"/>
          <w:footerReference w:type="default" r:id="rId70"/>
          <w:type w:val="nextPage"/>
          <w:pgSz w:w="12240" w:h="15840"/>
          <w:pgMar w:left="1080" w:right="1116" w:header="517" w:top="1412" w:footer="254" w:bottom="1581" w:gutter="0"/>
          <w:pgNumType w:fmt="decimal"/>
          <w:formProt w:val="false"/>
          <w:textDirection w:val="lrTb"/>
          <w:docGrid w:type="default" w:linePitch="100" w:charSpace="0"/>
        </w:sectPr>
        <w:pStyle w:val="Normal"/>
        <w:tabs>
          <w:tab w:val="clear" w:pos="420"/>
          <w:tab w:val="center" w:pos="3889" w:leader="none"/>
          <w:tab w:val="center" w:pos="5328" w:leader="none"/>
        </w:tabs>
        <w:spacing w:lineRule="auto" w:line="264" w:before="0" w:after="219"/>
        <w:ind w:left="0" w:right="0" w:hanging="0"/>
        <w:jc w:val="left"/>
        <w:rPr/>
      </w:pPr>
      <w:r>
        <w:rPr>
          <w:lang w:val="zh-Hans"/>
        </w:rPr>
        <w:tab/>
      </w:r>
      <w:r>
        <w:rPr>
          <w:i/>
          <w:lang w:val="zh-Hans"/>
        </w:rPr>
        <w:t xml:space="preserve">图 </w:t>
      </w:r>
      <w:r>
        <w:rPr>
          <w:i/>
          <w:lang w:val="zh-Hans"/>
        </w:rPr>
        <w:t>2-40</w:t>
      </w:r>
      <w:r>
        <w:rPr>
          <w:i/>
          <w:lang w:val="zh-Hans"/>
        </w:rPr>
        <w:t>：</w:t>
      </w:r>
      <w:r>
        <w:rPr>
          <w:i/>
          <w:lang w:val="zh-Hans"/>
        </w:rPr>
        <w:tab/>
      </w:r>
      <w:r>
        <w:rPr>
          <w:b/>
          <w:lang w:val="zh-Hans"/>
        </w:rPr>
        <w:t xml:space="preserve">TX </w:t>
      </w:r>
      <w:r>
        <w:rPr>
          <w:b/>
          <w:lang w:val="zh-Hans"/>
        </w:rPr>
        <w:t xml:space="preserve">描述符 </w:t>
      </w:r>
    </w:p>
    <w:p>
      <w:pPr>
        <w:pStyle w:val="Normal"/>
        <w:spacing w:lineRule="auto" w:line="264" w:before="0" w:after="3"/>
        <w:ind w:left="2022" w:right="0" w:hanging="10"/>
        <w:rPr/>
      </w:pPr>
      <w:r>
        <w:rPr>
          <w:b/>
          <w:lang w:val="zh-Hans"/>
        </w:rPr>
        <w:t xml:space="preserve">TX </w:t>
      </w:r>
      <w:r>
        <w:rPr>
          <w:b/>
          <w:lang w:val="zh-Hans"/>
        </w:rPr>
        <w:t>描述符字段</w:t>
      </w:r>
    </w:p>
    <w:tbl>
      <w:tblPr>
        <w:tblStyle w:val="TableGrid"/>
        <w:tblW w:w="9282" w:type="dxa"/>
        <w:jc w:val="left"/>
        <w:tblInd w:w="760" w:type="dxa"/>
        <w:tblCellMar>
          <w:top w:w="82" w:type="dxa"/>
          <w:left w:w="90" w:type="dxa"/>
          <w:bottom w:w="75" w:type="dxa"/>
          <w:right w:w="75" w:type="dxa"/>
        </w:tblCellMar>
        <w:tblLook w:val="04a0" w:noHBand="0" w:noVBand="1" w:firstColumn="1" w:lastRow="0" w:lastColumn="0" w:firstRow="1"/>
      </w:tblPr>
      <w:tblGrid>
        <w:gridCol w:w="2287"/>
        <w:gridCol w:w="1979"/>
        <w:gridCol w:w="5016"/>
      </w:tblGrid>
      <w:tr>
        <w:trPr>
          <w:trHeight w:val="381" w:hRule="atLeast"/>
        </w:trPr>
        <w:tc>
          <w:tcPr>
            <w:tcW w:w="228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地址空间偏移量</w:t>
            </w:r>
          </w:p>
        </w:tc>
        <w:tc>
          <w:tcPr>
            <w:tcW w:w="197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501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659" w:hRule="atLeast"/>
        </w:trPr>
        <w:tc>
          <w:tcPr>
            <w:tcW w:w="228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00h</w:t>
            </w:r>
          </w:p>
        </w:tc>
        <w:tc>
          <w:tcPr>
            <w:tcW w:w="197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NXTDESC</w:t>
            </w:r>
          </w:p>
        </w:tc>
        <w:tc>
          <w:tcPr>
            <w:tcW w:w="501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36"/>
              <w:ind w:left="0" w:right="0" w:hanging="0"/>
              <w:jc w:val="left"/>
              <w:rPr/>
            </w:pPr>
            <w:r>
              <w:rPr>
                <w:sz w:val="19"/>
                <w:lang w:val="zh-Hans"/>
              </w:rPr>
              <w:t xml:space="preserve">位 </w:t>
            </w:r>
            <w:r>
              <w:rPr>
                <w:sz w:val="19"/>
                <w:lang w:val="zh-Hans"/>
              </w:rPr>
              <w:t>5</w:t>
            </w:r>
            <w:r>
              <w:rPr>
                <w:sz w:val="19"/>
                <w:lang w:val="zh-Hans"/>
              </w:rPr>
              <w:t>：</w:t>
            </w:r>
            <w:r>
              <w:rPr>
                <w:sz w:val="19"/>
                <w:lang w:val="zh-Hans"/>
              </w:rPr>
              <w:t xml:space="preserve">0 – </w:t>
            </w:r>
            <w:r>
              <w:rPr>
                <w:sz w:val="19"/>
                <w:lang w:val="zh-Hans"/>
              </w:rPr>
              <w:t>保留</w:t>
            </w:r>
          </w:p>
          <w:p>
            <w:pPr>
              <w:pStyle w:val="Normal"/>
              <w:spacing w:lineRule="auto" w:line="259" w:before="0" w:after="0"/>
              <w:ind w:left="0" w:right="0" w:hanging="0"/>
              <w:jc w:val="left"/>
              <w:rPr/>
            </w:pPr>
            <w:r>
              <w:rPr>
                <w:sz w:val="19"/>
                <w:lang w:val="zh-Hans"/>
              </w:rPr>
              <w:t xml:space="preserve">位 </w:t>
            </w:r>
            <w:r>
              <w:rPr>
                <w:sz w:val="19"/>
                <w:lang w:val="zh-Hans"/>
              </w:rPr>
              <w:t>31</w:t>
            </w:r>
            <w:r>
              <w:rPr>
                <w:sz w:val="19"/>
                <w:lang w:val="zh-Hans"/>
              </w:rPr>
              <w:t>：</w:t>
            </w:r>
            <w:r>
              <w:rPr>
                <w:sz w:val="19"/>
                <w:lang w:val="zh-Hans"/>
              </w:rPr>
              <w:t xml:space="preserve">6 – </w:t>
            </w:r>
            <w:r>
              <w:rPr>
                <w:sz w:val="19"/>
                <w:lang w:val="zh-Hans"/>
              </w:rPr>
              <w:t>下一个描述符指针</w:t>
            </w:r>
          </w:p>
        </w:tc>
      </w:tr>
      <w:tr>
        <w:trPr>
          <w:trHeight w:val="810" w:hRule="atLeast"/>
        </w:trPr>
        <w:tc>
          <w:tcPr>
            <w:tcW w:w="228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04h</w:t>
            </w:r>
          </w:p>
        </w:tc>
        <w:tc>
          <w:tcPr>
            <w:tcW w:w="197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NXTDESC MSB</w:t>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65" w:hanging="0"/>
              <w:rPr/>
            </w:pPr>
            <w:r>
              <w:rPr>
                <w:sz w:val="19"/>
                <w:lang w:val="zh-Hans"/>
              </w:rPr>
              <w:t xml:space="preserve">提供下一个描述符指针的前 </w:t>
            </w:r>
            <w:r>
              <w:rPr>
                <w:sz w:val="19"/>
                <w:lang w:val="zh-Hans"/>
              </w:rPr>
              <w:t xml:space="preserve">32 </w:t>
            </w:r>
            <w:r>
              <w:rPr>
                <w:sz w:val="19"/>
                <w:lang w:val="zh-Hans"/>
              </w:rPr>
              <w:t xml:space="preserve">位。当 </w:t>
            </w:r>
            <w:r>
              <w:rPr>
                <w:sz w:val="19"/>
                <w:lang w:val="zh-Hans"/>
              </w:rPr>
              <w:t xml:space="preserve">AXI DMA </w:t>
            </w:r>
            <w:r>
              <w:rPr>
                <w:sz w:val="19"/>
                <w:lang w:val="zh-Hans"/>
              </w:rPr>
              <w:t xml:space="preserve">配置为大于 </w:t>
            </w:r>
            <w:r>
              <w:rPr>
                <w:sz w:val="19"/>
                <w:lang w:val="zh-Hans"/>
              </w:rPr>
              <w:t xml:space="preserve">32 </w:t>
            </w:r>
            <w:r>
              <w:rPr>
                <w:sz w:val="19"/>
                <w:lang w:val="zh-Hans"/>
              </w:rPr>
              <w:t xml:space="preserve">的地址空间时适用。 </w:t>
            </w:r>
          </w:p>
        </w:tc>
      </w:tr>
      <w:tr>
        <w:trPr>
          <w:trHeight w:val="1121" w:hRule="atLeast"/>
        </w:trPr>
        <w:tc>
          <w:tcPr>
            <w:tcW w:w="228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08h</w:t>
            </w:r>
          </w:p>
        </w:tc>
        <w:tc>
          <w:tcPr>
            <w:tcW w:w="197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BUFFER_ADDRESS</w:t>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6"/>
              <w:ind w:left="0" w:right="0" w:hanging="0"/>
              <w:jc w:val="left"/>
              <w:rPr/>
            </w:pPr>
            <w:r>
              <w:rPr>
                <w:sz w:val="19"/>
                <w:lang w:val="zh-Hans"/>
              </w:rPr>
              <w:t xml:space="preserve">位 </w:t>
            </w:r>
            <w:r>
              <w:rPr>
                <w:sz w:val="19"/>
                <w:lang w:val="zh-Hans"/>
              </w:rPr>
              <w:t>31</w:t>
            </w:r>
            <w:r>
              <w:rPr>
                <w:sz w:val="19"/>
                <w:lang w:val="zh-Hans"/>
              </w:rPr>
              <w:t>：</w:t>
            </w:r>
            <w:r>
              <w:rPr>
                <w:sz w:val="19"/>
                <w:lang w:val="zh-Hans"/>
              </w:rPr>
              <w:t xml:space="preserve">0 – </w:t>
            </w:r>
            <w:r>
              <w:rPr>
                <w:sz w:val="19"/>
                <w:lang w:val="zh-Hans"/>
              </w:rPr>
              <w:t>缓冲区地址</w:t>
            </w:r>
          </w:p>
          <w:p>
            <w:pPr>
              <w:pStyle w:val="Normal"/>
              <w:spacing w:lineRule="auto" w:line="259" w:before="0" w:after="0"/>
              <w:ind w:left="0" w:right="58" w:hanging="0"/>
              <w:rPr/>
            </w:pPr>
            <w:r>
              <w:rPr>
                <w:sz w:val="19"/>
                <w:lang w:val="zh-Hans"/>
              </w:rPr>
              <w:t>提供要从内存映射传输到流的数据的位置。地址应与内存映射数据宽度对齐。</w:t>
            </w:r>
          </w:p>
        </w:tc>
      </w:tr>
      <w:tr>
        <w:trPr>
          <w:trHeight w:val="810" w:hRule="atLeast"/>
        </w:trPr>
        <w:tc>
          <w:tcPr>
            <w:tcW w:w="228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0Ch</w:t>
            </w:r>
          </w:p>
        </w:tc>
        <w:tc>
          <w:tcPr>
            <w:tcW w:w="197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BUFFER_ADDRESS</w:t>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提供缓冲区地址的高 </w:t>
            </w:r>
            <w:r>
              <w:rPr>
                <w:sz w:val="19"/>
                <w:lang w:val="zh-Hans"/>
              </w:rPr>
              <w:t xml:space="preserve">32 </w:t>
            </w:r>
            <w:r>
              <w:rPr>
                <w:sz w:val="19"/>
                <w:lang w:val="zh-Hans"/>
              </w:rPr>
              <w:t xml:space="preserve">位。仅当为大于 </w:t>
            </w:r>
            <w:r>
              <w:rPr>
                <w:sz w:val="19"/>
                <w:lang w:val="zh-Hans"/>
              </w:rPr>
              <w:t xml:space="preserve">32 </w:t>
            </w:r>
            <w:r>
              <w:rPr>
                <w:sz w:val="19"/>
                <w:lang w:val="zh-Hans"/>
              </w:rPr>
              <w:t xml:space="preserve">的地址空间配置 </w:t>
            </w:r>
            <w:r>
              <w:rPr>
                <w:sz w:val="19"/>
                <w:lang w:val="zh-Hans"/>
              </w:rPr>
              <w:t xml:space="preserve">AXI DMA </w:t>
            </w:r>
            <w:r>
              <w:rPr>
                <w:sz w:val="19"/>
                <w:lang w:val="zh-Hans"/>
              </w:rPr>
              <w:t>时，这才适用。</w:t>
            </w:r>
          </w:p>
        </w:tc>
      </w:tr>
      <w:tr>
        <w:trPr>
          <w:trHeight w:val="1660" w:hRule="atLeast"/>
        </w:trPr>
        <w:tc>
          <w:tcPr>
            <w:tcW w:w="2287" w:type="dxa"/>
            <w:vMerge w:val="restart"/>
            <w:tcBorders>
              <w:top w:val="single" w:sz="2" w:space="0" w:color="000000"/>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1979" w:type="dxa"/>
            <w:vMerge w:val="restart"/>
            <w:tcBorders>
              <w:top w:val="single" w:sz="2" w:space="0" w:color="000000"/>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7"/>
              <w:ind w:left="0" w:right="0" w:hanging="0"/>
              <w:jc w:val="left"/>
              <w:rPr/>
            </w:pPr>
            <w:r>
              <w:rPr>
                <w:sz w:val="19"/>
                <w:lang w:val="zh-Hans"/>
              </w:rPr>
              <w:t xml:space="preserve">多通道控制位。 </w:t>
            </w:r>
          </w:p>
          <w:p>
            <w:pPr>
              <w:pStyle w:val="Normal"/>
              <w:spacing w:lineRule="auto" w:line="218" w:before="0" w:after="81"/>
              <w:ind w:left="0" w:right="0" w:firstLine="6"/>
              <w:jc w:val="left"/>
              <w:rPr/>
            </w:pPr>
            <w:r>
              <w:rPr>
                <w:sz w:val="19"/>
                <w:lang w:val="zh-Hans"/>
              </w:rPr>
              <w:t xml:space="preserve">位 </w:t>
            </w:r>
            <w:r>
              <w:rPr>
                <w:sz w:val="19"/>
                <w:lang w:val="zh-Hans"/>
              </w:rPr>
              <w:t>4</w:t>
            </w:r>
            <w:r>
              <w:rPr>
                <w:sz w:val="19"/>
                <w:lang w:val="zh-Hans"/>
              </w:rPr>
              <w:t>：</w:t>
            </w:r>
            <w:r>
              <w:rPr>
                <w:sz w:val="19"/>
                <w:lang w:val="zh-Hans"/>
              </w:rPr>
              <w:t xml:space="preserve">0 – TDEST </w:t>
            </w:r>
            <w:r>
              <w:rPr>
                <w:sz w:val="19"/>
                <w:lang w:val="zh-Hans"/>
              </w:rPr>
              <w:t>为数据流提供路由信息。</w:t>
            </w:r>
            <w:r>
              <w:rPr>
                <w:sz w:val="19"/>
                <w:lang w:val="zh-Hans"/>
              </w:rPr>
              <w:t xml:space="preserve">TDEST </w:t>
            </w:r>
            <w:r>
              <w:rPr>
                <w:sz w:val="19"/>
                <w:lang w:val="zh-Hans"/>
              </w:rPr>
              <w:t>值对于整个数据包是静态的。</w:t>
            </w:r>
          </w:p>
          <w:p>
            <w:pPr>
              <w:pStyle w:val="Normal"/>
              <w:spacing w:lineRule="auto" w:line="259" w:before="0" w:after="0"/>
              <w:ind w:left="0" w:right="0" w:hanging="0"/>
              <w:jc w:val="left"/>
              <w:rPr/>
            </w:pPr>
            <w:r>
              <w:rPr>
                <w:sz w:val="19"/>
                <w:lang w:val="zh-Hans"/>
              </w:rPr>
              <w:t xml:space="preserve">TX </w:t>
            </w:r>
            <w:r>
              <w:rPr>
                <w:sz w:val="19"/>
                <w:lang w:val="zh-Hans"/>
              </w:rPr>
              <w:t xml:space="preserve">描述符字段中提供的 </w:t>
            </w:r>
            <w:r>
              <w:rPr>
                <w:sz w:val="19"/>
                <w:lang w:val="zh-Hans"/>
              </w:rPr>
              <w:t xml:space="preserve">TDEST </w:t>
            </w:r>
            <w:r>
              <w:rPr>
                <w:sz w:val="19"/>
                <w:lang w:val="zh-Hans"/>
              </w:rPr>
              <w:t xml:space="preserve">值显示在流端的 </w:t>
            </w:r>
            <w:r>
              <w:rPr>
                <w:sz w:val="19"/>
                <w:lang w:val="zh-Hans"/>
              </w:rPr>
              <w:t xml:space="preserve">TDEST </w:t>
            </w:r>
            <w:r>
              <w:rPr>
                <w:sz w:val="19"/>
                <w:lang w:val="zh-Hans"/>
              </w:rPr>
              <w:t xml:space="preserve">信号上。 </w:t>
            </w:r>
          </w:p>
        </w:tc>
      </w:tr>
      <w:tr>
        <w:trPr>
          <w:trHeight w:val="350" w:hRule="atLeast"/>
        </w:trPr>
        <w:tc>
          <w:tcPr>
            <w:tcW w:w="2287"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1979"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 </w:t>
            </w:r>
            <w:r>
              <w:rPr>
                <w:sz w:val="19"/>
                <w:lang w:val="zh-Hans"/>
              </w:rPr>
              <w:t xml:space="preserve">位 </w:t>
            </w:r>
            <w:r>
              <w:rPr>
                <w:sz w:val="19"/>
                <w:lang w:val="zh-Hans"/>
              </w:rPr>
              <w:t>7</w:t>
            </w:r>
            <w:r>
              <w:rPr>
                <w:sz w:val="19"/>
                <w:lang w:val="zh-Hans"/>
              </w:rPr>
              <w:t>：</w:t>
            </w:r>
            <w:r>
              <w:rPr>
                <w:sz w:val="19"/>
                <w:lang w:val="zh-Hans"/>
              </w:rPr>
              <w:t xml:space="preserve">5 – </w:t>
            </w:r>
            <w:r>
              <w:rPr>
                <w:sz w:val="19"/>
                <w:lang w:val="zh-Hans"/>
              </w:rPr>
              <w:t xml:space="preserve">保留 </w:t>
            </w:r>
          </w:p>
        </w:tc>
      </w:tr>
      <w:tr>
        <w:trPr>
          <w:trHeight w:val="1039" w:hRule="atLeast"/>
        </w:trPr>
        <w:tc>
          <w:tcPr>
            <w:tcW w:w="2287" w:type="dxa"/>
            <w:vMerge w:val="restart"/>
            <w:tcBorders>
              <w:top w:val="single" w:sz="4" w:space="0" w:color="000000"/>
              <w:left w:val="single" w:sz="2" w:space="0" w:color="000000"/>
              <w:bottom w:val="single" w:sz="4" w:space="0" w:color="000000"/>
              <w:right w:val="single" w:sz="2" w:space="0" w:color="000000"/>
            </w:tcBorders>
            <w:vAlign w:val="bottom"/>
          </w:tcPr>
          <w:p>
            <w:pPr>
              <w:pStyle w:val="Normal"/>
              <w:spacing w:lineRule="auto" w:line="259" w:before="0" w:after="0"/>
              <w:ind w:left="0" w:right="0" w:hanging="0"/>
              <w:jc w:val="left"/>
              <w:rPr/>
            </w:pPr>
            <w:r>
              <w:rPr>
                <w:sz w:val="19"/>
                <w:lang w:val="zh-Hans"/>
              </w:rPr>
              <w:t>10h</w:t>
            </w:r>
          </w:p>
        </w:tc>
        <w:tc>
          <w:tcPr>
            <w:tcW w:w="1979" w:type="dxa"/>
            <w:vMerge w:val="restart"/>
            <w:tcBorders>
              <w:top w:val="single" w:sz="4" w:space="0" w:color="000000"/>
              <w:left w:val="single" w:sz="2" w:space="0" w:color="000000"/>
              <w:bottom w:val="single" w:sz="4" w:space="0" w:color="000000"/>
              <w:right w:val="single" w:sz="2" w:space="0" w:color="000000"/>
            </w:tcBorders>
            <w:vAlign w:val="bottom"/>
          </w:tcPr>
          <w:p>
            <w:pPr>
              <w:pStyle w:val="Normal"/>
              <w:spacing w:lineRule="auto" w:line="259" w:before="0" w:after="0"/>
              <w:ind w:left="0" w:right="0" w:hanging="0"/>
              <w:jc w:val="left"/>
              <w:rPr/>
            </w:pPr>
            <w:r>
              <w:rPr>
                <w:sz w:val="19"/>
                <w:lang w:val="zh-Hans"/>
              </w:rPr>
              <w:t>MC_CTL</w:t>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0" w:right="0" w:hanging="200"/>
              <w:jc w:val="left"/>
              <w:rPr/>
            </w:pPr>
            <w:r>
              <w:rPr>
                <w:sz w:val="19"/>
                <w:lang w:val="zh-Hans"/>
              </w:rPr>
              <w:t xml:space="preserve">• </w:t>
            </w:r>
            <w:r>
              <w:rPr>
                <w:sz w:val="19"/>
                <w:lang w:val="zh-Hans"/>
              </w:rPr>
              <w:t xml:space="preserve">位 </w:t>
            </w:r>
            <w:r>
              <w:rPr>
                <w:sz w:val="19"/>
                <w:lang w:val="zh-Hans"/>
              </w:rPr>
              <w:t>12</w:t>
            </w:r>
            <w:r>
              <w:rPr>
                <w:sz w:val="19"/>
                <w:lang w:val="zh-Hans"/>
              </w:rPr>
              <w:t>：</w:t>
            </w:r>
            <w:r>
              <w:rPr>
                <w:sz w:val="19"/>
                <w:lang w:val="zh-Hans"/>
              </w:rPr>
              <w:t>8 – TID</w:t>
            </w:r>
            <w:r>
              <w:rPr>
                <w:sz w:val="19"/>
                <w:lang w:val="zh-Hans"/>
              </w:rPr>
              <w:t>：提供流标识符。</w:t>
            </w:r>
            <w:r>
              <w:rPr>
                <w:sz w:val="19"/>
                <w:lang w:val="zh-Hans"/>
              </w:rPr>
              <w:t xml:space="preserve">TID </w:t>
            </w:r>
            <w:r>
              <w:rPr>
                <w:sz w:val="19"/>
                <w:lang w:val="zh-Hans"/>
              </w:rPr>
              <w:t>值对于整个数据包是静态的。</w:t>
            </w:r>
            <w:r>
              <w:rPr>
                <w:sz w:val="19"/>
                <w:lang w:val="zh-Hans"/>
              </w:rPr>
              <w:t xml:space="preserve">TX </w:t>
            </w:r>
            <w:r>
              <w:rPr>
                <w:sz w:val="19"/>
                <w:lang w:val="zh-Hans"/>
              </w:rPr>
              <w:t xml:space="preserve">描述符字段中提供的 </w:t>
            </w:r>
            <w:r>
              <w:rPr>
                <w:sz w:val="19"/>
                <w:lang w:val="zh-Hans"/>
              </w:rPr>
              <w:t xml:space="preserve">TID </w:t>
            </w:r>
            <w:r>
              <w:rPr>
                <w:sz w:val="19"/>
                <w:lang w:val="zh-Hans"/>
              </w:rPr>
              <w:t xml:space="preserve">值显示在流端的 </w:t>
            </w:r>
            <w:r>
              <w:rPr>
                <w:sz w:val="19"/>
                <w:lang w:val="zh-Hans"/>
              </w:rPr>
              <w:t xml:space="preserve">TID </w:t>
            </w:r>
            <w:r>
              <w:rPr>
                <w:sz w:val="19"/>
                <w:lang w:val="zh-Hans"/>
              </w:rPr>
              <w:t xml:space="preserve">信号上。 </w:t>
            </w:r>
          </w:p>
        </w:tc>
      </w:tr>
      <w:tr>
        <w:trPr>
          <w:trHeight w:val="350" w:hRule="atLeast"/>
        </w:trPr>
        <w:tc>
          <w:tcPr>
            <w:tcW w:w="228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7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 </w:t>
            </w:r>
            <w:r>
              <w:rPr>
                <w:sz w:val="19"/>
                <w:lang w:val="zh-Hans"/>
              </w:rPr>
              <w:t xml:space="preserve">位 </w:t>
            </w:r>
            <w:r>
              <w:rPr>
                <w:sz w:val="19"/>
                <w:lang w:val="zh-Hans"/>
              </w:rPr>
              <w:t>15</w:t>
            </w:r>
            <w:r>
              <w:rPr>
                <w:sz w:val="19"/>
                <w:lang w:val="zh-Hans"/>
              </w:rPr>
              <w:t>：</w:t>
            </w:r>
            <w:r>
              <w:rPr>
                <w:sz w:val="19"/>
                <w:lang w:val="zh-Hans"/>
              </w:rPr>
              <w:t xml:space="preserve">13 – </w:t>
            </w:r>
            <w:r>
              <w:rPr>
                <w:sz w:val="19"/>
                <w:lang w:val="zh-Hans"/>
              </w:rPr>
              <w:t xml:space="preserve">保留 </w:t>
            </w:r>
          </w:p>
        </w:tc>
      </w:tr>
      <w:tr>
        <w:trPr>
          <w:trHeight w:val="1270" w:hRule="atLeast"/>
        </w:trPr>
        <w:tc>
          <w:tcPr>
            <w:tcW w:w="228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7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0" w:right="62" w:hanging="200"/>
              <w:rPr/>
            </w:pPr>
            <w:r>
              <w:rPr>
                <w:sz w:val="19"/>
                <w:lang w:val="zh-Hans"/>
              </w:rPr>
              <w:t xml:space="preserve">• </w:t>
            </w:r>
            <w:r>
              <w:rPr>
                <w:sz w:val="19"/>
                <w:lang w:val="zh-Hans"/>
              </w:rPr>
              <w:t xml:space="preserve">位 </w:t>
            </w:r>
            <w:r>
              <w:rPr>
                <w:sz w:val="19"/>
                <w:lang w:val="zh-Hans"/>
              </w:rPr>
              <w:t>19</w:t>
            </w:r>
            <w:r>
              <w:rPr>
                <w:sz w:val="19"/>
                <w:lang w:val="zh-Hans"/>
              </w:rPr>
              <w:t>：</w:t>
            </w:r>
            <w:r>
              <w:rPr>
                <w:sz w:val="19"/>
                <w:lang w:val="zh-Hans"/>
              </w:rPr>
              <w:t>16 – TUSER</w:t>
            </w:r>
            <w:r>
              <w:rPr>
                <w:sz w:val="19"/>
                <w:lang w:val="zh-Hans"/>
              </w:rPr>
              <w:t>：用于用户定义信息的边带信号。</w:t>
            </w:r>
            <w:r>
              <w:rPr>
                <w:sz w:val="19"/>
                <w:lang w:val="zh-Hans"/>
              </w:rPr>
              <w:t xml:space="preserve">TUSER </w:t>
            </w:r>
            <w:r>
              <w:rPr>
                <w:sz w:val="19"/>
                <w:lang w:val="zh-Hans"/>
              </w:rPr>
              <w:t>值对于整个数据包是静态的。</w:t>
            </w:r>
            <w:r>
              <w:rPr>
                <w:sz w:val="19"/>
                <w:lang w:val="zh-Hans"/>
              </w:rPr>
              <w:t xml:space="preserve">TX </w:t>
            </w:r>
            <w:r>
              <w:rPr>
                <w:sz w:val="19"/>
                <w:lang w:val="zh-Hans"/>
              </w:rPr>
              <w:t xml:space="preserve">描述符字段中提供的 </w:t>
            </w:r>
            <w:r>
              <w:rPr>
                <w:sz w:val="19"/>
                <w:lang w:val="zh-Hans"/>
              </w:rPr>
              <w:t xml:space="preserve">TUSER </w:t>
            </w:r>
            <w:r>
              <w:rPr>
                <w:sz w:val="19"/>
                <w:lang w:val="zh-Hans"/>
              </w:rPr>
              <w:t xml:space="preserve">值显示在流端的 </w:t>
            </w:r>
            <w:r>
              <w:rPr>
                <w:sz w:val="19"/>
                <w:lang w:val="zh-Hans"/>
              </w:rPr>
              <w:t xml:space="preserve">TUSER </w:t>
            </w:r>
            <w:r>
              <w:rPr>
                <w:sz w:val="19"/>
                <w:lang w:val="zh-Hans"/>
              </w:rPr>
              <w:t xml:space="preserve">信号上。 </w:t>
            </w:r>
          </w:p>
        </w:tc>
      </w:tr>
      <w:tr>
        <w:trPr>
          <w:trHeight w:val="350" w:hRule="atLeast"/>
        </w:trPr>
        <w:tc>
          <w:tcPr>
            <w:tcW w:w="228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7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 </w:t>
            </w:r>
            <w:r>
              <w:rPr>
                <w:sz w:val="19"/>
                <w:lang w:val="zh-Hans"/>
              </w:rPr>
              <w:t xml:space="preserve">位 </w:t>
            </w:r>
            <w:r>
              <w:rPr>
                <w:sz w:val="19"/>
                <w:lang w:val="zh-Hans"/>
              </w:rPr>
              <w:t>23</w:t>
            </w:r>
            <w:r>
              <w:rPr>
                <w:sz w:val="19"/>
                <w:lang w:val="zh-Hans"/>
              </w:rPr>
              <w:t>：</w:t>
            </w:r>
            <w:r>
              <w:rPr>
                <w:sz w:val="19"/>
                <w:lang w:val="zh-Hans"/>
              </w:rPr>
              <w:t xml:space="preserve">20 – </w:t>
            </w:r>
            <w:r>
              <w:rPr>
                <w:sz w:val="19"/>
                <w:lang w:val="zh-Hans"/>
              </w:rPr>
              <w:t>保留</w:t>
            </w:r>
          </w:p>
        </w:tc>
      </w:tr>
      <w:tr>
        <w:trPr>
          <w:trHeight w:val="2190" w:hRule="atLeast"/>
        </w:trPr>
        <w:tc>
          <w:tcPr>
            <w:tcW w:w="2287"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1979"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225"/>
              <w:ind w:left="200" w:right="61" w:hanging="200"/>
              <w:rPr/>
            </w:pPr>
            <w:r>
              <w:rPr>
                <w:sz w:val="19"/>
                <w:lang w:val="zh-Hans"/>
              </w:rPr>
              <w:t xml:space="preserve">• </w:t>
            </w:r>
            <w:r>
              <w:rPr>
                <w:sz w:val="19"/>
                <w:lang w:val="zh-Hans"/>
              </w:rPr>
              <w:t xml:space="preserve">位 </w:t>
            </w:r>
            <w:r>
              <w:rPr>
                <w:sz w:val="19"/>
                <w:lang w:val="zh-Hans"/>
              </w:rPr>
              <w:t>27</w:t>
            </w:r>
            <w:r>
              <w:rPr>
                <w:sz w:val="19"/>
                <w:lang w:val="zh-Hans"/>
              </w:rPr>
              <w:t>：</w:t>
            </w:r>
            <w:r>
              <w:rPr>
                <w:sz w:val="19"/>
                <w:lang w:val="zh-Hans"/>
              </w:rPr>
              <w:t>24 – ARCACHE</w:t>
            </w:r>
            <w:r>
              <w:rPr>
                <w:sz w:val="19"/>
                <w:lang w:val="zh-Hans"/>
              </w:rPr>
              <w:t>：缓存类型。此信号提供有关传输的可缓存特征的其他信息。有关不同的解码机制，</w:t>
            </w:r>
            <w:r>
              <w:rPr>
                <w:lang w:val="zh-Hans"/>
              </w:rPr>
              <w:t>请参阅</w:t>
            </w:r>
            <w:r>
              <w:rPr>
                <w:i/>
                <w:sz w:val="19"/>
                <w:lang w:val="zh-Hans"/>
              </w:rPr>
              <w:t xml:space="preserve"> </w:t>
            </w:r>
            <w:r>
              <w:rPr>
                <w:i/>
                <w:sz w:val="19"/>
                <w:lang w:val="zh-Hans"/>
              </w:rPr>
              <w:t xml:space="preserve">AMBA® AXI </w:t>
            </w:r>
            <w:r>
              <w:rPr>
                <w:i/>
                <w:sz w:val="19"/>
                <w:lang w:val="zh-Hans"/>
              </w:rPr>
              <w:t xml:space="preserve">和 </w:t>
            </w:r>
            <w:r>
              <w:rPr>
                <w:i/>
                <w:sz w:val="19"/>
                <w:lang w:val="zh-Hans"/>
              </w:rPr>
              <w:t xml:space="preserve">ACE </w:t>
            </w:r>
            <w:r>
              <w:rPr>
                <w:i/>
                <w:sz w:val="19"/>
                <w:lang w:val="zh-Hans"/>
              </w:rPr>
              <w:t xml:space="preserve">协议规范 </w:t>
            </w:r>
            <w:r>
              <w:rPr>
                <w:color w:val="0000FF"/>
                <w:sz w:val="19"/>
                <w:lang w:val="zh-Hans"/>
              </w:rPr>
              <w:t>[</w:t>
            </w:r>
            <w:r>
              <w:rPr>
                <w:color w:val="0000FF"/>
                <w:sz w:val="19"/>
                <w:lang w:val="zh-Hans"/>
              </w:rPr>
              <w:t xml:space="preserve">参考文献 </w:t>
            </w:r>
            <w:r>
              <w:rPr>
                <w:color w:val="0000FF"/>
                <w:sz w:val="19"/>
                <w:lang w:val="zh-Hans"/>
              </w:rPr>
              <w:t>3]</w:t>
            </w:r>
            <w:r>
              <w:rPr>
                <w:color w:val="0000FF"/>
                <w:sz w:val="19"/>
                <w:lang w:val="zh-Hans"/>
              </w:rPr>
              <w:t>。</w:t>
            </w:r>
          </w:p>
          <w:p>
            <w:pPr>
              <w:pStyle w:val="Normal"/>
              <w:spacing w:lineRule="auto" w:line="259" w:before="0" w:after="0"/>
              <w:ind w:left="201" w:right="75" w:hanging="0"/>
              <w:rPr/>
            </w:pPr>
            <w:r>
              <w:rPr>
                <w:sz w:val="19"/>
                <w:lang w:val="zh-Hans"/>
              </w:rPr>
              <w:t xml:space="preserve">来自 </w:t>
            </w:r>
            <w:r>
              <w:rPr>
                <w:sz w:val="19"/>
                <w:lang w:val="zh-Hans"/>
              </w:rPr>
              <w:t xml:space="preserve">TX </w:t>
            </w:r>
            <w:r>
              <w:rPr>
                <w:sz w:val="19"/>
                <w:lang w:val="zh-Hans"/>
              </w:rPr>
              <w:t xml:space="preserve">描述的 </w:t>
            </w:r>
            <w:r>
              <w:rPr>
                <w:sz w:val="19"/>
                <w:lang w:val="zh-Hans"/>
              </w:rPr>
              <w:t xml:space="preserve">ARCACHE </w:t>
            </w:r>
            <w:r>
              <w:rPr>
                <w:sz w:val="19"/>
                <w:lang w:val="zh-Hans"/>
              </w:rPr>
              <w:t xml:space="preserve">值在地址周期期间显示在 </w:t>
            </w:r>
            <w:r>
              <w:rPr>
                <w:sz w:val="19"/>
                <w:lang w:val="zh-Hans"/>
              </w:rPr>
              <w:t>ARCACHE [3</w:t>
            </w:r>
            <w:r>
              <w:rPr>
                <w:sz w:val="19"/>
                <w:lang w:val="zh-Hans"/>
              </w:rPr>
              <w:t>：</w:t>
            </w:r>
            <w:r>
              <w:rPr>
                <w:sz w:val="19"/>
                <w:lang w:val="zh-Hans"/>
              </w:rPr>
              <w:t xml:space="preserve">0] </w:t>
            </w:r>
            <w:r>
              <w:rPr>
                <w:sz w:val="19"/>
                <w:lang w:val="zh-Hans"/>
              </w:rPr>
              <w:t xml:space="preserve">总线上。此字段的默认值为 </w:t>
            </w:r>
            <w:r>
              <w:rPr>
                <w:sz w:val="19"/>
                <w:lang w:val="zh-Hans"/>
              </w:rPr>
              <w:t>0011</w:t>
            </w:r>
            <w:r>
              <w:rPr>
                <w:sz w:val="19"/>
                <w:lang w:val="zh-Hans"/>
              </w:rPr>
              <w:t>。</w:t>
            </w:r>
          </w:p>
        </w:tc>
      </w:tr>
    </w:tbl>
    <w:p>
      <w:pPr>
        <w:pStyle w:val="Normal"/>
        <w:spacing w:lineRule="auto" w:line="264" w:before="0" w:after="3"/>
        <w:ind w:left="2022" w:right="0" w:hanging="10"/>
        <w:rPr/>
      </w:pPr>
      <w:r>
        <w:rPr>
          <w:b/>
          <w:lang w:val="zh-Hans"/>
        </w:rPr>
        <w:t xml:space="preserve">TX </w:t>
      </w:r>
      <w:r>
        <w:rPr>
          <w:b/>
          <w:lang w:val="zh-Hans"/>
        </w:rPr>
        <w:t xml:space="preserve">描述符字段 </w:t>
      </w:r>
      <w:r>
        <w:rPr>
          <w:b/>
          <w:i/>
          <w:lang w:val="zh-Hans"/>
        </w:rPr>
        <w:t>（续）</w:t>
      </w:r>
    </w:p>
    <w:tbl>
      <w:tblPr>
        <w:tblStyle w:val="TableGrid"/>
        <w:tblW w:w="9282" w:type="dxa"/>
        <w:jc w:val="left"/>
        <w:tblInd w:w="760" w:type="dxa"/>
        <w:tblCellMar>
          <w:top w:w="82" w:type="dxa"/>
          <w:left w:w="90" w:type="dxa"/>
          <w:bottom w:w="0" w:type="dxa"/>
          <w:right w:w="79" w:type="dxa"/>
        </w:tblCellMar>
        <w:tblLook w:val="04a0" w:noHBand="0" w:noVBand="1" w:firstColumn="1" w:lastRow="0" w:lastColumn="0" w:firstRow="1"/>
      </w:tblPr>
      <w:tblGrid>
        <w:gridCol w:w="2287"/>
        <w:gridCol w:w="1979"/>
        <w:gridCol w:w="5016"/>
      </w:tblGrid>
      <w:tr>
        <w:trPr>
          <w:trHeight w:val="381" w:hRule="atLeast"/>
        </w:trPr>
        <w:tc>
          <w:tcPr>
            <w:tcW w:w="2287" w:type="dxa"/>
            <w:tcBorders>
              <w:top w:val="single" w:sz="2" w:space="0" w:color="000000"/>
              <w:left w:val="single" w:sz="2" w:space="0" w:color="000000"/>
              <w:bottom w:val="single" w:sz="8" w:space="0" w:color="B20838"/>
              <w:right w:val="single" w:sz="2" w:space="0" w:color="000000"/>
            </w:tcBorders>
          </w:tcPr>
          <w:p>
            <w:pPr>
              <w:pStyle w:val="Normal"/>
              <w:spacing w:lineRule="auto" w:line="259" w:before="0" w:after="0"/>
              <w:ind w:left="0" w:right="0" w:hanging="0"/>
              <w:jc w:val="left"/>
              <w:rPr/>
            </w:pPr>
            <w:r>
              <w:rPr>
                <w:b/>
                <w:lang w:val="zh-Hans"/>
              </w:rPr>
              <w:t>地址空间偏移量</w:t>
            </w:r>
          </w:p>
        </w:tc>
        <w:tc>
          <w:tcPr>
            <w:tcW w:w="1979" w:type="dxa"/>
            <w:tcBorders>
              <w:top w:val="single" w:sz="2" w:space="0" w:color="000000"/>
              <w:left w:val="single" w:sz="2" w:space="0" w:color="000000"/>
              <w:bottom w:val="single" w:sz="8" w:space="0" w:color="B20838"/>
              <w:right w:val="single" w:sz="2" w:space="0" w:color="000000"/>
            </w:tcBorders>
          </w:tcPr>
          <w:p>
            <w:pPr>
              <w:pStyle w:val="Normal"/>
              <w:spacing w:lineRule="auto" w:line="259" w:before="0" w:after="0"/>
              <w:ind w:left="0" w:right="0" w:hanging="0"/>
              <w:jc w:val="left"/>
              <w:rPr/>
            </w:pPr>
            <w:r>
              <w:rPr>
                <w:b/>
                <w:lang w:val="zh-Hans"/>
              </w:rPr>
              <w:t>名字</w:t>
            </w:r>
          </w:p>
        </w:tc>
        <w:tc>
          <w:tcPr>
            <w:tcW w:w="5016" w:type="dxa"/>
            <w:tcBorders>
              <w:top w:val="single" w:sz="2" w:space="0" w:color="000000"/>
              <w:left w:val="single" w:sz="2" w:space="0" w:color="000000"/>
              <w:bottom w:val="single" w:sz="8"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1730" w:hRule="atLeast"/>
        </w:trPr>
        <w:tc>
          <w:tcPr>
            <w:tcW w:w="2287" w:type="dxa"/>
            <w:tcBorders>
              <w:top w:val="single" w:sz="8" w:space="0" w:color="B20838"/>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1979" w:type="dxa"/>
            <w:tcBorders>
              <w:top w:val="single" w:sz="8" w:space="0" w:color="B20838"/>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5016" w:type="dxa"/>
            <w:tcBorders>
              <w:top w:val="single" w:sz="8" w:space="0" w:color="B20838"/>
              <w:left w:val="single" w:sz="2" w:space="0" w:color="000000"/>
              <w:bottom w:val="single" w:sz="2" w:space="0" w:color="000000"/>
              <w:right w:val="single" w:sz="2" w:space="0" w:color="000000"/>
            </w:tcBorders>
          </w:tcPr>
          <w:p>
            <w:pPr>
              <w:pStyle w:val="Normal"/>
              <w:spacing w:lineRule="auto" w:line="259" w:before="0" w:after="0"/>
              <w:ind w:left="200" w:right="0" w:hanging="200"/>
              <w:jc w:val="left"/>
              <w:rPr/>
            </w:pPr>
            <w:r>
              <w:rPr>
                <w:sz w:val="19"/>
                <w:lang w:val="zh-Hans"/>
              </w:rPr>
              <w:t xml:space="preserve">• </w:t>
            </w:r>
            <w:r>
              <w:rPr>
                <w:sz w:val="19"/>
                <w:lang w:val="zh-Hans"/>
              </w:rPr>
              <w:t xml:space="preserve">位 </w:t>
            </w:r>
            <w:r>
              <w:rPr>
                <w:sz w:val="19"/>
                <w:lang w:val="zh-Hans"/>
              </w:rPr>
              <w:t>31</w:t>
            </w:r>
            <w:r>
              <w:rPr>
                <w:sz w:val="19"/>
                <w:lang w:val="zh-Hans"/>
              </w:rPr>
              <w:t>：</w:t>
            </w:r>
            <w:r>
              <w:rPr>
                <w:sz w:val="19"/>
                <w:lang w:val="zh-Hans"/>
              </w:rPr>
              <w:t>28 – ARUSER</w:t>
            </w:r>
            <w:r>
              <w:rPr>
                <w:sz w:val="19"/>
                <w:lang w:val="zh-Hans"/>
              </w:rPr>
              <w:t xml:space="preserve">：用于用户定义信息的边带信号。来自 </w:t>
            </w:r>
            <w:r>
              <w:rPr>
                <w:sz w:val="19"/>
                <w:lang w:val="zh-Hans"/>
              </w:rPr>
              <w:t xml:space="preserve">TX </w:t>
            </w:r>
            <w:r>
              <w:rPr>
                <w:sz w:val="19"/>
                <w:lang w:val="zh-Hans"/>
              </w:rPr>
              <w:t xml:space="preserve">描述符的 </w:t>
            </w:r>
            <w:r>
              <w:rPr>
                <w:sz w:val="19"/>
                <w:lang w:val="zh-Hans"/>
              </w:rPr>
              <w:t xml:space="preserve">ARUSER </w:t>
            </w:r>
            <w:r>
              <w:rPr>
                <w:sz w:val="19"/>
                <w:lang w:val="zh-Hans"/>
              </w:rPr>
              <w:t xml:space="preserve">值显示在 </w:t>
            </w:r>
            <w:r>
              <w:rPr>
                <w:sz w:val="19"/>
                <w:lang w:val="zh-Hans"/>
              </w:rPr>
              <w:t>ARUSER [3</w:t>
            </w:r>
            <w:r>
              <w:rPr>
                <w:sz w:val="19"/>
                <w:lang w:val="zh-Hans"/>
              </w:rPr>
              <w:t>：</w:t>
            </w:r>
            <w:r>
              <w:rPr>
                <w:sz w:val="19"/>
                <w:lang w:val="zh-Hans"/>
              </w:rPr>
              <w:t xml:space="preserve">0] </w:t>
            </w:r>
            <w:r>
              <w:rPr>
                <w:sz w:val="19"/>
                <w:lang w:val="zh-Hans"/>
              </w:rPr>
              <w:t>上。</w:t>
            </w:r>
            <w:r>
              <w:rPr>
                <w:sz w:val="19"/>
                <w:lang w:val="zh-Hans"/>
              </w:rPr>
              <w:t xml:space="preserve">ARUSER </w:t>
            </w:r>
            <w:r>
              <w:rPr>
                <w:sz w:val="19"/>
                <w:lang w:val="zh-Hans"/>
              </w:rPr>
              <w:t>值及其解释是用户定义的。您可以通过对链内所有描述符中的相同值进行编程来使</w:t>
            </w:r>
            <w:r>
              <w:rPr>
                <w:lang w:val="zh-Hans"/>
              </w:rPr>
              <w:t xml:space="preserve">整个数据包的 </w:t>
            </w:r>
            <w:r>
              <w:rPr>
                <w:lang w:val="zh-Hans"/>
              </w:rPr>
              <w:t xml:space="preserve">ARUSER </w:t>
            </w:r>
            <w:r>
              <w:rPr>
                <w:lang w:val="zh-Hans"/>
              </w:rPr>
              <w:t>保持静态。</w:t>
            </w:r>
          </w:p>
        </w:tc>
      </w:tr>
      <w:tr>
        <w:trPr>
          <w:trHeight w:val="4420" w:hRule="atLeast"/>
        </w:trPr>
        <w:tc>
          <w:tcPr>
            <w:tcW w:w="2287"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14h</w:t>
            </w:r>
          </w:p>
        </w:tc>
        <w:tc>
          <w:tcPr>
            <w:tcW w:w="1979" w:type="dxa"/>
            <w:tcBorders>
              <w:top w:val="single" w:sz="4"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STRIDE_VSIZE</w:t>
            </w:r>
          </w:p>
        </w:tc>
        <w:tc>
          <w:tcPr>
            <w:tcW w:w="5016" w:type="dxa"/>
            <w:tcBorders>
              <w:top w:val="single" w:sz="2" w:space="0" w:color="000000"/>
              <w:left w:val="single" w:sz="2" w:space="0" w:color="000000"/>
              <w:bottom w:val="single" w:sz="2" w:space="0" w:color="000000"/>
              <w:right w:val="single" w:sz="2" w:space="0" w:color="000000"/>
            </w:tcBorders>
          </w:tcPr>
          <w:p>
            <w:pPr>
              <w:pStyle w:val="Normal"/>
              <w:numPr>
                <w:ilvl w:val="0"/>
                <w:numId w:val="74"/>
              </w:numPr>
              <w:spacing w:lineRule="auto" w:line="218" w:before="0" w:after="229"/>
              <w:ind w:left="205" w:right="0" w:hanging="205"/>
              <w:jc w:val="left"/>
              <w:rPr/>
            </w:pPr>
            <w:r>
              <w:rPr>
                <w:sz w:val="19"/>
                <w:lang w:val="zh-Hans"/>
              </w:rPr>
              <w:t xml:space="preserve">位 </w:t>
            </w:r>
            <w:r>
              <w:rPr>
                <w:sz w:val="19"/>
                <w:lang w:val="zh-Hans"/>
              </w:rPr>
              <w:t>15</w:t>
            </w:r>
            <w:r>
              <w:rPr>
                <w:sz w:val="19"/>
                <w:lang w:val="zh-Hans"/>
              </w:rPr>
              <w:t>：</w:t>
            </w:r>
            <w:r>
              <w:rPr>
                <w:sz w:val="19"/>
                <w:lang w:val="zh-Hans"/>
              </w:rPr>
              <w:t xml:space="preserve">0 – </w:t>
            </w:r>
            <w:r>
              <w:rPr>
                <w:sz w:val="19"/>
                <w:lang w:val="zh-Hans"/>
              </w:rPr>
              <w:t>步幅控制。它是连续“水平”读取的第一个地址之间的地址距离。</w:t>
            </w:r>
          </w:p>
          <w:p>
            <w:pPr>
              <w:pStyle w:val="Normal"/>
              <w:spacing w:lineRule="auto" w:line="218" w:before="0" w:after="80"/>
              <w:ind w:left="201" w:right="62" w:firstLine="5"/>
              <w:rPr/>
            </w:pPr>
            <w:r>
              <w:rPr>
                <w:sz w:val="19"/>
                <w:lang w:val="zh-Hans"/>
              </w:rPr>
              <w:t xml:space="preserve">读取将从缓冲区地址开始并读取 </w:t>
            </w:r>
            <w:r>
              <w:rPr>
                <w:sz w:val="19"/>
                <w:lang w:val="zh-Hans"/>
              </w:rPr>
              <w:t xml:space="preserve">HSIZE </w:t>
            </w:r>
            <w:r>
              <w:rPr>
                <w:sz w:val="19"/>
                <w:lang w:val="zh-Hans"/>
              </w:rPr>
              <w:t xml:space="preserve">字节，然后跳过 </w:t>
            </w:r>
            <w:r>
              <w:rPr>
                <w:sz w:val="19"/>
                <w:lang w:val="zh-Hans"/>
              </w:rPr>
              <w:t xml:space="preserve">STRIDE-HSIZE </w:t>
            </w:r>
            <w:r>
              <w:rPr>
                <w:sz w:val="19"/>
                <w:lang w:val="zh-Hans"/>
              </w:rPr>
              <w:t xml:space="preserve">地址并读取 </w:t>
            </w:r>
            <w:r>
              <w:rPr>
                <w:sz w:val="19"/>
                <w:lang w:val="zh-Hans"/>
              </w:rPr>
              <w:t xml:space="preserve">HSIZE </w:t>
            </w:r>
            <w:r>
              <w:rPr>
                <w:sz w:val="19"/>
                <w:lang w:val="zh-Hans"/>
              </w:rPr>
              <w:t xml:space="preserve">字节，依此类推。这一直持续 到读取 </w:t>
            </w:r>
            <w:r>
              <w:rPr>
                <w:sz w:val="19"/>
                <w:lang w:val="zh-Hans"/>
              </w:rPr>
              <w:t xml:space="preserve">VSIZE </w:t>
            </w:r>
            <w:r>
              <w:rPr>
                <w:sz w:val="19"/>
                <w:lang w:val="zh-Hans"/>
              </w:rPr>
              <w:t xml:space="preserve">行为止。在 </w:t>
            </w:r>
            <w:r>
              <w:rPr>
                <w:sz w:val="19"/>
                <w:lang w:val="zh-Hans"/>
              </w:rPr>
              <w:t xml:space="preserve">AXI4-Stream </w:t>
            </w:r>
            <w:r>
              <w:rPr>
                <w:sz w:val="19"/>
                <w:lang w:val="zh-Hans"/>
              </w:rPr>
              <w:t>上，它作为连续数据包在</w:t>
            </w:r>
            <w:r>
              <w:rPr>
                <w:sz w:val="19"/>
                <w:lang w:val="zh-Hans"/>
              </w:rPr>
              <w:t>m_axis_mm2s_</w:t>
            </w:r>
            <w:r>
              <w:rPr>
                <w:sz w:val="19"/>
                <w:lang w:val="zh-Hans"/>
              </w:rPr>
              <w:t xml:space="preserve">接口上传输出去，并在传输的最后一个数据节拍时以单个断言 </w:t>
            </w:r>
            <w:r>
              <w:rPr>
                <w:sz w:val="19"/>
                <w:lang w:val="zh-Hans"/>
              </w:rPr>
              <w:t xml:space="preserve">TLAST </w:t>
            </w:r>
            <w:r>
              <w:rPr>
                <w:sz w:val="19"/>
                <w:lang w:val="zh-Hans"/>
              </w:rPr>
              <w:t>终止。</w:t>
            </w:r>
          </w:p>
          <w:p>
            <w:pPr>
              <w:pStyle w:val="Normal"/>
              <w:numPr>
                <w:ilvl w:val="0"/>
                <w:numId w:val="74"/>
              </w:numPr>
              <w:spacing w:lineRule="auto" w:line="259" w:before="0" w:after="37"/>
              <w:ind w:left="205" w:right="0" w:hanging="205"/>
              <w:jc w:val="left"/>
              <w:rPr/>
            </w:pPr>
            <w:r>
              <w:rPr>
                <w:sz w:val="19"/>
                <w:lang w:val="zh-Hans"/>
              </w:rPr>
              <w:t xml:space="preserve">位 </w:t>
            </w:r>
            <w:r>
              <w:rPr>
                <w:sz w:val="19"/>
                <w:lang w:val="zh-Hans"/>
              </w:rPr>
              <w:t>18</w:t>
            </w:r>
            <w:r>
              <w:rPr>
                <w:sz w:val="19"/>
                <w:lang w:val="zh-Hans"/>
              </w:rPr>
              <w:t>：</w:t>
            </w:r>
            <w:r>
              <w:rPr>
                <w:sz w:val="19"/>
                <w:lang w:val="zh-Hans"/>
              </w:rPr>
              <w:t xml:space="preserve">16 – </w:t>
            </w:r>
            <w:r>
              <w:rPr>
                <w:sz w:val="19"/>
                <w:lang w:val="zh-Hans"/>
              </w:rPr>
              <w:t>保留</w:t>
            </w:r>
          </w:p>
          <w:p>
            <w:pPr>
              <w:pStyle w:val="Normal"/>
              <w:numPr>
                <w:ilvl w:val="0"/>
                <w:numId w:val="74"/>
              </w:numPr>
              <w:spacing w:lineRule="auto" w:line="259" w:before="0" w:after="0"/>
              <w:ind w:left="205" w:right="0" w:hanging="205"/>
              <w:jc w:val="left"/>
              <w:rPr/>
            </w:pPr>
            <w:r>
              <w:rPr>
                <w:sz w:val="19"/>
                <w:lang w:val="zh-Hans"/>
              </w:rPr>
              <w:t xml:space="preserve">位 </w:t>
            </w:r>
            <w:r>
              <w:rPr>
                <w:sz w:val="19"/>
                <w:lang w:val="zh-Hans"/>
              </w:rPr>
              <w:t>31</w:t>
            </w:r>
            <w:r>
              <w:rPr>
                <w:sz w:val="19"/>
                <w:lang w:val="zh-Hans"/>
              </w:rPr>
              <w:t>：</w:t>
            </w:r>
            <w:r>
              <w:rPr>
                <w:sz w:val="19"/>
                <w:lang w:val="zh-Hans"/>
              </w:rPr>
              <w:t xml:space="preserve">19 – </w:t>
            </w:r>
            <w:r>
              <w:rPr>
                <w:sz w:val="19"/>
                <w:lang w:val="zh-Hans"/>
              </w:rPr>
              <w:t>步幅访问的“水平线”数量。可以表示二维视频数据或二维矩阵的大小。这是每个</w:t>
            </w:r>
            <w:r>
              <w:rPr>
                <w:sz w:val="19"/>
                <w:lang w:val="zh-Hans"/>
              </w:rPr>
              <w:t xml:space="preserve">pa cket </w:t>
            </w:r>
            <w:r>
              <w:rPr>
                <w:lang w:val="zh-Hans"/>
              </w:rPr>
              <w:t xml:space="preserve"> </w:t>
            </w:r>
            <w:r>
              <w:rPr>
                <w:lang w:val="zh-Hans"/>
              </w:rPr>
              <w:t xml:space="preserve">预期传输的传输数，每个 </w:t>
            </w:r>
            <w:r>
              <w:rPr>
                <w:lang w:val="zh-Hans"/>
              </w:rPr>
              <w:t xml:space="preserve">HSIZE </w:t>
            </w:r>
            <w:r>
              <w:rPr>
                <w:lang w:val="zh-Hans"/>
              </w:rPr>
              <w:t>字节长。</w:t>
            </w:r>
          </w:p>
        </w:tc>
      </w:tr>
      <w:tr>
        <w:trPr>
          <w:trHeight w:val="3890" w:hRule="atLeast"/>
        </w:trPr>
        <w:tc>
          <w:tcPr>
            <w:tcW w:w="228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18h</w:t>
            </w:r>
          </w:p>
        </w:tc>
        <w:tc>
          <w:tcPr>
            <w:tcW w:w="197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HSIZE</w:t>
            </w:r>
          </w:p>
        </w:tc>
        <w:tc>
          <w:tcPr>
            <w:tcW w:w="5016" w:type="dxa"/>
            <w:tcBorders>
              <w:top w:val="single" w:sz="2" w:space="0" w:color="000000"/>
              <w:left w:val="single" w:sz="2" w:space="0" w:color="000000"/>
              <w:bottom w:val="single" w:sz="2" w:space="0" w:color="000000"/>
              <w:right w:val="single" w:sz="2" w:space="0" w:color="000000"/>
            </w:tcBorders>
          </w:tcPr>
          <w:p>
            <w:pPr>
              <w:pStyle w:val="Normal"/>
              <w:numPr>
                <w:ilvl w:val="0"/>
                <w:numId w:val="75"/>
              </w:numPr>
              <w:spacing w:lineRule="auto" w:line="218" w:before="0" w:after="79"/>
              <w:ind w:left="205" w:right="0" w:hanging="205"/>
              <w:jc w:val="left"/>
              <w:rPr/>
            </w:pPr>
            <w:r>
              <w:rPr>
                <w:sz w:val="19"/>
                <w:lang w:val="zh-Hans"/>
              </w:rPr>
              <w:t xml:space="preserve">位 </w:t>
            </w:r>
            <w:r>
              <w:rPr>
                <w:sz w:val="19"/>
                <w:lang w:val="zh-Hans"/>
              </w:rPr>
              <w:t>15</w:t>
            </w:r>
            <w:r>
              <w:rPr>
                <w:sz w:val="19"/>
                <w:lang w:val="zh-Hans"/>
              </w:rPr>
              <w:t>：</w:t>
            </w:r>
            <w:r>
              <w:rPr>
                <w:sz w:val="19"/>
                <w:lang w:val="zh-Hans"/>
              </w:rPr>
              <w:t xml:space="preserve">0 – </w:t>
            </w:r>
            <w:r>
              <w:rPr>
                <w:sz w:val="19"/>
                <w:lang w:val="zh-Hans"/>
              </w:rPr>
              <w:t>从连续连续字节地址在每条“水平线”中传输的字节数。当按行主要顺序读取矩阵时，可以表示视频行的一部分或矩阵行的一部分。</w:t>
            </w:r>
          </w:p>
          <w:p>
            <w:pPr>
              <w:pStyle w:val="Normal"/>
              <w:numPr>
                <w:ilvl w:val="0"/>
                <w:numId w:val="75"/>
              </w:numPr>
              <w:spacing w:lineRule="auto" w:line="259" w:before="0" w:after="36"/>
              <w:ind w:left="205" w:right="0" w:hanging="205"/>
              <w:jc w:val="left"/>
              <w:rPr/>
            </w:pPr>
            <w:r>
              <w:rPr>
                <w:sz w:val="19"/>
                <w:lang w:val="zh-Hans"/>
              </w:rPr>
              <w:t xml:space="preserve">位 </w:t>
            </w:r>
            <w:r>
              <w:rPr>
                <w:sz w:val="19"/>
                <w:lang w:val="zh-Hans"/>
              </w:rPr>
              <w:t>25</w:t>
            </w:r>
            <w:r>
              <w:rPr>
                <w:sz w:val="19"/>
                <w:lang w:val="zh-Hans"/>
              </w:rPr>
              <w:t>：</w:t>
            </w:r>
            <w:r>
              <w:rPr>
                <w:sz w:val="19"/>
                <w:lang w:val="zh-Hans"/>
              </w:rPr>
              <w:t xml:space="preserve">16 – </w:t>
            </w:r>
            <w:r>
              <w:rPr>
                <w:sz w:val="19"/>
                <w:lang w:val="zh-Hans"/>
              </w:rPr>
              <w:t>保留</w:t>
            </w:r>
          </w:p>
          <w:p>
            <w:pPr>
              <w:pStyle w:val="Normal"/>
              <w:numPr>
                <w:ilvl w:val="0"/>
                <w:numId w:val="75"/>
              </w:numPr>
              <w:spacing w:lineRule="auto" w:line="218" w:before="0" w:after="0"/>
              <w:ind w:left="205" w:right="0" w:hanging="205"/>
              <w:jc w:val="left"/>
              <w:rPr/>
            </w:pPr>
            <w:r>
              <w:rPr>
                <w:sz w:val="19"/>
                <w:lang w:val="zh-Hans"/>
              </w:rPr>
              <w:t xml:space="preserve">位 </w:t>
            </w:r>
            <w:r>
              <w:rPr>
                <w:sz w:val="19"/>
                <w:lang w:val="zh-Hans"/>
              </w:rPr>
              <w:t xml:space="preserve">26 – TXEOP – </w:t>
            </w:r>
            <w:r>
              <w:rPr>
                <w:sz w:val="19"/>
                <w:lang w:val="zh-Hans"/>
              </w:rPr>
              <w:t xml:space="preserve">数据包结束标志。它指示与此描述符关联的缓冲区最后传输。此标志由 </w:t>
            </w:r>
            <w:r>
              <w:rPr>
                <w:sz w:val="19"/>
                <w:lang w:val="zh-Hans"/>
              </w:rPr>
              <w:t xml:space="preserve">CPU </w:t>
            </w:r>
            <w:r>
              <w:rPr>
                <w:sz w:val="19"/>
                <w:lang w:val="zh-Hans"/>
              </w:rPr>
              <w:t xml:space="preserve">设置。 </w:t>
            </w:r>
          </w:p>
          <w:p>
            <w:pPr>
              <w:pStyle w:val="Normal"/>
              <w:numPr>
                <w:ilvl w:val="1"/>
                <w:numId w:val="75"/>
              </w:numPr>
              <w:spacing w:lineRule="auto" w:line="259" w:before="0" w:after="37"/>
              <w:ind w:left="367" w:right="0" w:hanging="166"/>
              <w:jc w:val="left"/>
              <w:rPr/>
            </w:pPr>
            <w:r>
              <w:rPr>
                <w:sz w:val="19"/>
                <w:lang w:val="zh-Hans"/>
              </w:rPr>
              <w:t xml:space="preserve">– </w:t>
            </w:r>
            <w:r>
              <w:rPr>
                <w:sz w:val="19"/>
                <w:lang w:val="zh-Hans"/>
              </w:rPr>
              <w:t>不是数据包结束。</w:t>
            </w:r>
            <w:r>
              <w:rPr>
                <w:sz w:val="19"/>
                <w:lang w:val="zh-Hans"/>
              </w:rPr>
              <w:t xml:space="preserve">1 – </w:t>
            </w:r>
            <w:r>
              <w:rPr>
                <w:sz w:val="19"/>
                <w:lang w:val="zh-Hans"/>
              </w:rPr>
              <w:t>数据包结束</w:t>
            </w:r>
          </w:p>
          <w:p>
            <w:pPr>
              <w:pStyle w:val="Normal"/>
              <w:numPr>
                <w:ilvl w:val="0"/>
                <w:numId w:val="75"/>
              </w:numPr>
              <w:spacing w:lineRule="auto" w:line="218" w:before="0" w:after="1"/>
              <w:ind w:left="205" w:right="0" w:hanging="205"/>
              <w:jc w:val="left"/>
              <w:rPr/>
            </w:pPr>
            <w:r>
              <w:rPr>
                <w:sz w:val="19"/>
                <w:lang w:val="zh-Hans"/>
              </w:rPr>
              <w:t xml:space="preserve">位 </w:t>
            </w:r>
            <w:r>
              <w:rPr>
                <w:sz w:val="19"/>
                <w:lang w:val="zh-Hans"/>
              </w:rPr>
              <w:t xml:space="preserve">27 – TXSOP – </w:t>
            </w:r>
            <w:r>
              <w:rPr>
                <w:sz w:val="19"/>
                <w:lang w:val="zh-Hans"/>
              </w:rPr>
              <w:t xml:space="preserve">数据包标志的开始。它指示 首先传输与此描述符关联的缓冲区。此标志由 </w:t>
            </w:r>
            <w:r>
              <w:rPr>
                <w:sz w:val="19"/>
                <w:lang w:val="zh-Hans"/>
              </w:rPr>
              <w:t xml:space="preserve">CPU </w:t>
            </w:r>
            <w:r>
              <w:rPr>
                <w:sz w:val="19"/>
                <w:lang w:val="zh-Hans"/>
              </w:rPr>
              <w:t>设置。</w:t>
            </w:r>
          </w:p>
          <w:p>
            <w:pPr>
              <w:pStyle w:val="Normal"/>
              <w:numPr>
                <w:ilvl w:val="1"/>
                <w:numId w:val="75"/>
              </w:numPr>
              <w:spacing w:lineRule="auto" w:line="259" w:before="0" w:after="36"/>
              <w:ind w:left="367" w:right="0" w:hanging="166"/>
              <w:jc w:val="left"/>
              <w:rPr/>
            </w:pPr>
            <w:r>
              <w:rPr>
                <w:sz w:val="19"/>
                <w:lang w:val="zh-Hans"/>
              </w:rPr>
              <w:t xml:space="preserve">– </w:t>
            </w:r>
            <w:r>
              <w:rPr>
                <w:sz w:val="19"/>
                <w:lang w:val="zh-Hans"/>
              </w:rPr>
              <w:t>不是数据包的开始。</w:t>
            </w:r>
            <w:r>
              <w:rPr>
                <w:sz w:val="19"/>
                <w:lang w:val="zh-Hans"/>
              </w:rPr>
              <w:t xml:space="preserve">1 – </w:t>
            </w:r>
            <w:r>
              <w:rPr>
                <w:sz w:val="19"/>
                <w:lang w:val="zh-Hans"/>
              </w:rPr>
              <w:t>数据包开始</w:t>
            </w:r>
          </w:p>
          <w:p>
            <w:pPr>
              <w:pStyle w:val="Normal"/>
              <w:numPr>
                <w:ilvl w:val="0"/>
                <w:numId w:val="75"/>
              </w:numPr>
              <w:spacing w:lineRule="auto" w:line="259" w:before="0" w:after="0"/>
              <w:ind w:left="205" w:right="0" w:hanging="205"/>
              <w:jc w:val="left"/>
              <w:rPr/>
            </w:pPr>
            <w:r>
              <w:rPr>
                <w:sz w:val="19"/>
                <w:lang w:val="zh-Hans"/>
              </w:rPr>
              <w:t xml:space="preserve">位 </w:t>
            </w:r>
            <w:r>
              <w:rPr>
                <w:sz w:val="19"/>
                <w:lang w:val="zh-Hans"/>
              </w:rPr>
              <w:t>31</w:t>
            </w:r>
            <w:r>
              <w:rPr>
                <w:sz w:val="19"/>
                <w:lang w:val="zh-Hans"/>
              </w:rPr>
              <w:t>：</w:t>
            </w:r>
            <w:r>
              <w:rPr>
                <w:sz w:val="19"/>
                <w:lang w:val="zh-Hans"/>
              </w:rPr>
              <w:t>28–</w:t>
            </w:r>
            <w:r>
              <w:rPr>
                <w:sz w:val="19"/>
                <w:lang w:val="zh-Hans"/>
              </w:rPr>
              <w:t>保留</w:t>
            </w:r>
          </w:p>
        </w:tc>
      </w:tr>
    </w:tbl>
    <w:p>
      <w:pPr>
        <w:pStyle w:val="Normal"/>
        <w:spacing w:lineRule="auto" w:line="264" w:before="0" w:after="3"/>
        <w:ind w:left="2022" w:right="0" w:hanging="10"/>
        <w:rPr/>
      </w:pPr>
      <w:r>
        <w:rPr>
          <w:b/>
          <w:lang w:val="zh-Hans"/>
        </w:rPr>
        <w:t xml:space="preserve">TX </w:t>
      </w:r>
      <w:r>
        <w:rPr>
          <w:b/>
          <w:lang w:val="zh-Hans"/>
        </w:rPr>
        <w:t xml:space="preserve">描述符字段 </w:t>
      </w:r>
      <w:r>
        <w:rPr>
          <w:b/>
          <w:i/>
          <w:lang w:val="zh-Hans"/>
        </w:rPr>
        <w:t>（续）</w:t>
      </w:r>
    </w:p>
    <w:tbl>
      <w:tblPr>
        <w:tblStyle w:val="TableGrid"/>
        <w:tblW w:w="9282" w:type="dxa"/>
        <w:jc w:val="left"/>
        <w:tblInd w:w="760" w:type="dxa"/>
        <w:tblCellMar>
          <w:top w:w="82" w:type="dxa"/>
          <w:left w:w="89" w:type="dxa"/>
          <w:bottom w:w="0" w:type="dxa"/>
          <w:right w:w="86" w:type="dxa"/>
        </w:tblCellMar>
        <w:tblLook w:val="04a0" w:noHBand="0" w:noVBand="1" w:firstColumn="1" w:lastRow="0" w:lastColumn="0" w:firstRow="1"/>
      </w:tblPr>
      <w:tblGrid>
        <w:gridCol w:w="2287"/>
        <w:gridCol w:w="1979"/>
        <w:gridCol w:w="5016"/>
      </w:tblGrid>
      <w:tr>
        <w:trPr>
          <w:trHeight w:val="381" w:hRule="atLeast"/>
        </w:trPr>
        <w:tc>
          <w:tcPr>
            <w:tcW w:w="228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地址空间偏移量</w:t>
            </w:r>
          </w:p>
        </w:tc>
        <w:tc>
          <w:tcPr>
            <w:tcW w:w="197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501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描述</w:t>
            </w:r>
          </w:p>
        </w:tc>
      </w:tr>
      <w:tr>
        <w:trPr>
          <w:trHeight w:val="5120" w:hRule="atLeast"/>
        </w:trPr>
        <w:tc>
          <w:tcPr>
            <w:tcW w:w="228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1Ch</w:t>
            </w:r>
          </w:p>
        </w:tc>
        <w:tc>
          <w:tcPr>
            <w:tcW w:w="197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MC_STS</w:t>
            </w:r>
          </w:p>
        </w:tc>
        <w:tc>
          <w:tcPr>
            <w:tcW w:w="501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36"/>
              <w:ind w:left="1" w:right="0" w:hanging="0"/>
              <w:jc w:val="left"/>
              <w:rPr/>
            </w:pPr>
            <w:r>
              <w:rPr>
                <w:sz w:val="19"/>
                <w:lang w:val="zh-Hans"/>
              </w:rPr>
              <w:t xml:space="preserve">多通道状态位。 </w:t>
            </w:r>
          </w:p>
          <w:p>
            <w:pPr>
              <w:pStyle w:val="Normal"/>
              <w:numPr>
                <w:ilvl w:val="0"/>
                <w:numId w:val="76"/>
              </w:numPr>
              <w:spacing w:lineRule="auto" w:line="259" w:before="0" w:after="36"/>
              <w:ind w:left="206" w:right="0" w:hanging="205"/>
              <w:rPr/>
            </w:pPr>
            <w:r>
              <w:rPr>
                <w:sz w:val="19"/>
                <w:lang w:val="zh-Hans"/>
              </w:rPr>
              <w:t xml:space="preserve">位 </w:t>
            </w:r>
            <w:r>
              <w:rPr>
                <w:sz w:val="19"/>
                <w:lang w:val="zh-Hans"/>
              </w:rPr>
              <w:t>27</w:t>
            </w:r>
            <w:r>
              <w:rPr>
                <w:sz w:val="19"/>
                <w:lang w:val="zh-Hans"/>
              </w:rPr>
              <w:t>：</w:t>
            </w:r>
            <w:r>
              <w:rPr>
                <w:sz w:val="19"/>
                <w:lang w:val="zh-Hans"/>
              </w:rPr>
              <w:t xml:space="preserve">0 – </w:t>
            </w:r>
            <w:r>
              <w:rPr>
                <w:sz w:val="19"/>
                <w:lang w:val="zh-Hans"/>
              </w:rPr>
              <w:t xml:space="preserve">保留 </w:t>
            </w:r>
          </w:p>
          <w:p>
            <w:pPr>
              <w:pStyle w:val="Normal"/>
              <w:numPr>
                <w:ilvl w:val="0"/>
                <w:numId w:val="76"/>
              </w:numPr>
              <w:spacing w:lineRule="auto" w:line="218" w:before="0" w:after="0"/>
              <w:ind w:left="206" w:right="0" w:hanging="205"/>
              <w:rPr/>
            </w:pPr>
            <w:r>
              <w:rPr>
                <w:sz w:val="19"/>
                <w:lang w:val="zh-Hans"/>
              </w:rPr>
              <w:t xml:space="preserve">位 </w:t>
            </w:r>
            <w:r>
              <w:rPr>
                <w:sz w:val="19"/>
                <w:lang w:val="zh-Hans"/>
              </w:rPr>
              <w:t xml:space="preserve">28 – IE – DMA </w:t>
            </w:r>
            <w:r>
              <w:rPr>
                <w:sz w:val="19"/>
                <w:lang w:val="zh-Hans"/>
              </w:rPr>
              <w:t>由于运行不足或超限而导致的内部错误。</w:t>
            </w:r>
          </w:p>
          <w:p>
            <w:pPr>
              <w:pStyle w:val="Normal"/>
              <w:numPr>
                <w:ilvl w:val="1"/>
                <w:numId w:val="76"/>
              </w:numPr>
              <w:spacing w:lineRule="auto" w:line="259" w:before="0" w:after="0"/>
              <w:ind w:left="367" w:right="0" w:hanging="166"/>
              <w:jc w:val="left"/>
              <w:rPr/>
            </w:pPr>
            <w:r>
              <w:rPr>
                <w:sz w:val="19"/>
                <w:lang w:val="zh-Hans"/>
              </w:rPr>
              <w:t xml:space="preserve">– </w:t>
            </w:r>
            <w:r>
              <w:rPr>
                <w:sz w:val="19"/>
                <w:lang w:val="zh-Hans"/>
              </w:rPr>
              <w:t xml:space="preserve">没有 </w:t>
            </w:r>
            <w:r>
              <w:rPr>
                <w:sz w:val="19"/>
                <w:lang w:val="zh-Hans"/>
              </w:rPr>
              <w:t xml:space="preserve">DMA </w:t>
            </w:r>
            <w:r>
              <w:rPr>
                <w:sz w:val="19"/>
                <w:lang w:val="zh-Hans"/>
              </w:rPr>
              <w:t>内部错误</w:t>
            </w:r>
          </w:p>
          <w:p>
            <w:pPr>
              <w:pStyle w:val="Normal"/>
              <w:numPr>
                <w:ilvl w:val="1"/>
                <w:numId w:val="76"/>
              </w:numPr>
              <w:spacing w:lineRule="auto" w:line="259" w:before="0" w:after="37"/>
              <w:ind w:left="367" w:right="0" w:hanging="166"/>
              <w:jc w:val="left"/>
              <w:rPr/>
            </w:pPr>
            <w:r>
              <w:rPr>
                <w:sz w:val="19"/>
                <w:lang w:val="zh-Hans"/>
              </w:rPr>
              <w:t xml:space="preserve">– </w:t>
            </w:r>
            <w:r>
              <w:rPr>
                <w:sz w:val="19"/>
                <w:lang w:val="zh-Hans"/>
              </w:rPr>
              <w:t xml:space="preserve">检测到 </w:t>
            </w:r>
            <w:r>
              <w:rPr>
                <w:sz w:val="19"/>
                <w:lang w:val="zh-Hans"/>
              </w:rPr>
              <w:t xml:space="preserve">DMA </w:t>
            </w:r>
            <w:r>
              <w:rPr>
                <w:sz w:val="19"/>
                <w:lang w:val="zh-Hans"/>
              </w:rPr>
              <w:t>内部错误。</w:t>
            </w:r>
            <w:r>
              <w:rPr>
                <w:sz w:val="19"/>
                <w:lang w:val="zh-Hans"/>
              </w:rPr>
              <w:t xml:space="preserve">DMA </w:t>
            </w:r>
            <w:r>
              <w:rPr>
                <w:sz w:val="19"/>
                <w:lang w:val="zh-Hans"/>
              </w:rPr>
              <w:t>引擎停止。</w:t>
            </w:r>
          </w:p>
          <w:p>
            <w:pPr>
              <w:pStyle w:val="Normal"/>
              <w:numPr>
                <w:ilvl w:val="0"/>
                <w:numId w:val="76"/>
              </w:numPr>
              <w:spacing w:lineRule="auto" w:line="218" w:before="0" w:after="1"/>
              <w:ind w:left="206" w:right="0" w:hanging="205"/>
              <w:rPr/>
            </w:pPr>
            <w:r>
              <w:rPr>
                <w:sz w:val="19"/>
                <w:lang w:val="zh-Hans"/>
              </w:rPr>
              <w:t xml:space="preserve">位 </w:t>
            </w:r>
            <w:r>
              <w:rPr>
                <w:sz w:val="19"/>
                <w:lang w:val="zh-Hans"/>
              </w:rPr>
              <w:t xml:space="preserve">29 – SE – DMA </w:t>
            </w:r>
            <w:r>
              <w:rPr>
                <w:sz w:val="19"/>
                <w:lang w:val="zh-Hans"/>
              </w:rPr>
              <w:t>从站错误。如果从属从存储器映射接口读取发出从属错误，则会发生此错误。</w:t>
            </w:r>
          </w:p>
          <w:p>
            <w:pPr>
              <w:pStyle w:val="Normal"/>
              <w:numPr>
                <w:ilvl w:val="1"/>
                <w:numId w:val="76"/>
              </w:numPr>
              <w:spacing w:lineRule="auto" w:line="259" w:before="0" w:after="0"/>
              <w:ind w:left="367" w:right="0" w:hanging="166"/>
              <w:jc w:val="left"/>
              <w:rPr/>
            </w:pPr>
            <w:r>
              <w:rPr>
                <w:sz w:val="19"/>
                <w:lang w:val="zh-Hans"/>
              </w:rPr>
              <w:t xml:space="preserve">– </w:t>
            </w:r>
            <w:r>
              <w:rPr>
                <w:sz w:val="19"/>
                <w:lang w:val="zh-Hans"/>
              </w:rPr>
              <w:t xml:space="preserve">没有 </w:t>
            </w:r>
            <w:r>
              <w:rPr>
                <w:sz w:val="19"/>
                <w:lang w:val="zh-Hans"/>
              </w:rPr>
              <w:t xml:space="preserve">DMA </w:t>
            </w:r>
            <w:r>
              <w:rPr>
                <w:sz w:val="19"/>
                <w:lang w:val="zh-Hans"/>
              </w:rPr>
              <w:t>从站错误</w:t>
            </w:r>
          </w:p>
          <w:p>
            <w:pPr>
              <w:pStyle w:val="Normal"/>
              <w:numPr>
                <w:ilvl w:val="1"/>
                <w:numId w:val="76"/>
              </w:numPr>
              <w:spacing w:lineRule="auto" w:line="259" w:before="0" w:after="37"/>
              <w:ind w:left="367" w:right="0" w:hanging="166"/>
              <w:jc w:val="left"/>
              <w:rPr/>
            </w:pPr>
            <w:r>
              <w:rPr>
                <w:sz w:val="19"/>
                <w:lang w:val="zh-Hans"/>
              </w:rPr>
              <w:t xml:space="preserve">– </w:t>
            </w:r>
            <w:r>
              <w:rPr>
                <w:sz w:val="19"/>
                <w:lang w:val="zh-Hans"/>
              </w:rPr>
              <w:t xml:space="preserve">检测到 </w:t>
            </w:r>
            <w:r>
              <w:rPr>
                <w:sz w:val="19"/>
                <w:lang w:val="zh-Hans"/>
              </w:rPr>
              <w:t xml:space="preserve">DMA </w:t>
            </w:r>
            <w:r>
              <w:rPr>
                <w:sz w:val="19"/>
                <w:lang w:val="zh-Hans"/>
              </w:rPr>
              <w:t>从站错误。</w:t>
            </w:r>
            <w:r>
              <w:rPr>
                <w:sz w:val="19"/>
                <w:lang w:val="zh-Hans"/>
              </w:rPr>
              <w:t xml:space="preserve">DMA </w:t>
            </w:r>
            <w:r>
              <w:rPr>
                <w:sz w:val="19"/>
                <w:lang w:val="zh-Hans"/>
              </w:rPr>
              <w:t>引擎停止</w:t>
            </w:r>
          </w:p>
          <w:p>
            <w:pPr>
              <w:pStyle w:val="Normal"/>
              <w:numPr>
                <w:ilvl w:val="0"/>
                <w:numId w:val="76"/>
              </w:numPr>
              <w:spacing w:lineRule="auto" w:line="216" w:before="0" w:after="1"/>
              <w:ind w:left="206" w:right="0" w:hanging="205"/>
              <w:rPr/>
            </w:pPr>
            <w:r>
              <w:rPr>
                <w:sz w:val="19"/>
                <w:lang w:val="zh-Hans"/>
              </w:rPr>
              <w:t xml:space="preserve">位 </w:t>
            </w:r>
            <w:r>
              <w:rPr>
                <w:sz w:val="19"/>
                <w:lang w:val="zh-Hans"/>
              </w:rPr>
              <w:t xml:space="preserve">30 – DE – DMA </w:t>
            </w:r>
            <w:r>
              <w:rPr>
                <w:sz w:val="19"/>
                <w:lang w:val="zh-Hans"/>
              </w:rPr>
              <w:t>解码错误。如果地址要求</w:t>
            </w:r>
            <w:r>
              <w:rPr>
                <w:sz w:val="19"/>
                <w:lang w:val="zh-Hans"/>
              </w:rPr>
              <w:t xml:space="preserve">st </w:t>
            </w:r>
            <w:r>
              <w:rPr>
                <w:sz w:val="19"/>
                <w:lang w:val="zh-Hans"/>
              </w:rPr>
              <w:t>是无效地址，</w:t>
            </w:r>
            <w:r>
              <w:rPr>
                <w:lang w:val="zh-Hans"/>
              </w:rPr>
              <w:t>则会发生此错误。</w:t>
            </w:r>
          </w:p>
          <w:p>
            <w:pPr>
              <w:pStyle w:val="Normal"/>
              <w:numPr>
                <w:ilvl w:val="1"/>
                <w:numId w:val="76"/>
              </w:numPr>
              <w:spacing w:lineRule="auto" w:line="259" w:before="0" w:after="0"/>
              <w:ind w:left="367" w:right="0" w:hanging="166"/>
              <w:jc w:val="left"/>
              <w:rPr/>
            </w:pPr>
            <w:r>
              <w:rPr>
                <w:sz w:val="19"/>
                <w:lang w:val="zh-Hans"/>
              </w:rPr>
              <w:t xml:space="preserve">– </w:t>
            </w:r>
            <w:r>
              <w:rPr>
                <w:sz w:val="19"/>
                <w:lang w:val="zh-Hans"/>
              </w:rPr>
              <w:t xml:space="preserve">无 </w:t>
            </w:r>
            <w:r>
              <w:rPr>
                <w:sz w:val="19"/>
                <w:lang w:val="zh-Hans"/>
              </w:rPr>
              <w:t xml:space="preserve">DMA </w:t>
            </w:r>
            <w:r>
              <w:rPr>
                <w:sz w:val="19"/>
                <w:lang w:val="zh-Hans"/>
              </w:rPr>
              <w:t>解码错误</w:t>
            </w:r>
          </w:p>
          <w:p>
            <w:pPr>
              <w:pStyle w:val="Normal"/>
              <w:numPr>
                <w:ilvl w:val="1"/>
                <w:numId w:val="76"/>
              </w:numPr>
              <w:spacing w:lineRule="auto" w:line="259" w:before="0" w:after="36"/>
              <w:ind w:left="367" w:right="0" w:hanging="166"/>
              <w:jc w:val="left"/>
              <w:rPr/>
            </w:pPr>
            <w:r>
              <w:rPr>
                <w:sz w:val="19"/>
                <w:lang w:val="zh-Hans"/>
              </w:rPr>
              <w:t xml:space="preserve">– </w:t>
            </w:r>
            <w:r>
              <w:rPr>
                <w:sz w:val="19"/>
                <w:lang w:val="zh-Hans"/>
              </w:rPr>
              <w:t xml:space="preserve">检测到 </w:t>
            </w:r>
            <w:r>
              <w:rPr>
                <w:sz w:val="19"/>
                <w:lang w:val="zh-Hans"/>
              </w:rPr>
              <w:t xml:space="preserve">DMA </w:t>
            </w:r>
            <w:r>
              <w:rPr>
                <w:sz w:val="19"/>
                <w:lang w:val="zh-Hans"/>
              </w:rPr>
              <w:t>解码错误。</w:t>
            </w:r>
            <w:r>
              <w:rPr>
                <w:sz w:val="19"/>
                <w:lang w:val="zh-Hans"/>
              </w:rPr>
              <w:t xml:space="preserve">DMA </w:t>
            </w:r>
            <w:r>
              <w:rPr>
                <w:sz w:val="19"/>
                <w:lang w:val="zh-Hans"/>
              </w:rPr>
              <w:t>引擎停止</w:t>
            </w:r>
          </w:p>
          <w:p>
            <w:pPr>
              <w:pStyle w:val="Normal"/>
              <w:numPr>
                <w:ilvl w:val="0"/>
                <w:numId w:val="76"/>
              </w:numPr>
              <w:spacing w:lineRule="auto" w:line="218" w:before="0" w:after="0"/>
              <w:ind w:left="206" w:right="0" w:hanging="205"/>
              <w:rPr/>
            </w:pPr>
            <w:r>
              <w:rPr>
                <w:sz w:val="19"/>
                <w:lang w:val="zh-Hans"/>
              </w:rPr>
              <w:t xml:space="preserve">位 </w:t>
            </w:r>
            <w:r>
              <w:rPr>
                <w:sz w:val="19"/>
                <w:lang w:val="zh-Hans"/>
              </w:rPr>
              <w:t xml:space="preserve">31 – CMP – </w:t>
            </w:r>
            <w:r>
              <w:rPr>
                <w:sz w:val="19"/>
                <w:lang w:val="zh-Hans"/>
              </w:rPr>
              <w:t xml:space="preserve">已完成。这向软件指示 </w:t>
            </w:r>
            <w:r>
              <w:rPr>
                <w:sz w:val="19"/>
                <w:lang w:val="zh-Hans"/>
              </w:rPr>
              <w:t xml:space="preserve">DMA </w:t>
            </w:r>
            <w:r>
              <w:rPr>
                <w:sz w:val="19"/>
                <w:lang w:val="zh-Hans"/>
              </w:rPr>
              <w:t>引擎已完成传输。</w:t>
            </w:r>
          </w:p>
          <w:p>
            <w:pPr>
              <w:pStyle w:val="Normal"/>
              <w:numPr>
                <w:ilvl w:val="1"/>
                <w:numId w:val="76"/>
              </w:numPr>
              <w:spacing w:lineRule="auto" w:line="259" w:before="0" w:after="0"/>
              <w:ind w:left="367" w:right="0" w:hanging="166"/>
              <w:jc w:val="left"/>
              <w:rPr/>
            </w:pPr>
            <w:r>
              <w:rPr>
                <w:sz w:val="19"/>
                <w:lang w:val="zh-Hans"/>
              </w:rPr>
              <w:t xml:space="preserve">– </w:t>
            </w:r>
            <w:r>
              <w:rPr>
                <w:sz w:val="19"/>
                <w:lang w:val="zh-Hans"/>
              </w:rPr>
              <w:t>描述符未完成</w:t>
            </w:r>
          </w:p>
          <w:p>
            <w:pPr>
              <w:pStyle w:val="Normal"/>
              <w:numPr>
                <w:ilvl w:val="1"/>
                <w:numId w:val="76"/>
              </w:numPr>
              <w:spacing w:lineRule="auto" w:line="259" w:before="0" w:after="0"/>
              <w:ind w:left="367" w:right="0" w:hanging="166"/>
              <w:jc w:val="left"/>
              <w:rPr/>
            </w:pPr>
            <w:r>
              <w:rPr>
                <w:sz w:val="19"/>
                <w:lang w:val="zh-Hans"/>
              </w:rPr>
              <w:t xml:space="preserve">– </w:t>
            </w:r>
            <w:r>
              <w:rPr>
                <w:sz w:val="19"/>
                <w:lang w:val="zh-Hans"/>
              </w:rPr>
              <w:t>描述符完成</w:t>
            </w:r>
          </w:p>
        </w:tc>
      </w:tr>
    </w:tbl>
    <w:p>
      <w:pPr>
        <w:pStyle w:val="Normal"/>
        <w:spacing w:lineRule="auto" w:line="259" w:before="0" w:after="0"/>
        <w:ind w:left="785" w:right="0" w:hanging="10"/>
        <w:jc w:val="left"/>
        <w:rPr/>
      </w:pPr>
      <w:r>
        <w:rPr>
          <w:b/>
          <w:sz w:val="18"/>
          <w:lang w:val="zh-Hans"/>
        </w:rPr>
        <w:t xml:space="preserve">笔记： </w:t>
      </w:r>
    </w:p>
    <w:p>
      <w:pPr>
        <w:pStyle w:val="Normal"/>
        <w:numPr>
          <w:ilvl w:val="0"/>
          <w:numId w:val="10"/>
        </w:numPr>
        <w:spacing w:lineRule="auto" w:line="218" w:before="0" w:after="58"/>
        <w:ind w:left="1014" w:right="0" w:hanging="239"/>
        <w:rPr/>
      </w:pPr>
      <w:r>
        <w:rPr>
          <w:sz w:val="17"/>
          <w:lang w:val="zh-Hans"/>
        </w:rPr>
        <w:t>从</w:t>
      </w:r>
      <w:r>
        <w:rPr>
          <w:sz w:val="17"/>
          <w:lang w:val="zh-Hans"/>
        </w:rPr>
        <w:t>AXI</w:t>
      </w:r>
      <w:r>
        <w:rPr>
          <w:sz w:val="17"/>
          <w:lang w:val="zh-Hans"/>
        </w:rPr>
        <w:t>读取的角度来看，</w:t>
      </w:r>
      <w:r>
        <w:rPr>
          <w:sz w:val="17"/>
          <w:lang w:val="zh-Hans"/>
        </w:rPr>
        <w:t>ARCACHE</w:t>
      </w:r>
      <w:r>
        <w:rPr>
          <w:sz w:val="17"/>
          <w:lang w:val="zh-Hans"/>
        </w:rPr>
        <w:t>，</w:t>
      </w:r>
      <w:r>
        <w:rPr>
          <w:sz w:val="17"/>
          <w:lang w:val="zh-Hans"/>
        </w:rPr>
        <w:t>ARUSER</w:t>
      </w:r>
      <w:r>
        <w:rPr>
          <w:sz w:val="17"/>
          <w:lang w:val="zh-Hans"/>
        </w:rPr>
        <w:t>值很重要。应根据需要在描述符中指定这些值。对于正常操作，</w:t>
      </w:r>
      <w:r>
        <w:rPr>
          <w:sz w:val="17"/>
          <w:lang w:val="zh-Hans"/>
        </w:rPr>
        <w:t xml:space="preserve">ARCACHE </w:t>
      </w:r>
      <w:r>
        <w:rPr>
          <w:sz w:val="17"/>
          <w:lang w:val="zh-Hans"/>
        </w:rPr>
        <w:t xml:space="preserve">应设置为 </w:t>
      </w:r>
      <w:r>
        <w:rPr>
          <w:sz w:val="17"/>
          <w:lang w:val="zh-Hans"/>
        </w:rPr>
        <w:t>0011</w:t>
      </w:r>
      <w:r>
        <w:rPr>
          <w:sz w:val="17"/>
          <w:lang w:val="zh-Hans"/>
        </w:rPr>
        <w:t xml:space="preserve">，而 </w:t>
      </w:r>
      <w:r>
        <w:rPr>
          <w:sz w:val="17"/>
          <w:lang w:val="zh-Hans"/>
        </w:rPr>
        <w:t xml:space="preserve">ARUSER </w:t>
      </w:r>
      <w:r>
        <w:rPr>
          <w:sz w:val="17"/>
          <w:lang w:val="zh-Hans"/>
        </w:rPr>
        <w:t xml:space="preserve">可以设置为 </w:t>
      </w:r>
      <w:r>
        <w:rPr>
          <w:sz w:val="17"/>
          <w:lang w:val="zh-Hans"/>
        </w:rPr>
        <w:t>0000</w:t>
      </w:r>
      <w:r>
        <w:rPr>
          <w:sz w:val="17"/>
          <w:lang w:val="zh-Hans"/>
        </w:rPr>
        <w:t>。</w:t>
      </w:r>
    </w:p>
    <w:p>
      <w:pPr>
        <w:pStyle w:val="Normal"/>
        <w:numPr>
          <w:ilvl w:val="0"/>
          <w:numId w:val="10"/>
        </w:numPr>
        <w:spacing w:lineRule="auto" w:line="218" w:before="0" w:after="866"/>
        <w:ind w:left="1014" w:right="0" w:hanging="239"/>
        <w:rPr/>
      </w:pPr>
      <w:r>
        <w:rPr>
          <w:sz w:val="17"/>
          <w:lang w:val="zh-Hans"/>
        </w:rPr>
        <w:t xml:space="preserve">VSIZE </w:t>
      </w:r>
      <w:r>
        <w:rPr>
          <w:sz w:val="17"/>
          <w:lang w:val="zh-Hans"/>
        </w:rPr>
        <w:t xml:space="preserve">上的值为 </w:t>
      </w:r>
      <w:r>
        <w:rPr>
          <w:sz w:val="17"/>
          <w:lang w:val="zh-Hans"/>
        </w:rPr>
        <w:t xml:space="preserve">0 </w:t>
      </w:r>
      <w:r>
        <w:rPr>
          <w:sz w:val="17"/>
          <w:lang w:val="zh-Hans"/>
        </w:rPr>
        <w:t xml:space="preserve">是非法的，并且多通道 </w:t>
      </w:r>
      <w:r>
        <w:rPr>
          <w:sz w:val="17"/>
          <w:lang w:val="zh-Hans"/>
        </w:rPr>
        <w:t xml:space="preserve">DMA </w:t>
      </w:r>
      <w:r>
        <w:rPr>
          <w:sz w:val="17"/>
          <w:lang w:val="zh-Hans"/>
        </w:rPr>
        <w:t>中的值无法按预期运行。</w:t>
      </w:r>
    </w:p>
    <w:p>
      <w:pPr>
        <w:pStyle w:val="4"/>
        <w:spacing w:before="0" w:after="84"/>
        <w:ind w:left="770" w:right="67" w:hanging="0"/>
        <w:rPr/>
      </w:pPr>
      <w:r>
        <w:rPr>
          <w:i/>
          <w:lang w:val="zh-Hans"/>
        </w:rPr>
        <w:t xml:space="preserve">表 </w:t>
      </w:r>
      <w:r>
        <w:rPr>
          <w:i/>
          <w:lang w:val="zh-Hans"/>
        </w:rPr>
        <w:t>2-41</w:t>
      </w:r>
      <w:r>
        <w:rPr>
          <w:i/>
          <w:lang w:val="zh-Hans"/>
        </w:rPr>
        <w:t>：</w:t>
      </w:r>
      <w:r>
        <w:rPr>
          <w:lang w:val="zh-Hans"/>
        </w:rPr>
        <w:t xml:space="preserve">S2MM </w:t>
      </w:r>
      <w:r>
        <w:rPr>
          <w:lang w:val="zh-Hans"/>
        </w:rPr>
        <w:t>（</w:t>
      </w:r>
      <w:r>
        <w:rPr>
          <w:lang w:val="zh-Hans"/>
        </w:rPr>
        <w:t>RX</w:t>
      </w:r>
      <w:r>
        <w:rPr>
          <w:lang w:val="zh-Hans"/>
        </w:rPr>
        <w:t>） 描述符</w:t>
      </w:r>
    </w:p>
    <w:p>
      <w:pPr>
        <w:pStyle w:val="Normal"/>
        <w:spacing w:lineRule="auto" w:line="264" w:before="0" w:after="293"/>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2-41</w:t>
      </w:r>
    </w:p>
    <w:tbl>
      <w:tblPr>
        <w:tblStyle w:val="TableGrid"/>
        <w:tblpPr w:vertAnchor="text" w:horzAnchor="text" w:tblpX="700" w:tblpY="-99"/>
        <w:tblW w:w="8421" w:type="dxa"/>
        <w:jc w:val="left"/>
        <w:tblInd w:w="0" w:type="dxa"/>
        <w:tblCellMar>
          <w:top w:w="40" w:type="dxa"/>
          <w:left w:w="108" w:type="dxa"/>
          <w:bottom w:w="0" w:type="dxa"/>
          <w:right w:w="108" w:type="dxa"/>
        </w:tblCellMar>
        <w:tblLook w:val="04a0" w:noHBand="0" w:noVBand="1" w:firstColumn="1" w:lastRow="0" w:lastColumn="0" w:firstRow="1"/>
      </w:tblPr>
      <w:tblGrid>
        <w:gridCol w:w="346"/>
        <w:gridCol w:w="336"/>
        <w:gridCol w:w="336"/>
        <w:gridCol w:w="320"/>
        <w:gridCol w:w="501"/>
        <w:gridCol w:w="438"/>
        <w:gridCol w:w="273"/>
        <w:gridCol w:w="450"/>
        <w:gridCol w:w="14"/>
        <w:gridCol w:w="642"/>
        <w:gridCol w:w="253"/>
        <w:gridCol w:w="675"/>
        <w:gridCol w:w="354"/>
        <w:gridCol w:w="811"/>
        <w:gridCol w:w="864"/>
        <w:gridCol w:w="138"/>
        <w:gridCol w:w="685"/>
        <w:gridCol w:w="984"/>
      </w:tblGrid>
      <w:tr>
        <w:trPr>
          <w:trHeight w:val="332" w:hRule="atLeast"/>
        </w:trPr>
        <w:tc>
          <w:tcPr>
            <w:tcW w:w="1338" w:type="dxa"/>
            <w:gridSpan w:val="4"/>
            <w:tcBorders>
              <w:top w:val="single" w:sz="6" w:space="0" w:color="000000"/>
              <w:left w:val="single" w:sz="6" w:space="0" w:color="000000"/>
              <w:bottom w:val="single" w:sz="6" w:space="0" w:color="000000"/>
            </w:tcBorders>
          </w:tcPr>
          <w:p>
            <w:pPr>
              <w:pStyle w:val="Normal"/>
              <w:spacing w:lineRule="auto" w:line="259" w:before="0" w:after="0"/>
              <w:ind w:left="99" w:right="0" w:hanging="0"/>
              <w:jc w:val="left"/>
              <w:rPr/>
            </w:pPr>
            <w:r>
              <w:rPr>
                <w:sz w:val="14"/>
                <w:lang w:val="zh-Hans"/>
              </w:rPr>
              <w:t>31</w:t>
            </w:r>
          </w:p>
        </w:tc>
        <w:tc>
          <w:tcPr>
            <w:tcW w:w="1212"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3199" w:type="dxa"/>
            <w:gridSpan w:val="7"/>
            <w:tcBorders>
              <w:top w:val="single" w:sz="6" w:space="0" w:color="000000"/>
              <w:bottom w:val="single" w:sz="6" w:space="0" w:color="000000"/>
            </w:tcBorders>
          </w:tcPr>
          <w:p>
            <w:pPr>
              <w:pStyle w:val="Normal"/>
              <w:spacing w:lineRule="auto" w:line="259" w:before="0" w:after="0"/>
              <w:ind w:left="156" w:right="0" w:hanging="0"/>
              <w:jc w:val="left"/>
              <w:rPr/>
            </w:pPr>
            <w:r>
              <w:rPr>
                <w:sz w:val="14"/>
                <w:lang w:val="zh-Hans"/>
              </w:rPr>
              <w:t>NXTDESCPTR</w:t>
            </w:r>
          </w:p>
        </w:tc>
        <w:tc>
          <w:tcPr>
            <w:tcW w:w="864" w:type="dxa"/>
            <w:tcBorders>
              <w:top w:val="single" w:sz="6" w:space="0" w:color="000000"/>
              <w:bottom w:val="single" w:sz="6" w:space="0" w:color="000000"/>
            </w:tcBorders>
          </w:tcPr>
          <w:p>
            <w:pPr>
              <w:pStyle w:val="Normal"/>
              <w:spacing w:lineRule="auto" w:line="259" w:before="0" w:after="0"/>
              <w:ind w:left="0" w:right="-20" w:hanging="0"/>
              <w:jc w:val="right"/>
              <w:rPr/>
            </w:pPr>
            <w:r>
              <w:rPr>
                <w:sz w:val="14"/>
                <w:lang w:val="zh-Hans"/>
              </w:rPr>
              <w:t>6</w:t>
            </w:r>
          </w:p>
        </w:tc>
        <w:tc>
          <w:tcPr>
            <w:tcW w:w="138" w:type="dxa"/>
            <w:tcBorders>
              <w:top w:val="single" w:sz="6" w:space="0" w:color="000000"/>
              <w:bottom w:val="single" w:sz="6" w:space="0" w:color="000000"/>
              <w:right w:val="single" w:sz="6" w:space="0" w:color="000000"/>
            </w:tcBorders>
          </w:tcPr>
          <w:p>
            <w:pPr>
              <w:pStyle w:val="Normal"/>
              <w:spacing w:lineRule="auto" w:line="259" w:before="0" w:after="160"/>
              <w:ind w:left="0" w:right="0" w:hanging="0"/>
              <w:jc w:val="left"/>
              <w:rPr/>
            </w:pPr>
            <w:r>
              <w:rPr/>
            </w:r>
          </w:p>
        </w:tc>
        <w:tc>
          <w:tcPr>
            <w:tcW w:w="685" w:type="dxa"/>
            <w:tcBorders>
              <w:top w:val="single" w:sz="6" w:space="0" w:color="000000"/>
              <w:left w:val="single" w:sz="6" w:space="0" w:color="000000"/>
              <w:bottom w:val="single" w:sz="6" w:space="0" w:color="000000"/>
            </w:tcBorders>
          </w:tcPr>
          <w:p>
            <w:pPr>
              <w:pStyle w:val="Normal"/>
              <w:spacing w:lineRule="auto" w:line="259" w:before="0" w:after="0"/>
              <w:ind w:left="3" w:right="0" w:hanging="0"/>
              <w:jc w:val="left"/>
              <w:rPr/>
            </w:pPr>
            <w:r>
              <w:rPr>
                <w:sz w:val="14"/>
                <w:lang w:val="zh-Hans"/>
              </w:rPr>
              <w:t>5</w:t>
            </w:r>
          </w:p>
        </w:tc>
        <w:tc>
          <w:tcPr>
            <w:tcW w:w="984" w:type="dxa"/>
            <w:tcBorders>
              <w:top w:val="single" w:sz="6" w:space="0" w:color="000000"/>
              <w:bottom w:val="single" w:sz="6" w:space="0" w:color="000000"/>
              <w:right w:val="single" w:sz="6" w:space="0" w:color="000000"/>
            </w:tcBorders>
          </w:tcPr>
          <w:p>
            <w:pPr>
              <w:pStyle w:val="Normal"/>
              <w:tabs>
                <w:tab w:val="clear" w:pos="420"/>
                <w:tab w:val="right" w:pos="984" w:leader="none"/>
              </w:tabs>
              <w:spacing w:lineRule="auto" w:line="259" w:before="0" w:after="0"/>
              <w:ind w:left="-98" w:right="0" w:hanging="0"/>
              <w:jc w:val="left"/>
              <w:rPr/>
            </w:pPr>
            <w:r>
              <w:rPr>
                <w:sz w:val="14"/>
                <w:lang w:val="zh-Hans"/>
              </w:rPr>
              <w:t>Rsvd            0</w:t>
              <w:tab/>
              <w:t>0</w:t>
            </w:r>
          </w:p>
        </w:tc>
      </w:tr>
      <w:tr>
        <w:trPr>
          <w:trHeight w:val="332" w:hRule="atLeast"/>
        </w:trPr>
        <w:tc>
          <w:tcPr>
            <w:tcW w:w="1338" w:type="dxa"/>
            <w:gridSpan w:val="4"/>
            <w:tcBorders>
              <w:top w:val="single" w:sz="6" w:space="0" w:color="000000"/>
              <w:left w:val="single" w:sz="6" w:space="0" w:color="000000"/>
              <w:bottom w:val="single" w:sz="6" w:space="0" w:color="000000"/>
            </w:tcBorders>
          </w:tcPr>
          <w:p>
            <w:pPr>
              <w:pStyle w:val="Normal"/>
              <w:spacing w:lineRule="auto" w:line="259" w:before="0" w:after="0"/>
              <w:ind w:left="99" w:right="0" w:hanging="0"/>
              <w:jc w:val="left"/>
              <w:rPr/>
            </w:pPr>
            <w:r>
              <w:rPr>
                <w:sz w:val="14"/>
                <w:lang w:val="zh-Hans"/>
              </w:rPr>
              <w:t>31</w:t>
            </w:r>
          </w:p>
        </w:tc>
        <w:tc>
          <w:tcPr>
            <w:tcW w:w="1212"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3199" w:type="dxa"/>
            <w:gridSpan w:val="7"/>
            <w:tcBorders>
              <w:top w:val="single" w:sz="6" w:space="0" w:color="000000"/>
              <w:bottom w:val="single" w:sz="6" w:space="0" w:color="000000"/>
            </w:tcBorders>
          </w:tcPr>
          <w:p>
            <w:pPr>
              <w:pStyle w:val="Normal"/>
              <w:spacing w:lineRule="auto" w:line="259" w:before="0" w:after="0"/>
              <w:ind w:left="156" w:right="0" w:hanging="0"/>
              <w:jc w:val="left"/>
              <w:rPr/>
            </w:pPr>
            <w:r>
              <w:rPr>
                <w:sz w:val="14"/>
                <w:lang w:val="zh-Hans"/>
              </w:rPr>
              <w:t>NXTDESCPTR_MSB</w:t>
            </w:r>
          </w:p>
        </w:tc>
        <w:tc>
          <w:tcPr>
            <w:tcW w:w="864" w:type="dxa"/>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823" w:type="dxa"/>
            <w:gridSpan w:val="2"/>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6"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2" w:hRule="atLeast"/>
        </w:trPr>
        <w:tc>
          <w:tcPr>
            <w:tcW w:w="1338" w:type="dxa"/>
            <w:gridSpan w:val="4"/>
            <w:tcBorders>
              <w:top w:val="single" w:sz="6" w:space="0" w:color="000000"/>
              <w:left w:val="single" w:sz="6" w:space="0" w:color="000000"/>
              <w:bottom w:val="single" w:sz="6" w:space="0" w:color="000000"/>
            </w:tcBorders>
          </w:tcPr>
          <w:p>
            <w:pPr>
              <w:pStyle w:val="Normal"/>
              <w:spacing w:lineRule="auto" w:line="259" w:before="0" w:after="0"/>
              <w:ind w:left="99" w:right="0" w:hanging="0"/>
              <w:jc w:val="left"/>
              <w:rPr/>
            </w:pPr>
            <w:r>
              <w:rPr>
                <w:sz w:val="14"/>
                <w:lang w:val="zh-Hans"/>
              </w:rPr>
              <w:t>31</w:t>
            </w:r>
          </w:p>
        </w:tc>
        <w:tc>
          <w:tcPr>
            <w:tcW w:w="1212"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3199" w:type="dxa"/>
            <w:gridSpan w:val="7"/>
            <w:tcBorders>
              <w:top w:val="single" w:sz="6" w:space="0" w:color="000000"/>
              <w:bottom w:val="single" w:sz="6" w:space="0" w:color="000000"/>
            </w:tcBorders>
          </w:tcPr>
          <w:p>
            <w:pPr>
              <w:pStyle w:val="Normal"/>
              <w:spacing w:lineRule="auto" w:line="259" w:before="0" w:after="0"/>
              <w:ind w:left="156" w:right="0" w:hanging="0"/>
              <w:jc w:val="left"/>
              <w:rPr/>
            </w:pPr>
            <w:r>
              <w:rPr>
                <w:sz w:val="14"/>
                <w:lang w:val="zh-Hans"/>
              </w:rPr>
              <w:t>Buffer Address</w:t>
            </w:r>
          </w:p>
        </w:tc>
        <w:tc>
          <w:tcPr>
            <w:tcW w:w="864" w:type="dxa"/>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823" w:type="dxa"/>
            <w:gridSpan w:val="2"/>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6"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2" w:hRule="atLeast"/>
        </w:trPr>
        <w:tc>
          <w:tcPr>
            <w:tcW w:w="1338" w:type="dxa"/>
            <w:gridSpan w:val="4"/>
            <w:tcBorders>
              <w:top w:val="single" w:sz="6" w:space="0" w:color="000000"/>
              <w:left w:val="single" w:sz="6" w:space="0" w:color="000000"/>
              <w:bottom w:val="single" w:sz="6" w:space="0" w:color="000000"/>
            </w:tcBorders>
          </w:tcPr>
          <w:p>
            <w:pPr>
              <w:pStyle w:val="Normal"/>
              <w:spacing w:lineRule="auto" w:line="259" w:before="0" w:after="0"/>
              <w:ind w:left="99" w:right="0" w:hanging="0"/>
              <w:jc w:val="left"/>
              <w:rPr/>
            </w:pPr>
            <w:r>
              <w:rPr>
                <w:sz w:val="14"/>
                <w:lang w:val="zh-Hans"/>
              </w:rPr>
              <w:t>31</w:t>
            </w:r>
          </w:p>
        </w:tc>
        <w:tc>
          <w:tcPr>
            <w:tcW w:w="1212" w:type="dxa"/>
            <w:gridSpan w:val="3"/>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3199" w:type="dxa"/>
            <w:gridSpan w:val="7"/>
            <w:tcBorders>
              <w:top w:val="single" w:sz="6" w:space="0" w:color="000000"/>
              <w:bottom w:val="single" w:sz="6" w:space="0" w:color="000000"/>
            </w:tcBorders>
          </w:tcPr>
          <w:p>
            <w:pPr>
              <w:pStyle w:val="Normal"/>
              <w:spacing w:lineRule="auto" w:line="259" w:before="0" w:after="0"/>
              <w:ind w:left="156" w:right="0" w:hanging="0"/>
              <w:jc w:val="left"/>
              <w:rPr/>
            </w:pPr>
            <w:r>
              <w:rPr>
                <w:sz w:val="14"/>
                <w:lang w:val="zh-Hans"/>
              </w:rPr>
              <w:t>Buffer Address (MSB)</w:t>
            </w:r>
          </w:p>
        </w:tc>
        <w:tc>
          <w:tcPr>
            <w:tcW w:w="864" w:type="dxa"/>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823" w:type="dxa"/>
            <w:gridSpan w:val="2"/>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6"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2" w:hRule="atLeast"/>
        </w:trPr>
        <w:tc>
          <w:tcPr>
            <w:tcW w:w="1338" w:type="dxa"/>
            <w:gridSpan w:val="4"/>
            <w:tcBorders>
              <w:top w:val="single" w:sz="6" w:space="0" w:color="000000"/>
              <w:left w:val="single" w:sz="6" w:space="0" w:color="000000"/>
              <w:bottom w:val="single" w:sz="6" w:space="0" w:color="000000"/>
              <w:right w:val="single" w:sz="6" w:space="0" w:color="000000"/>
            </w:tcBorders>
          </w:tcPr>
          <w:p>
            <w:pPr>
              <w:pStyle w:val="Normal"/>
              <w:tabs>
                <w:tab w:val="clear" w:pos="420"/>
                <w:tab w:val="right" w:pos="1342" w:leader="none"/>
              </w:tabs>
              <w:spacing w:lineRule="auto" w:line="259" w:before="0" w:after="0"/>
              <w:ind w:left="0" w:right="0" w:hanging="0"/>
              <w:jc w:val="left"/>
              <w:rPr/>
            </w:pPr>
            <w:r>
              <w:rPr>
                <w:sz w:val="14"/>
                <w:lang w:val="zh-Hans"/>
              </w:rPr>
              <w:t xml:space="preserve">   </w:t>
            </w:r>
            <w:r>
              <w:rPr>
                <w:sz w:val="14"/>
                <w:lang w:val="zh-Hans"/>
              </w:rPr>
              <w:t>31  AWUSER  28</w:t>
            </w:r>
          </w:p>
        </w:tc>
        <w:tc>
          <w:tcPr>
            <w:tcW w:w="1212" w:type="dxa"/>
            <w:gridSpan w:val="3"/>
            <w:tcBorders>
              <w:top w:val="single" w:sz="6" w:space="0" w:color="000000"/>
              <w:left w:val="single" w:sz="6" w:space="0" w:color="000000"/>
              <w:bottom w:val="single" w:sz="6" w:space="0" w:color="000000"/>
            </w:tcBorders>
          </w:tcPr>
          <w:p>
            <w:pPr>
              <w:pStyle w:val="Normal"/>
              <w:tabs>
                <w:tab w:val="clear" w:pos="420"/>
                <w:tab w:val="right" w:pos="1312" w:leader="none"/>
              </w:tabs>
              <w:spacing w:lineRule="auto" w:line="259" w:before="0" w:after="0"/>
              <w:ind w:left="0" w:right="0" w:hanging="0"/>
              <w:jc w:val="left"/>
              <w:rPr/>
            </w:pPr>
            <w:r>
              <w:rPr>
                <w:sz w:val="14"/>
                <w:lang w:val="zh-Hans"/>
              </w:rPr>
              <w:t>27 AWCACHE</w:t>
            </w:r>
          </w:p>
        </w:tc>
        <w:tc>
          <w:tcPr>
            <w:tcW w:w="450" w:type="dxa"/>
            <w:tcBorders>
              <w:top w:val="single" w:sz="6" w:space="0" w:color="000000"/>
              <w:bottom w:val="single" w:sz="6" w:space="0" w:color="000000"/>
              <w:right w:val="single" w:sz="6" w:space="0" w:color="000000"/>
            </w:tcBorders>
          </w:tcPr>
          <w:p>
            <w:pPr>
              <w:pStyle w:val="Normal"/>
              <w:spacing w:lineRule="auto" w:line="259" w:before="0" w:after="0"/>
              <w:ind w:left="3" w:right="0" w:hanging="0"/>
              <w:rPr/>
            </w:pPr>
            <w:r>
              <w:rPr>
                <w:sz w:val="14"/>
                <w:lang w:val="zh-Hans"/>
              </w:rPr>
              <w:t>24</w:t>
            </w:r>
          </w:p>
        </w:tc>
        <w:tc>
          <w:tcPr>
            <w:tcW w:w="2749" w:type="dxa"/>
            <w:gridSpan w:val="6"/>
            <w:tcBorders>
              <w:top w:val="single" w:sz="6" w:space="0" w:color="000000"/>
              <w:left w:val="single" w:sz="6" w:space="0" w:color="000000"/>
              <w:bottom w:val="single" w:sz="6" w:space="0" w:color="000000"/>
            </w:tcBorders>
          </w:tcPr>
          <w:p>
            <w:pPr>
              <w:pStyle w:val="Normal"/>
              <w:tabs>
                <w:tab w:val="clear" w:pos="420"/>
                <w:tab w:val="right" w:pos="2837" w:leader="none"/>
              </w:tabs>
              <w:spacing w:lineRule="auto" w:line="259" w:before="0" w:after="0"/>
              <w:ind w:left="0" w:right="0" w:hanging="0"/>
              <w:jc w:val="left"/>
              <w:rPr/>
            </w:pPr>
            <w:r>
              <w:rPr>
                <w:sz w:val="14"/>
                <w:lang w:val="zh-Hans"/>
              </w:rPr>
              <w:t>23</w:t>
              <w:tab/>
            </w:r>
            <w:r>
              <w:rPr>
                <w:sz w:val="14"/>
                <w:lang w:val="zh-Hans"/>
              </w:rPr>
              <w:t>保留</w:t>
            </w:r>
          </w:p>
        </w:tc>
        <w:tc>
          <w:tcPr>
            <w:tcW w:w="864" w:type="dxa"/>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823" w:type="dxa"/>
            <w:gridSpan w:val="2"/>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6"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2" w:hRule="atLeast"/>
        </w:trPr>
        <w:tc>
          <w:tcPr>
            <w:tcW w:w="1338" w:type="dxa"/>
            <w:gridSpan w:val="4"/>
            <w:tcBorders>
              <w:top w:val="single" w:sz="6" w:space="0" w:color="000000"/>
              <w:left w:val="single" w:sz="6" w:space="0" w:color="000000"/>
              <w:bottom w:val="single" w:sz="6" w:space="0" w:color="000000"/>
            </w:tcBorders>
          </w:tcPr>
          <w:p>
            <w:pPr>
              <w:pStyle w:val="Normal"/>
              <w:spacing w:lineRule="auto" w:line="259" w:before="0" w:after="0"/>
              <w:ind w:left="99" w:right="0" w:hanging="0"/>
              <w:jc w:val="left"/>
              <w:rPr/>
            </w:pPr>
            <w:r>
              <w:rPr>
                <w:sz w:val="14"/>
                <w:lang w:val="zh-Hans"/>
              </w:rPr>
              <w:t>31</w:t>
            </w:r>
          </w:p>
        </w:tc>
        <w:tc>
          <w:tcPr>
            <w:tcW w:w="1212" w:type="dxa"/>
            <w:gridSpan w:val="3"/>
            <w:tcBorders>
              <w:top w:val="single" w:sz="6" w:space="0" w:color="000000"/>
              <w:bottom w:val="single" w:sz="6" w:space="0" w:color="000000"/>
            </w:tcBorders>
          </w:tcPr>
          <w:p>
            <w:pPr>
              <w:pStyle w:val="Normal"/>
              <w:spacing w:lineRule="auto" w:line="259" w:before="0" w:after="0"/>
              <w:ind w:left="64" w:right="0" w:hanging="0"/>
              <w:jc w:val="left"/>
              <w:rPr/>
            </w:pPr>
            <w:r>
              <w:rPr>
                <w:sz w:val="14"/>
                <w:lang w:val="zh-Hans"/>
              </w:rPr>
              <w:t>VSIZE</w:t>
            </w:r>
          </w:p>
        </w:tc>
        <w:tc>
          <w:tcPr>
            <w:tcW w:w="1106" w:type="dxa"/>
            <w:gridSpan w:val="3"/>
            <w:tcBorders>
              <w:top w:val="single" w:sz="6" w:space="0" w:color="000000"/>
              <w:bottom w:val="single" w:sz="6" w:space="0" w:color="000000"/>
              <w:right w:val="single" w:sz="6" w:space="0" w:color="000000"/>
            </w:tcBorders>
          </w:tcPr>
          <w:p>
            <w:pPr>
              <w:pStyle w:val="Normal"/>
              <w:spacing w:lineRule="auto" w:line="259" w:before="0" w:after="0"/>
              <w:ind w:left="677" w:right="0" w:hanging="0"/>
              <w:jc w:val="left"/>
              <w:rPr/>
            </w:pPr>
            <w:r>
              <w:rPr>
                <w:sz w:val="14"/>
                <w:lang w:val="zh-Hans"/>
              </w:rPr>
              <w:t>19</w:t>
            </w:r>
          </w:p>
        </w:tc>
        <w:tc>
          <w:tcPr>
            <w:tcW w:w="928" w:type="dxa"/>
            <w:gridSpan w:val="2"/>
            <w:tcBorders>
              <w:top w:val="single" w:sz="6" w:space="0" w:color="000000"/>
              <w:left w:val="single" w:sz="6" w:space="0" w:color="000000"/>
              <w:bottom w:val="single" w:sz="6" w:space="0" w:color="000000"/>
              <w:right w:val="single" w:sz="6" w:space="0" w:color="000000"/>
            </w:tcBorders>
          </w:tcPr>
          <w:p>
            <w:pPr>
              <w:pStyle w:val="Normal"/>
              <w:spacing w:lineRule="auto" w:line="259" w:before="0" w:after="0"/>
              <w:ind w:left="65" w:right="0" w:hanging="0"/>
              <w:jc w:val="left"/>
              <w:rPr/>
            </w:pPr>
            <w:r>
              <w:rPr>
                <w:sz w:val="14"/>
                <w:lang w:val="zh-Hans"/>
              </w:rPr>
              <w:t xml:space="preserve">18 </w:t>
            </w:r>
            <w:del w:id="205" w:author="未知作者" w:date="2023-05-06T15:07:04Z">
              <w:r>
                <w:rPr>
                  <w:sz w:val="14"/>
                  <w:lang w:val="zh-Hans"/>
                </w:rPr>
                <w:delText>回复</w:delText>
              </w:r>
            </w:del>
            <w:ins w:id="206" w:author="未知作者" w:date="2023-05-06T15:07:04Z">
              <w:r>
                <w:rPr>
                  <w:sz w:val="14"/>
                  <w:lang w:val="zh-Hans"/>
                </w:rPr>
                <w:t>Rsvd</w:t>
              </w:r>
            </w:ins>
            <w:r>
              <w:rPr>
                <w:sz w:val="14"/>
                <w:lang w:val="zh-Hans"/>
              </w:rPr>
              <w:t xml:space="preserve"> 16</w:t>
            </w:r>
          </w:p>
        </w:tc>
        <w:tc>
          <w:tcPr>
            <w:tcW w:w="1165" w:type="dxa"/>
            <w:gridSpan w:val="2"/>
            <w:tcBorders>
              <w:top w:val="single" w:sz="6" w:space="0" w:color="000000"/>
              <w:left w:val="single" w:sz="6" w:space="0" w:color="000000"/>
              <w:bottom w:val="single" w:sz="6" w:space="0" w:color="000000"/>
            </w:tcBorders>
          </w:tcPr>
          <w:p>
            <w:pPr>
              <w:pStyle w:val="Normal"/>
              <w:spacing w:lineRule="auto" w:line="259" w:before="0" w:after="0"/>
              <w:ind w:left="68" w:right="0" w:hanging="0"/>
              <w:jc w:val="left"/>
              <w:rPr/>
            </w:pPr>
            <w:r>
              <w:rPr>
                <w:sz w:val="14"/>
                <w:lang w:val="zh-Hans"/>
              </w:rPr>
              <w:t>15</w:t>
            </w:r>
          </w:p>
        </w:tc>
        <w:tc>
          <w:tcPr>
            <w:tcW w:w="864" w:type="dxa"/>
            <w:tcBorders>
              <w:top w:val="single" w:sz="6" w:space="0" w:color="000000"/>
              <w:bottom w:val="single" w:sz="6" w:space="0" w:color="000000"/>
            </w:tcBorders>
          </w:tcPr>
          <w:p>
            <w:pPr>
              <w:pStyle w:val="Normal"/>
              <w:spacing w:lineRule="auto" w:line="259" w:before="0" w:after="0"/>
              <w:ind w:left="0" w:right="3" w:hanging="0"/>
              <w:jc w:val="right"/>
              <w:rPr/>
            </w:pPr>
            <w:r>
              <w:rPr>
                <w:sz w:val="14"/>
                <w:lang w:val="zh-Hans"/>
              </w:rPr>
              <w:t>Stride</w:t>
            </w:r>
          </w:p>
        </w:tc>
        <w:tc>
          <w:tcPr>
            <w:tcW w:w="823" w:type="dxa"/>
            <w:gridSpan w:val="2"/>
            <w:tcBorders>
              <w:top w:val="single" w:sz="6" w:space="0" w:color="000000"/>
              <w:bottom w:val="single" w:sz="6"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6"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4" w:hRule="atLeast"/>
        </w:trPr>
        <w:tc>
          <w:tcPr>
            <w:tcW w:w="1338" w:type="dxa"/>
            <w:gridSpan w:val="4"/>
            <w:tcBorders>
              <w:top w:val="single" w:sz="6" w:space="0" w:color="000000"/>
              <w:left w:val="single" w:sz="6" w:space="0" w:color="000000"/>
              <w:bottom w:val="single" w:sz="8" w:space="0" w:color="000000"/>
            </w:tcBorders>
          </w:tcPr>
          <w:p>
            <w:pPr>
              <w:pStyle w:val="Normal"/>
              <w:spacing w:lineRule="auto" w:line="259" w:before="0" w:after="0"/>
              <w:ind w:left="92" w:right="0" w:hanging="0"/>
              <w:jc w:val="left"/>
              <w:rPr/>
            </w:pPr>
            <w:r>
              <w:rPr>
                <w:sz w:val="14"/>
                <w:lang w:val="zh-Hans"/>
              </w:rPr>
              <w:t>31</w:t>
            </w:r>
          </w:p>
        </w:tc>
        <w:tc>
          <w:tcPr>
            <w:tcW w:w="1212" w:type="dxa"/>
            <w:gridSpan w:val="3"/>
            <w:tcBorders>
              <w:top w:val="single" w:sz="6" w:space="0" w:color="000000"/>
              <w:bottom w:val="single" w:sz="8" w:space="0" w:color="000000"/>
            </w:tcBorders>
          </w:tcPr>
          <w:p>
            <w:pPr>
              <w:pStyle w:val="Normal"/>
              <w:spacing w:lineRule="auto" w:line="259" w:before="0" w:after="0"/>
              <w:ind w:left="0" w:right="87" w:hanging="0"/>
              <w:jc w:val="right"/>
              <w:rPr/>
            </w:pPr>
            <w:r>
              <w:rPr>
                <w:sz w:val="14"/>
                <w:lang w:val="zh-Hans"/>
              </w:rPr>
              <w:t>保留</w:t>
            </w:r>
          </w:p>
        </w:tc>
        <w:tc>
          <w:tcPr>
            <w:tcW w:w="2034" w:type="dxa"/>
            <w:gridSpan w:val="5"/>
            <w:tcBorders>
              <w:top w:val="single" w:sz="6" w:space="0" w:color="000000"/>
              <w:bottom w:val="single" w:sz="8" w:space="0" w:color="000000"/>
              <w:right w:val="single" w:sz="6" w:space="0" w:color="000000"/>
            </w:tcBorders>
          </w:tcPr>
          <w:p>
            <w:pPr>
              <w:pStyle w:val="Normal"/>
              <w:spacing w:lineRule="auto" w:line="259" w:before="0" w:after="0"/>
              <w:ind w:left="0" w:right="129" w:hanging="0"/>
              <w:jc w:val="right"/>
              <w:rPr/>
            </w:pPr>
            <w:r>
              <w:rPr>
                <w:sz w:val="14"/>
                <w:lang w:val="zh-Hans"/>
              </w:rPr>
              <w:t>16</w:t>
            </w:r>
          </w:p>
        </w:tc>
        <w:tc>
          <w:tcPr>
            <w:tcW w:w="1165" w:type="dxa"/>
            <w:gridSpan w:val="2"/>
            <w:tcBorders>
              <w:top w:val="single" w:sz="6" w:space="0" w:color="000000"/>
              <w:left w:val="single" w:sz="6" w:space="0" w:color="000000"/>
              <w:bottom w:val="single" w:sz="8" w:space="0" w:color="000000"/>
            </w:tcBorders>
          </w:tcPr>
          <w:p>
            <w:pPr>
              <w:pStyle w:val="Normal"/>
              <w:spacing w:lineRule="auto" w:line="259" w:before="0" w:after="0"/>
              <w:ind w:left="75" w:right="0" w:hanging="0"/>
              <w:jc w:val="left"/>
              <w:rPr/>
            </w:pPr>
            <w:r>
              <w:rPr>
                <w:sz w:val="14"/>
                <w:lang w:val="zh-Hans"/>
              </w:rPr>
              <w:t>15</w:t>
            </w:r>
          </w:p>
        </w:tc>
        <w:tc>
          <w:tcPr>
            <w:tcW w:w="864" w:type="dxa"/>
            <w:tcBorders>
              <w:top w:val="single" w:sz="6" w:space="0" w:color="000000"/>
              <w:bottom w:val="single" w:sz="8" w:space="0" w:color="000000"/>
            </w:tcBorders>
          </w:tcPr>
          <w:p>
            <w:pPr>
              <w:pStyle w:val="Normal"/>
              <w:spacing w:lineRule="auto" w:line="259" w:before="0" w:after="0"/>
              <w:ind w:left="0" w:right="-14" w:hanging="0"/>
              <w:jc w:val="right"/>
              <w:rPr/>
            </w:pPr>
            <w:r>
              <w:rPr>
                <w:sz w:val="14"/>
                <w:lang w:val="zh-Hans"/>
              </w:rPr>
              <w:t>HSIZE</w:t>
            </w:r>
          </w:p>
        </w:tc>
        <w:tc>
          <w:tcPr>
            <w:tcW w:w="823" w:type="dxa"/>
            <w:gridSpan w:val="2"/>
            <w:tcBorders>
              <w:top w:val="single" w:sz="6" w:space="0" w:color="000000"/>
              <w:bottom w:val="single" w:sz="8" w:space="0" w:color="000000"/>
            </w:tcBorders>
          </w:tcPr>
          <w:p>
            <w:pPr>
              <w:pStyle w:val="Normal"/>
              <w:spacing w:lineRule="auto" w:line="259" w:before="0" w:after="160"/>
              <w:ind w:left="0" w:right="0" w:hanging="0"/>
              <w:jc w:val="left"/>
              <w:rPr/>
            </w:pPr>
            <w:r>
              <w:rPr/>
            </w:r>
          </w:p>
        </w:tc>
        <w:tc>
          <w:tcPr>
            <w:tcW w:w="984" w:type="dxa"/>
            <w:tcBorders>
              <w:top w:val="single" w:sz="6" w:space="0" w:color="000000"/>
              <w:bottom w:val="single" w:sz="8" w:space="0" w:color="000000"/>
              <w:right w:val="single" w:sz="6" w:space="0" w:color="000000"/>
            </w:tcBorders>
          </w:tcPr>
          <w:p>
            <w:pPr>
              <w:pStyle w:val="Normal"/>
              <w:spacing w:lineRule="auto" w:line="259" w:before="0" w:after="0"/>
              <w:ind w:left="0" w:right="98" w:hanging="0"/>
              <w:jc w:val="right"/>
              <w:rPr/>
            </w:pPr>
            <w:r>
              <w:rPr>
                <w:sz w:val="14"/>
                <w:lang w:val="zh-Hans"/>
              </w:rPr>
              <w:t>0</w:t>
            </w:r>
          </w:p>
        </w:tc>
      </w:tr>
      <w:tr>
        <w:trPr>
          <w:trHeight w:val="334" w:hRule="atLeast"/>
        </w:trPr>
        <w:tc>
          <w:tcPr>
            <w:tcW w:w="346"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21" w:right="22" w:hanging="0"/>
              <w:jc w:val="center"/>
              <w:rPr>
                <w:rFonts w:ascii="Segoe UI" w:hAnsi="Segoe UI" w:eastAsia="Segoe UI" w:cs="Segoe UI"/>
                <w:color w:val="000000"/>
                <w:kern w:val="2"/>
                <w:sz w:val="14"/>
                <w:szCs w:val="22"/>
                <w:lang w:val="zh-Hans" w:eastAsia="zh-CN" w:bidi="ar-SA"/>
              </w:rPr>
            </w:pPr>
            <w:r>
              <w:rPr>
                <w:rFonts w:eastAsia="Segoe UI" w:cs="Segoe UI"/>
                <w:color w:val="000000"/>
                <w:kern w:val="2"/>
                <w:sz w:val="14"/>
                <w:szCs w:val="22"/>
                <w:lang w:val="zh-Hans" w:eastAsia="zh-CN" w:bidi="ar-SA"/>
              </w:rPr>
              <w:t>Cmp</w:t>
            </w:r>
          </w:p>
        </w:tc>
        <w:tc>
          <w:tcPr>
            <w:tcW w:w="336"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74" w:right="0" w:hanging="0"/>
              <w:rPr/>
            </w:pPr>
            <w:r>
              <w:rPr>
                <w:sz w:val="14"/>
                <w:lang w:val="zh-Hans"/>
              </w:rPr>
              <w:t>DE</w:t>
            </w:r>
          </w:p>
        </w:tc>
        <w:tc>
          <w:tcPr>
            <w:tcW w:w="336"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3" w:right="0" w:hanging="0"/>
              <w:rPr/>
            </w:pPr>
            <w:r>
              <w:rPr>
                <w:sz w:val="14"/>
                <w:lang w:val="zh-Hans"/>
              </w:rPr>
              <w:t>SE</w:t>
            </w:r>
          </w:p>
        </w:tc>
        <w:tc>
          <w:tcPr>
            <w:tcW w:w="320"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103" w:right="0" w:hanging="0"/>
              <w:jc w:val="left"/>
              <w:rPr/>
            </w:pPr>
            <w:r>
              <w:rPr>
                <w:sz w:val="14"/>
                <w:lang w:val="zh-Hans"/>
              </w:rPr>
              <w:t>IE</w:t>
            </w:r>
          </w:p>
        </w:tc>
        <w:tc>
          <w:tcPr>
            <w:tcW w:w="501"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right="0" w:hanging="0"/>
              <w:jc w:val="left"/>
              <w:rPr>
                <w:del w:id="208" w:author="未知作者" w:date="2023-05-06T15:05:56Z"/>
              </w:rPr>
            </w:pPr>
            <w:del w:id="207" w:author="未知作者" w:date="2023-05-06T15:05:56Z">
              <w:r>
                <w:rPr>
                  <w:sz w:val="14"/>
                  <w:lang w:val="zh-Hans"/>
                </w:rPr>
                <w:delText xml:space="preserve">接收 </w:delText>
              </w:r>
            </w:del>
          </w:p>
          <w:p>
            <w:pPr>
              <w:pStyle w:val="Normal"/>
              <w:spacing w:lineRule="auto" w:line="259" w:before="0" w:after="0"/>
              <w:ind w:right="0" w:hanging="0"/>
              <w:jc w:val="left"/>
              <w:rPr/>
            </w:pPr>
            <w:del w:id="209" w:author="未知作者" w:date="2023-05-06T15:05:56Z">
              <w:r>
                <w:rPr>
                  <w:sz w:val="14"/>
                  <w:lang w:val="zh-Hans"/>
                </w:rPr>
                <w:delText>标准操作程序</w:delText>
              </w:r>
            </w:del>
            <w:ins w:id="210" w:author="未知作者" w:date="2023-05-06T15:05:56Z">
              <w:r>
                <w:rPr>
                  <w:rFonts w:eastAsia="Segoe UI" w:cs="Segoe UI"/>
                  <w:color w:val="000000"/>
                  <w:kern w:val="2"/>
                  <w:sz w:val="14"/>
                  <w:szCs w:val="22"/>
                  <w:lang w:val="zh-Hans" w:eastAsia="zh-CN" w:bidi="ar-SA"/>
                </w:rPr>
                <w:t>RXSO</w:t>
              </w:r>
            </w:ins>
            <w:ins w:id="211" w:author="未知作者" w:date="2023-05-06T15:06:00Z">
              <w:r>
                <w:rPr>
                  <w:rFonts w:eastAsia="Segoe UI" w:cs="Segoe UI"/>
                  <w:color w:val="000000"/>
                  <w:kern w:val="2"/>
                  <w:sz w:val="14"/>
                  <w:szCs w:val="22"/>
                  <w:lang w:val="zh-Hans" w:eastAsia="zh-CN" w:bidi="ar-SA"/>
                </w:rPr>
                <w:t>P</w:t>
              </w:r>
            </w:ins>
          </w:p>
        </w:tc>
        <w:tc>
          <w:tcPr>
            <w:tcW w:w="438" w:type="dxa"/>
            <w:tcBorders>
              <w:top w:val="single" w:sz="8" w:space="0" w:color="000000"/>
              <w:left w:val="single" w:sz="6" w:space="0" w:color="000000"/>
              <w:bottom w:val="single" w:sz="6" w:space="0" w:color="000000"/>
              <w:right w:val="single" w:sz="6" w:space="0" w:color="000000"/>
            </w:tcBorders>
          </w:tcPr>
          <w:p>
            <w:pPr>
              <w:pStyle w:val="Normal"/>
              <w:widowControl/>
              <w:suppressAutoHyphens w:val="true"/>
              <w:bidi w:val="0"/>
              <w:spacing w:lineRule="auto" w:line="259" w:before="0" w:after="0"/>
              <w:ind w:right="0" w:hanging="0"/>
              <w:jc w:val="left"/>
              <w:rPr>
                <w:del w:id="213" w:author="未知作者" w:date="2023-05-06T15:06:11Z"/>
              </w:rPr>
            </w:pPr>
            <w:del w:id="212" w:author="未知作者" w:date="2023-05-06T15:06:11Z">
              <w:r>
                <w:rPr>
                  <w:sz w:val="14"/>
                  <w:lang w:val="zh-Hans"/>
                </w:rPr>
                <w:delText xml:space="preserve">接收 </w:delText>
              </w:r>
            </w:del>
          </w:p>
          <w:p>
            <w:pPr>
              <w:pStyle w:val="Normal"/>
              <w:widowControl/>
              <w:suppressAutoHyphens w:val="true"/>
              <w:bidi w:val="0"/>
              <w:spacing w:lineRule="auto" w:line="259" w:before="0" w:after="0"/>
              <w:ind w:right="0" w:hanging="0"/>
              <w:jc w:val="left"/>
              <w:rPr/>
            </w:pPr>
            <w:ins w:id="214" w:author="未知作者" w:date="2023-05-06T15:06:13Z">
              <w:r>
                <w:rPr>
                  <w:sz w:val="14"/>
                  <w:lang w:val="zh-Hans"/>
                </w:rPr>
                <w:t>RX</w:t>
              </w:r>
            </w:ins>
            <w:r>
              <w:rPr>
                <w:sz w:val="14"/>
                <w:lang w:val="zh-Hans"/>
              </w:rPr>
              <w:t>EOP</w:t>
            </w:r>
          </w:p>
        </w:tc>
        <w:tc>
          <w:tcPr>
            <w:tcW w:w="273"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115" w:right="0" w:hanging="0"/>
              <w:jc w:val="left"/>
              <w:rPr/>
            </w:pPr>
            <w:r>
              <w:rPr>
                <w:sz w:val="14"/>
                <w:lang w:val="zh-Hans"/>
              </w:rPr>
              <w:t>25</w:t>
            </w:r>
          </w:p>
        </w:tc>
        <w:tc>
          <w:tcPr>
            <w:tcW w:w="464" w:type="dxa"/>
            <w:gridSpan w:val="2"/>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125" w:right="0" w:hanging="0"/>
              <w:jc w:val="left"/>
              <w:rPr/>
            </w:pPr>
            <w:r>
              <w:rPr>
                <w:sz w:val="14"/>
                <w:lang w:val="zh-Hans"/>
              </w:rPr>
              <w:t>24</w:t>
            </w:r>
          </w:p>
        </w:tc>
        <w:tc>
          <w:tcPr>
            <w:tcW w:w="895" w:type="dxa"/>
            <w:gridSpan w:val="2"/>
            <w:tcBorders>
              <w:top w:val="single" w:sz="8" w:space="0" w:color="000000"/>
              <w:left w:val="single" w:sz="6" w:space="0" w:color="000000"/>
              <w:bottom w:val="single" w:sz="6" w:space="0" w:color="000000"/>
              <w:right w:val="single" w:sz="8" w:space="0" w:color="000000"/>
            </w:tcBorders>
          </w:tcPr>
          <w:p>
            <w:pPr>
              <w:pStyle w:val="Normal"/>
              <w:spacing w:lineRule="auto" w:line="259" w:before="0" w:after="0"/>
              <w:ind w:right="0" w:hanging="0"/>
              <w:jc w:val="left"/>
              <w:rPr/>
            </w:pPr>
            <w:r>
              <w:rPr>
                <w:sz w:val="14"/>
                <w:lang w:val="zh-Hans"/>
              </w:rPr>
              <w:t xml:space="preserve">23 </w:t>
            </w:r>
            <w:del w:id="215" w:author="未知作者" w:date="2023-05-06T15:06:26Z">
              <w:r>
                <w:rPr>
                  <w:sz w:val="14"/>
                  <w:lang w:val="zh-Hans"/>
                </w:rPr>
                <w:delText>回复</w:delText>
              </w:r>
            </w:del>
            <w:ins w:id="216" w:author="未知作者" w:date="2023-05-06T15:06:30Z">
              <w:r>
                <w:rPr>
                  <w:sz w:val="14"/>
                  <w:lang w:val="zh-Hans"/>
                </w:rPr>
                <w:t>Rsvd</w:t>
              </w:r>
            </w:ins>
            <w:del w:id="217" w:author="未知作者" w:date="2023-05-06T15:06:40Z">
              <w:r>
                <w:rPr>
                  <w:sz w:val="14"/>
                  <w:lang w:val="zh-Hans"/>
                </w:rPr>
                <w:delText xml:space="preserve"> </w:delText>
              </w:r>
            </w:del>
            <w:r>
              <w:rPr>
                <w:sz w:val="14"/>
                <w:lang w:val="zh-Hans"/>
              </w:rPr>
              <w:t>20</w:t>
            </w:r>
          </w:p>
        </w:tc>
        <w:tc>
          <w:tcPr>
            <w:tcW w:w="1029" w:type="dxa"/>
            <w:gridSpan w:val="2"/>
            <w:tcBorders>
              <w:top w:val="single" w:sz="8" w:space="0" w:color="000000"/>
              <w:left w:val="single" w:sz="8" w:space="0" w:color="000000"/>
              <w:bottom w:val="single" w:sz="6" w:space="0" w:color="000000"/>
              <w:right w:val="single" w:sz="6" w:space="0" w:color="000000"/>
            </w:tcBorders>
          </w:tcPr>
          <w:p>
            <w:pPr>
              <w:pStyle w:val="Normal"/>
              <w:spacing w:lineRule="auto" w:line="259" w:before="0" w:after="0"/>
              <w:ind w:left="67" w:right="0" w:hanging="0"/>
              <w:rPr/>
            </w:pPr>
            <w:r>
              <w:rPr>
                <w:sz w:val="14"/>
                <w:lang w:val="zh-Hans"/>
              </w:rPr>
              <w:t xml:space="preserve">19 TUSER 16 </w:t>
            </w:r>
          </w:p>
        </w:tc>
        <w:tc>
          <w:tcPr>
            <w:tcW w:w="811"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34" w:right="0" w:hanging="0"/>
              <w:rPr/>
            </w:pPr>
            <w:r>
              <w:rPr>
                <w:sz w:val="14"/>
                <w:lang w:val="zh-Hans"/>
              </w:rPr>
              <w:t xml:space="preserve"> </w:t>
            </w:r>
            <w:r>
              <w:rPr>
                <w:sz w:val="14"/>
                <w:lang w:val="zh-Hans"/>
              </w:rPr>
              <w:t xml:space="preserve">15 </w:t>
            </w:r>
            <w:del w:id="218" w:author="未知作者" w:date="2023-05-06T15:06:57Z">
              <w:r>
                <w:rPr>
                  <w:sz w:val="14"/>
                  <w:lang w:val="zh-Hans"/>
                </w:rPr>
                <w:delText>回复</w:delText>
              </w:r>
            </w:del>
            <w:ins w:id="219" w:author="未知作者" w:date="2023-05-06T15:06:57Z">
              <w:r>
                <w:rPr>
                  <w:sz w:val="14"/>
                  <w:lang w:val="zh-Hans"/>
                </w:rPr>
                <w:t>Rsvd</w:t>
              </w:r>
            </w:ins>
            <w:r>
              <w:rPr>
                <w:sz w:val="14"/>
                <w:lang w:val="zh-Hans"/>
              </w:rPr>
              <w:t xml:space="preserve"> 13</w:t>
            </w:r>
          </w:p>
        </w:tc>
        <w:tc>
          <w:tcPr>
            <w:tcW w:w="864" w:type="dxa"/>
            <w:tcBorders>
              <w:top w:val="single" w:sz="8" w:space="0" w:color="000000"/>
              <w:left w:val="single" w:sz="6" w:space="0" w:color="000000"/>
              <w:bottom w:val="single" w:sz="6" w:space="0" w:color="000000"/>
              <w:right w:val="single" w:sz="8" w:space="0" w:color="000000"/>
            </w:tcBorders>
          </w:tcPr>
          <w:p>
            <w:pPr>
              <w:pStyle w:val="Normal"/>
              <w:spacing w:lineRule="auto" w:line="259" w:before="0" w:after="0"/>
              <w:ind w:left="0" w:right="6" w:hanging="0"/>
              <w:jc w:val="center"/>
              <w:rPr/>
            </w:pPr>
            <w:r>
              <w:rPr>
                <w:sz w:val="14"/>
                <w:lang w:val="zh-Hans"/>
              </w:rPr>
              <w:t>12 TID 8</w:t>
            </w:r>
          </w:p>
        </w:tc>
        <w:tc>
          <w:tcPr>
            <w:tcW w:w="823" w:type="dxa"/>
            <w:gridSpan w:val="2"/>
            <w:tcBorders>
              <w:top w:val="single" w:sz="8" w:space="0" w:color="000000"/>
              <w:left w:val="single" w:sz="8" w:space="0" w:color="000000"/>
              <w:bottom w:val="single" w:sz="6" w:space="0" w:color="000000"/>
              <w:right w:val="single" w:sz="6" w:space="0" w:color="000000"/>
            </w:tcBorders>
          </w:tcPr>
          <w:p>
            <w:pPr>
              <w:pStyle w:val="Normal"/>
              <w:spacing w:lineRule="auto" w:line="259" w:before="0" w:after="0"/>
              <w:ind w:left="48" w:right="0" w:hanging="0"/>
              <w:jc w:val="center"/>
              <w:rPr/>
            </w:pPr>
            <w:r>
              <w:rPr>
                <w:sz w:val="14"/>
                <w:lang w:val="zh-Hans"/>
              </w:rPr>
              <w:t xml:space="preserve">7 </w:t>
            </w:r>
            <w:del w:id="220" w:author="未知作者" w:date="2023-05-06T15:06:59Z">
              <w:r>
                <w:rPr>
                  <w:sz w:val="14"/>
                  <w:lang w:val="zh-Hans"/>
                </w:rPr>
                <w:delText>回复</w:delText>
              </w:r>
            </w:del>
            <w:ins w:id="221" w:author="未知作者" w:date="2023-05-06T15:06:59Z">
              <w:r>
                <w:rPr>
                  <w:sz w:val="14"/>
                  <w:lang w:val="zh-Hans"/>
                </w:rPr>
                <w:t>Rsvd</w:t>
              </w:r>
            </w:ins>
            <w:r>
              <w:rPr>
                <w:sz w:val="14"/>
                <w:lang w:val="zh-Hans"/>
              </w:rPr>
              <w:t xml:space="preserve"> 5</w:t>
            </w:r>
          </w:p>
        </w:tc>
        <w:tc>
          <w:tcPr>
            <w:tcW w:w="984" w:type="dxa"/>
            <w:tcBorders>
              <w:top w:val="single" w:sz="8" w:space="0" w:color="000000"/>
              <w:left w:val="single" w:sz="6" w:space="0" w:color="000000"/>
              <w:bottom w:val="single" w:sz="6" w:space="0" w:color="000000"/>
              <w:right w:val="single" w:sz="6" w:space="0" w:color="000000"/>
            </w:tcBorders>
          </w:tcPr>
          <w:p>
            <w:pPr>
              <w:pStyle w:val="Normal"/>
              <w:spacing w:lineRule="auto" w:line="259" w:before="0" w:after="0"/>
              <w:ind w:left="111" w:right="0" w:hanging="0"/>
              <w:jc w:val="left"/>
              <w:rPr/>
            </w:pPr>
            <w:r>
              <w:rPr>
                <w:sz w:val="14"/>
                <w:lang w:val="zh-Hans"/>
              </w:rPr>
              <w:t>4 TDEST 0</w:t>
            </w:r>
          </w:p>
        </w:tc>
      </w:tr>
    </w:tbl>
    <w:p>
      <w:pPr>
        <w:pStyle w:val="Normal"/>
        <w:spacing w:lineRule="auto" w:line="259" w:before="0" w:after="133"/>
        <w:ind w:left="212" w:right="1012" w:hanging="10"/>
        <w:jc w:val="left"/>
        <w:rPr/>
      </w:pPr>
      <w:r/>
      <w:r>
        <w:rPr>
          <w:sz w:val="14"/>
          <w:lang w:val="zh-Hans"/>
        </w:rPr>
        <w:t>0x00</w:t>
      </w:r>
    </w:p>
    <w:p>
      <w:pPr>
        <w:pStyle w:val="Normal"/>
        <w:spacing w:lineRule="auto" w:line="259" w:before="0" w:after="133"/>
        <w:ind w:left="212" w:right="1012" w:hanging="10"/>
        <w:jc w:val="left"/>
        <w:rPr/>
      </w:pPr>
      <w:r>
        <w:rPr>
          <w:sz w:val="14"/>
          <w:lang w:val="zh-Hans"/>
        </w:rPr>
        <w:t>0x04</w:t>
      </w:r>
    </w:p>
    <w:p>
      <w:pPr>
        <w:pStyle w:val="Normal"/>
        <w:spacing w:lineRule="auto" w:line="259" w:before="0" w:after="133"/>
        <w:ind w:left="3" w:right="1012" w:hanging="0"/>
        <w:jc w:val="left"/>
        <w:rPr>
          <w:sz w:val="14"/>
          <w:lang w:val="zh-Hans"/>
          <w:ins w:id="223" w:author="未知作者" w:date="2023-05-06T15:07:30Z"/>
        </w:rPr>
      </w:pPr>
      <w:ins w:id="222" w:author="未知作者" w:date="2023-05-06T15:07:30Z">
        <w:r>
          <w:rPr/>
        </w:r>
      </w:ins>
    </w:p>
    <w:p>
      <w:pPr>
        <w:pStyle w:val="Normal"/>
        <w:spacing w:lineRule="auto" w:line="259" w:before="0" w:after="133"/>
        <w:ind w:left="3" w:right="1012" w:hanging="0"/>
        <w:jc w:val="left"/>
        <w:rPr/>
      </w:pPr>
      <w:r>
        <w:rPr>
          <w:sz w:val="14"/>
          <w:lang w:val="zh-Hans"/>
        </w:rPr>
        <w:t>0x08</w:t>
      </w:r>
    </w:p>
    <w:p>
      <w:pPr>
        <w:pStyle w:val="Normal"/>
        <w:spacing w:lineRule="auto" w:line="259" w:before="0" w:after="168"/>
        <w:ind w:left="3" w:right="1012" w:hanging="0"/>
        <w:jc w:val="left"/>
        <w:rPr/>
      </w:pPr>
      <w:r>
        <w:rPr>
          <w:sz w:val="14"/>
          <w:lang w:val="zh-Hans"/>
        </w:rPr>
        <w:t>0x0C</w:t>
      </w:r>
    </w:p>
    <w:p>
      <w:pPr>
        <w:pStyle w:val="Normal"/>
        <w:spacing w:lineRule="auto" w:line="259" w:before="0" w:after="168"/>
        <w:ind w:left="3" w:right="1012" w:hanging="0"/>
        <w:jc w:val="left"/>
        <w:rPr>
          <w:sz w:val="14"/>
          <w:lang w:val="zh-Hans"/>
          <w:ins w:id="225" w:author="未知作者" w:date="2023-05-06T15:07:32Z"/>
        </w:rPr>
      </w:pPr>
      <w:ins w:id="224" w:author="未知作者" w:date="2023-05-06T15:07:32Z">
        <w:r>
          <w:rPr/>
        </w:r>
      </w:ins>
    </w:p>
    <w:p>
      <w:pPr>
        <w:pStyle w:val="Normal"/>
        <w:spacing w:lineRule="auto" w:line="259" w:before="0" w:after="168"/>
        <w:ind w:left="3" w:right="1012" w:hanging="0"/>
        <w:jc w:val="left"/>
        <w:rPr/>
      </w:pPr>
      <w:r>
        <w:rPr>
          <w:sz w:val="14"/>
          <w:lang w:val="zh-Hans"/>
        </w:rPr>
        <w:t>0x10</w:t>
      </w:r>
    </w:p>
    <w:p>
      <w:pPr>
        <w:pStyle w:val="Normal"/>
        <w:spacing w:lineRule="auto" w:line="259" w:before="0" w:after="133"/>
        <w:ind w:left="3" w:right="1012" w:hanging="0"/>
        <w:jc w:val="left"/>
        <w:rPr/>
      </w:pPr>
      <w:r>
        <w:rPr>
          <w:sz w:val="14"/>
          <w:lang w:val="zh-Hans"/>
        </w:rPr>
        <w:t>0x14</w:t>
      </w:r>
    </w:p>
    <w:p>
      <w:pPr>
        <w:pStyle w:val="Normal"/>
        <w:spacing w:lineRule="auto" w:line="499" w:before="0" w:after="19"/>
        <w:ind w:right="1012" w:hanging="0"/>
        <w:jc w:val="left"/>
        <w:rPr/>
      </w:pPr>
      <w:r>
        <w:rPr>
          <w:sz w:val="14"/>
          <w:lang w:val="zh-Hans"/>
        </w:rPr>
        <w:t xml:space="preserve">0x18 </w:t>
      </w:r>
    </w:p>
    <w:p>
      <w:pPr>
        <w:pStyle w:val="Normal"/>
        <w:spacing w:lineRule="auto" w:line="499" w:before="0" w:after="19"/>
        <w:ind w:right="1012" w:hanging="0"/>
        <w:jc w:val="left"/>
        <w:rPr>
          <w:sz w:val="14"/>
          <w:lang w:val="zh-Hans"/>
          <w:ins w:id="228" w:author="未知作者" w:date="2023-05-06T15:07:38Z"/>
        </w:rPr>
      </w:pPr>
      <w:ins w:id="227" w:author="未知作者" w:date="2023-05-06T15:07:38Z">
        <w:r>
          <w:rPr/>
        </w:r>
      </w:ins>
    </w:p>
    <w:p>
      <w:pPr>
        <w:pStyle w:val="Normal"/>
        <w:spacing w:lineRule="auto" w:line="499" w:before="0" w:after="19"/>
        <w:ind w:right="1012" w:hanging="0"/>
        <w:jc w:val="left"/>
        <w:rPr/>
      </w:pPr>
      <w:r>
        <w:rPr>
          <w:sz w:val="14"/>
          <w:lang w:val="zh-Hans"/>
        </w:rPr>
        <w:t>0x1C</w:t>
      </w:r>
    </w:p>
    <w:p>
      <w:pPr>
        <w:pStyle w:val="Normal"/>
        <w:spacing w:lineRule="auto" w:line="264" w:before="0" w:after="295"/>
        <w:ind w:right="1052" w:hanging="0"/>
        <w:jc w:val="right"/>
        <w:rPr>
          <w:sz w:val="9"/>
          <w:lang w:val="zh-Hans"/>
          <w:del w:id="230" w:author="未知作者" w:date="2023-05-06T15:07:45Z"/>
        </w:rPr>
      </w:pPr>
      <w:del w:id="229" w:author="未知作者" w:date="2023-05-06T15:07:45Z">
        <w:r>
          <w:rPr/>
        </w:r>
      </w:del>
    </w:p>
    <w:p>
      <w:pPr>
        <w:pStyle w:val="Normal"/>
        <w:spacing w:lineRule="auto" w:line="264" w:before="0" w:after="295"/>
        <w:ind w:left="10" w:right="1052" w:hanging="10"/>
        <w:jc w:val="right"/>
        <w:rPr>
          <w:sz w:val="9"/>
          <w:lang w:val="zh-Hans"/>
          <w:del w:id="232" w:author="未知作者" w:date="2023-05-06T15:07:45Z"/>
        </w:rPr>
      </w:pPr>
      <w:del w:id="231" w:author="未知作者" w:date="2023-05-06T15:07:45Z">
        <w:r>
          <w:rPr>
            <w:sz w:val="9"/>
            <w:lang w:val="zh-Hans"/>
          </w:rPr>
        </w:r>
      </w:del>
    </w:p>
    <w:p>
      <w:pPr>
        <w:pStyle w:val="Normal"/>
        <w:spacing w:lineRule="auto" w:line="264" w:before="0" w:after="295"/>
        <w:ind w:left="10" w:right="1052" w:hanging="10"/>
        <w:jc w:val="right"/>
        <w:rPr>
          <w:sz w:val="9"/>
          <w:lang w:val="zh-Hans"/>
          <w:del w:id="234" w:author="未知作者" w:date="2023-05-06T15:07:45Z"/>
        </w:rPr>
      </w:pPr>
      <w:del w:id="233" w:author="未知作者" w:date="2023-05-06T15:07:45Z">
        <w:r>
          <w:rPr>
            <w:sz w:val="9"/>
            <w:lang w:val="zh-Hans"/>
          </w:rPr>
        </w:r>
      </w:del>
    </w:p>
    <w:p>
      <w:pPr>
        <w:pStyle w:val="Normal"/>
        <w:spacing w:lineRule="auto" w:line="264" w:before="0" w:after="295"/>
        <w:ind w:left="10" w:right="1052" w:hanging="10"/>
        <w:jc w:val="right"/>
        <w:rPr>
          <w:sz w:val="9"/>
          <w:lang w:val="zh-Hans"/>
          <w:del w:id="236" w:author="未知作者" w:date="2023-05-06T15:07:45Z"/>
        </w:rPr>
      </w:pPr>
      <w:del w:id="235" w:author="未知作者" w:date="2023-05-06T15:07:45Z">
        <w:r>
          <w:rPr>
            <w:sz w:val="9"/>
            <w:lang w:val="zh-Hans"/>
          </w:rPr>
        </w:r>
      </w:del>
    </w:p>
    <w:p>
      <w:pPr>
        <w:pStyle w:val="Normal"/>
        <w:spacing w:lineRule="auto" w:line="264" w:before="0" w:after="295"/>
        <w:ind w:right="1052" w:hanging="0"/>
        <w:jc w:val="right"/>
        <w:rPr/>
      </w:pPr>
      <w:r>
        <w:rPr>
          <w:sz w:val="9"/>
          <w:lang w:val="zh-Hans"/>
        </w:rPr>
        <w:t>x12597</w:t>
      </w:r>
    </w:p>
    <w:p>
      <w:pPr>
        <w:sectPr>
          <w:headerReference w:type="even" r:id="rId71"/>
          <w:headerReference w:type="default" r:id="rId72"/>
          <w:footerReference w:type="even" r:id="rId73"/>
          <w:footerReference w:type="default" r:id="rId74"/>
          <w:type w:val="nextPage"/>
          <w:pgSz w:w="12240" w:h="15840"/>
          <w:pgMar w:left="1080" w:right="1160" w:header="517" w:top="1422" w:footer="254" w:bottom="2621" w:gutter="0"/>
          <w:pgNumType w:fmt="decimal"/>
          <w:formProt w:val="false"/>
          <w:textDirection w:val="lrTb"/>
          <w:docGrid w:type="default" w:linePitch="100" w:charSpace="0"/>
        </w:sectPr>
        <w:pStyle w:val="Normal"/>
        <w:tabs>
          <w:tab w:val="clear" w:pos="420"/>
          <w:tab w:val="center" w:pos="3882" w:leader="none"/>
          <w:tab w:val="center" w:pos="5328" w:leader="none"/>
        </w:tabs>
        <w:spacing w:lineRule="auto" w:line="264" w:before="0" w:after="219"/>
        <w:ind w:left="0" w:right="0" w:hanging="0"/>
        <w:jc w:val="left"/>
        <w:rPr/>
      </w:pPr>
      <w:r>
        <w:rPr>
          <w:lang w:val="zh-Hans"/>
        </w:rPr>
        <w:tab/>
      </w:r>
      <w:r>
        <w:rPr>
          <w:i/>
          <w:lang w:val="zh-Hans"/>
        </w:rPr>
        <w:t xml:space="preserve">图 </w:t>
      </w:r>
      <w:r>
        <w:rPr>
          <w:i/>
          <w:lang w:val="zh-Hans"/>
        </w:rPr>
        <w:t>2-41</w:t>
      </w:r>
      <w:r>
        <w:rPr>
          <w:i/>
          <w:lang w:val="zh-Hans"/>
        </w:rPr>
        <w:t>：</w:t>
      </w:r>
      <w:r>
        <w:rPr>
          <w:i/>
          <w:lang w:val="zh-Hans"/>
        </w:rPr>
        <w:tab/>
      </w:r>
      <w:r>
        <w:rPr>
          <w:b/>
          <w:lang w:val="zh-Hans"/>
        </w:rPr>
        <w:t xml:space="preserve">RX </w:t>
      </w:r>
      <w:r>
        <w:rPr>
          <w:b/>
          <w:lang w:val="zh-Hans"/>
        </w:rPr>
        <w:t>描述符</w:t>
      </w:r>
    </w:p>
    <w:p>
      <w:pPr>
        <w:pStyle w:val="Normal"/>
        <w:spacing w:lineRule="auto" w:line="264" w:before="0" w:after="3"/>
        <w:ind w:left="1263" w:right="0" w:hanging="10"/>
        <w:rPr/>
      </w:pPr>
      <w:r>
        <w:rPr>
          <w:b/>
          <w:lang w:val="zh-Hans"/>
        </w:rPr>
        <w:t xml:space="preserve">RX </w:t>
      </w:r>
      <w:r>
        <w:rPr>
          <w:b/>
          <w:lang w:val="zh-Hans"/>
        </w:rPr>
        <w:t>描述符字段</w:t>
      </w:r>
    </w:p>
    <w:tbl>
      <w:tblPr>
        <w:tblStyle w:val="TableGrid"/>
        <w:tblW w:w="9293" w:type="dxa"/>
        <w:jc w:val="left"/>
        <w:tblInd w:w="0" w:type="dxa"/>
        <w:tblCellMar>
          <w:top w:w="82" w:type="dxa"/>
          <w:left w:w="90" w:type="dxa"/>
          <w:bottom w:w="75" w:type="dxa"/>
          <w:right w:w="78" w:type="dxa"/>
        </w:tblCellMar>
        <w:tblLook w:val="04a0" w:noHBand="0" w:noVBand="1" w:firstColumn="1" w:lastRow="0" w:lastColumn="0" w:firstRow="1"/>
      </w:tblPr>
      <w:tblGrid>
        <w:gridCol w:w="1757"/>
        <w:gridCol w:w="1949"/>
        <w:gridCol w:w="5587"/>
      </w:tblGrid>
      <w:tr>
        <w:trPr>
          <w:trHeight w:val="641" w:hRule="atLeast"/>
        </w:trPr>
        <w:tc>
          <w:tcPr>
            <w:tcW w:w="175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地址空间偏移量</w:t>
            </w:r>
          </w:p>
        </w:tc>
        <w:tc>
          <w:tcPr>
            <w:tcW w:w="194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名字</w:t>
            </w:r>
          </w:p>
        </w:tc>
        <w:tc>
          <w:tcPr>
            <w:tcW w:w="558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659" w:hRule="atLeast"/>
        </w:trPr>
        <w:tc>
          <w:tcPr>
            <w:tcW w:w="175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00h</w:t>
            </w:r>
          </w:p>
        </w:tc>
        <w:tc>
          <w:tcPr>
            <w:tcW w:w="1949"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del w:id="237" w:author="未知作者" w:date="2023-05-06T15:07:56Z">
              <w:r>
                <w:rPr>
                  <w:sz w:val="19"/>
                  <w:lang w:val="zh-Hans"/>
                </w:rPr>
                <w:delText>恩特德斯克</w:delText>
              </w:r>
            </w:del>
            <w:ins w:id="238" w:author="未知作者" w:date="2023-05-06T15:07:56Z">
              <w:r>
                <w:rPr>
                  <w:sz w:val="19"/>
                  <w:lang w:val="zh-Hans"/>
                </w:rPr>
                <w:t>NXTDESC</w:t>
              </w:r>
            </w:ins>
          </w:p>
        </w:tc>
        <w:tc>
          <w:tcPr>
            <w:tcW w:w="5587"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36"/>
              <w:ind w:left="0" w:right="0" w:hanging="0"/>
              <w:jc w:val="left"/>
              <w:rPr/>
            </w:pPr>
            <w:r>
              <w:rPr>
                <w:sz w:val="19"/>
                <w:lang w:val="zh-Hans"/>
              </w:rPr>
              <w:t xml:space="preserve">位 </w:t>
            </w:r>
            <w:r>
              <w:rPr>
                <w:sz w:val="19"/>
                <w:lang w:val="zh-Hans"/>
              </w:rPr>
              <w:t>5</w:t>
            </w:r>
            <w:r>
              <w:rPr>
                <w:sz w:val="19"/>
                <w:lang w:val="zh-Hans"/>
              </w:rPr>
              <w:t>：</w:t>
            </w:r>
            <w:r>
              <w:rPr>
                <w:sz w:val="19"/>
                <w:lang w:val="zh-Hans"/>
              </w:rPr>
              <w:t xml:space="preserve">0 – </w:t>
            </w:r>
            <w:r>
              <w:rPr>
                <w:sz w:val="19"/>
                <w:lang w:val="zh-Hans"/>
              </w:rPr>
              <w:t>保留</w:t>
            </w:r>
          </w:p>
          <w:p>
            <w:pPr>
              <w:pStyle w:val="Normal"/>
              <w:spacing w:lineRule="auto" w:line="259" w:before="0" w:after="0"/>
              <w:ind w:left="0" w:right="0" w:hanging="0"/>
              <w:jc w:val="left"/>
              <w:rPr/>
            </w:pPr>
            <w:r>
              <w:rPr>
                <w:sz w:val="19"/>
                <w:lang w:val="zh-Hans"/>
              </w:rPr>
              <w:t xml:space="preserve">位 </w:t>
            </w:r>
            <w:r>
              <w:rPr>
                <w:sz w:val="19"/>
                <w:lang w:val="zh-Hans"/>
              </w:rPr>
              <w:t>31</w:t>
            </w:r>
            <w:r>
              <w:rPr>
                <w:sz w:val="19"/>
                <w:lang w:val="zh-Hans"/>
              </w:rPr>
              <w:t>：</w:t>
            </w:r>
            <w:r>
              <w:rPr>
                <w:sz w:val="19"/>
                <w:lang w:val="zh-Hans"/>
              </w:rPr>
              <w:t xml:space="preserve">6 – </w:t>
            </w:r>
            <w:r>
              <w:rPr>
                <w:sz w:val="19"/>
                <w:lang w:val="zh-Hans"/>
              </w:rPr>
              <w:t>下一个描述符指针</w:t>
            </w:r>
          </w:p>
        </w:tc>
      </w:tr>
      <w:tr>
        <w:trPr>
          <w:trHeight w:val="810" w:hRule="atLeast"/>
        </w:trPr>
        <w:tc>
          <w:tcPr>
            <w:tcW w:w="175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04</w:t>
            </w:r>
            <w:del w:id="239" w:author="未知作者" w:date="2023-05-06T11:11:56Z">
              <w:r>
                <w:rPr>
                  <w:sz w:val="19"/>
                  <w:lang w:val="zh-Hans"/>
                </w:rPr>
                <w:delText>小时</w:delText>
              </w:r>
            </w:del>
            <w:ins w:id="240" w:author="未知作者" w:date="2023-05-06T11:11:56Z">
              <w:r>
                <w:rPr>
                  <w:rFonts w:eastAsia="Segoe UI" w:cs="Segoe UI"/>
                  <w:color w:val="000000"/>
                  <w:kern w:val="2"/>
                  <w:sz w:val="19"/>
                  <w:szCs w:val="22"/>
                  <w:lang w:val="zh-Hans" w:eastAsia="zh-CN" w:bidi="ar-SA"/>
                </w:rPr>
                <w:t>h</w:t>
              </w:r>
            </w:ins>
          </w:p>
        </w:tc>
        <w:tc>
          <w:tcPr>
            <w:tcW w:w="194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NXTDESC_MSB</w:t>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提供下一个描述符指针的高 </w:t>
            </w:r>
            <w:r>
              <w:rPr>
                <w:sz w:val="19"/>
                <w:lang w:val="zh-Hans"/>
              </w:rPr>
              <w:t xml:space="preserve">32 </w:t>
            </w:r>
            <w:r>
              <w:rPr>
                <w:sz w:val="19"/>
                <w:lang w:val="zh-Hans"/>
              </w:rPr>
              <w:t xml:space="preserve">位。当为大于 </w:t>
            </w:r>
            <w:r>
              <w:rPr>
                <w:sz w:val="19"/>
                <w:lang w:val="zh-Hans"/>
              </w:rPr>
              <w:t xml:space="preserve">32 </w:t>
            </w:r>
            <w:r>
              <w:rPr>
                <w:sz w:val="19"/>
                <w:lang w:val="zh-Hans"/>
              </w:rPr>
              <w:t xml:space="preserve">的地址空间配置 </w:t>
            </w:r>
            <w:r>
              <w:rPr>
                <w:sz w:val="19"/>
                <w:lang w:val="zh-Hans"/>
              </w:rPr>
              <w:t xml:space="preserve">DMA </w:t>
            </w:r>
            <w:r>
              <w:rPr>
                <w:sz w:val="19"/>
                <w:lang w:val="zh-Hans"/>
              </w:rPr>
              <w:t>时适用。</w:t>
            </w:r>
          </w:p>
        </w:tc>
      </w:tr>
      <w:tr>
        <w:trPr>
          <w:trHeight w:val="1120" w:hRule="atLeast"/>
        </w:trPr>
        <w:tc>
          <w:tcPr>
            <w:tcW w:w="175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08</w:t>
            </w:r>
            <w:del w:id="241" w:author="未知作者" w:date="2023-05-06T11:11:56Z">
              <w:r>
                <w:rPr>
                  <w:sz w:val="19"/>
                  <w:lang w:val="zh-Hans"/>
                </w:rPr>
                <w:delText>小时</w:delText>
              </w:r>
            </w:del>
            <w:ins w:id="242" w:author="未知作者" w:date="2023-05-06T11:11:56Z">
              <w:r>
                <w:rPr>
                  <w:rFonts w:eastAsia="Segoe UI" w:cs="Segoe UI"/>
                  <w:color w:val="000000"/>
                  <w:kern w:val="2"/>
                  <w:sz w:val="19"/>
                  <w:szCs w:val="22"/>
                  <w:lang w:val="zh-Hans" w:eastAsia="zh-CN" w:bidi="ar-SA"/>
                </w:rPr>
                <w:t>h</w:t>
              </w:r>
            </w:ins>
          </w:p>
        </w:tc>
        <w:tc>
          <w:tcPr>
            <w:tcW w:w="194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BUFFER_ADDRESS</w:t>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6"/>
              <w:ind w:left="0" w:right="0" w:hanging="0"/>
              <w:jc w:val="left"/>
              <w:rPr/>
            </w:pPr>
            <w:r>
              <w:rPr>
                <w:sz w:val="19"/>
                <w:lang w:val="zh-Hans"/>
              </w:rPr>
              <w:t xml:space="preserve">位 </w:t>
            </w:r>
            <w:r>
              <w:rPr>
                <w:sz w:val="19"/>
                <w:lang w:val="zh-Hans"/>
              </w:rPr>
              <w:t>31</w:t>
            </w:r>
            <w:r>
              <w:rPr>
                <w:sz w:val="19"/>
                <w:lang w:val="zh-Hans"/>
              </w:rPr>
              <w:t>：</w:t>
            </w:r>
            <w:r>
              <w:rPr>
                <w:sz w:val="19"/>
                <w:lang w:val="zh-Hans"/>
              </w:rPr>
              <w:t xml:space="preserve">0 – </w:t>
            </w:r>
            <w:r>
              <w:rPr>
                <w:sz w:val="19"/>
                <w:lang w:val="zh-Hans"/>
              </w:rPr>
              <w:t>缓冲区地址</w:t>
            </w:r>
          </w:p>
          <w:p>
            <w:pPr>
              <w:pStyle w:val="Normal"/>
              <w:spacing w:lineRule="auto" w:line="259" w:before="0" w:after="0"/>
              <w:ind w:left="0" w:right="0" w:hanging="0"/>
              <w:jc w:val="left"/>
              <w:rPr/>
            </w:pPr>
            <w:r>
              <w:rPr>
                <w:sz w:val="19"/>
                <w:lang w:val="zh-Hans"/>
              </w:rPr>
              <w:t>提供可用于存储从流传输到内存映射的数据的缓冲区空间的位置。地址应与内存映射数据宽度对齐。</w:t>
            </w:r>
          </w:p>
        </w:tc>
      </w:tr>
      <w:tr>
        <w:trPr>
          <w:trHeight w:val="810" w:hRule="atLeast"/>
        </w:trPr>
        <w:tc>
          <w:tcPr>
            <w:tcW w:w="175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0</w:t>
            </w:r>
            <w:del w:id="243" w:author="未知作者" w:date="2023-05-06T15:08:05Z">
              <w:r>
                <w:rPr>
                  <w:sz w:val="19"/>
                  <w:lang w:val="zh-Hans"/>
                </w:rPr>
                <w:delText>通道</w:delText>
              </w:r>
            </w:del>
            <w:ins w:id="244" w:author="未知作者" w:date="2023-05-06T15:08:05Z">
              <w:r>
                <w:rPr>
                  <w:rFonts w:eastAsia="Segoe UI" w:cs="Segoe UI"/>
                  <w:color w:val="000000"/>
                  <w:kern w:val="2"/>
                  <w:sz w:val="19"/>
                  <w:szCs w:val="22"/>
                  <w:lang w:val="zh-Hans" w:eastAsia="zh-CN" w:bidi="ar-SA"/>
                </w:rPr>
                <w:t>Ch</w:t>
              </w:r>
            </w:ins>
          </w:p>
        </w:tc>
        <w:tc>
          <w:tcPr>
            <w:tcW w:w="1949"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0" w:right="0" w:hanging="0"/>
              <w:jc w:val="left"/>
              <w:rPr/>
            </w:pPr>
            <w:r>
              <w:rPr>
                <w:sz w:val="19"/>
                <w:lang w:val="zh-Hans"/>
              </w:rPr>
              <w:t>BUFFER_ADDRESS_ MSB</w:t>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63" w:hanging="0"/>
              <w:rPr/>
            </w:pPr>
            <w:r>
              <w:rPr>
                <w:sz w:val="19"/>
                <w:lang w:val="zh-Hans"/>
              </w:rPr>
              <w:t xml:space="preserve">提供缓冲区地址的高 </w:t>
            </w:r>
            <w:r>
              <w:rPr>
                <w:sz w:val="19"/>
                <w:lang w:val="zh-Hans"/>
              </w:rPr>
              <w:t xml:space="preserve">32 </w:t>
            </w:r>
            <w:r>
              <w:rPr>
                <w:sz w:val="19"/>
                <w:lang w:val="zh-Hans"/>
              </w:rPr>
              <w:t xml:space="preserve">位。仅当为大于 </w:t>
            </w:r>
            <w:r>
              <w:rPr>
                <w:sz w:val="19"/>
                <w:lang w:val="zh-Hans"/>
              </w:rPr>
              <w:t xml:space="preserve">32 </w:t>
            </w:r>
            <w:r>
              <w:rPr>
                <w:sz w:val="19"/>
                <w:lang w:val="zh-Hans"/>
              </w:rPr>
              <w:t xml:space="preserve">的地址空间配置 </w:t>
            </w:r>
            <w:r>
              <w:rPr>
                <w:sz w:val="19"/>
                <w:lang w:val="zh-Hans"/>
              </w:rPr>
              <w:t>XI DMA</w:t>
            </w:r>
            <w:r>
              <w:rPr>
                <w:lang w:val="zh-Hans"/>
              </w:rPr>
              <w:t xml:space="preserve"> </w:t>
            </w:r>
            <w:r>
              <w:rPr>
                <w:lang w:val="zh-Hans"/>
              </w:rPr>
              <w:t>时，才使用此方法。</w:t>
            </w:r>
          </w:p>
        </w:tc>
      </w:tr>
      <w:tr>
        <w:trPr>
          <w:trHeight w:val="350" w:hRule="atLeast"/>
        </w:trPr>
        <w:tc>
          <w:tcPr>
            <w:tcW w:w="1757" w:type="dxa"/>
            <w:vMerge w:val="restart"/>
            <w:tcBorders>
              <w:top w:val="single" w:sz="2" w:space="0" w:color="000000"/>
              <w:left w:val="single" w:sz="2" w:space="0" w:color="000000"/>
              <w:bottom w:val="single" w:sz="2" w:space="0" w:color="000000"/>
              <w:right w:val="single" w:sz="2" w:space="0" w:color="000000"/>
            </w:tcBorders>
            <w:vAlign w:val="bottom"/>
          </w:tcPr>
          <w:p>
            <w:pPr>
              <w:pStyle w:val="Normal"/>
              <w:spacing w:lineRule="auto" w:line="259" w:before="0" w:after="0"/>
              <w:ind w:left="0" w:right="0" w:hanging="0"/>
              <w:jc w:val="left"/>
              <w:rPr/>
            </w:pPr>
            <w:r>
              <w:rPr>
                <w:sz w:val="19"/>
                <w:lang w:val="zh-Hans"/>
              </w:rPr>
              <w:t>10</w:t>
            </w:r>
            <w:del w:id="245" w:author="未知作者" w:date="2023-05-06T11:11:56Z">
              <w:r>
                <w:rPr>
                  <w:sz w:val="19"/>
                  <w:lang w:val="zh-Hans"/>
                </w:rPr>
                <w:delText>小时</w:delText>
              </w:r>
            </w:del>
            <w:ins w:id="246" w:author="未知作者" w:date="2023-05-06T11:11:56Z">
              <w:r>
                <w:rPr>
                  <w:rFonts w:eastAsia="Segoe UI" w:cs="Segoe UI"/>
                  <w:color w:val="000000"/>
                  <w:kern w:val="2"/>
                  <w:sz w:val="19"/>
                  <w:szCs w:val="22"/>
                  <w:lang w:val="zh-Hans" w:eastAsia="zh-CN" w:bidi="ar-SA"/>
                </w:rPr>
                <w:t>h</w:t>
              </w:r>
            </w:ins>
          </w:p>
        </w:tc>
        <w:tc>
          <w:tcPr>
            <w:tcW w:w="1949" w:type="dxa"/>
            <w:vMerge w:val="restart"/>
            <w:tcBorders>
              <w:top w:val="single" w:sz="2" w:space="0" w:color="000000"/>
              <w:left w:val="single" w:sz="2" w:space="0" w:color="000000"/>
              <w:bottom w:val="single" w:sz="2" w:space="0" w:color="000000"/>
              <w:right w:val="single" w:sz="2" w:space="0" w:color="000000"/>
            </w:tcBorders>
            <w:vAlign w:val="bottom"/>
          </w:tcPr>
          <w:p>
            <w:pPr>
              <w:pStyle w:val="Normal"/>
              <w:spacing w:lineRule="auto" w:line="259" w:before="0" w:after="0"/>
              <w:ind w:right="0" w:hanging="0"/>
              <w:jc w:val="left"/>
              <w:rPr/>
            </w:pPr>
            <w:r>
              <w:rPr>
                <w:sz w:val="19"/>
                <w:lang w:val="zh-Hans"/>
              </w:rPr>
              <w:t>CACHE_USER_CTL</w:t>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23</w:t>
            </w:r>
            <w:r>
              <w:rPr>
                <w:sz w:val="19"/>
                <w:lang w:val="zh-Hans"/>
              </w:rPr>
              <w:t>：</w:t>
            </w:r>
            <w:r>
              <w:rPr>
                <w:sz w:val="19"/>
                <w:lang w:val="zh-Hans"/>
              </w:rPr>
              <w:t xml:space="preserve">0 – </w:t>
            </w:r>
            <w:r>
              <w:rPr>
                <w:sz w:val="19"/>
                <w:lang w:val="zh-Hans"/>
              </w:rPr>
              <w:t>保留</w:t>
            </w:r>
          </w:p>
        </w:tc>
      </w:tr>
      <w:tr>
        <w:trPr>
          <w:trHeight w:val="196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224"/>
              <w:ind w:left="0" w:right="63" w:hanging="0"/>
              <w:rPr/>
            </w:pPr>
            <w:r>
              <w:rPr>
                <w:sz w:val="19"/>
                <w:lang w:val="zh-Hans"/>
              </w:rPr>
              <w:t xml:space="preserve">位 </w:t>
            </w:r>
            <w:r>
              <w:rPr>
                <w:sz w:val="19"/>
                <w:lang w:val="zh-Hans"/>
              </w:rPr>
              <w:t>27</w:t>
            </w:r>
            <w:r>
              <w:rPr>
                <w:sz w:val="19"/>
                <w:lang w:val="zh-Hans"/>
              </w:rPr>
              <w:t>：</w:t>
            </w:r>
            <w:r>
              <w:rPr>
                <w:sz w:val="19"/>
                <w:lang w:val="zh-Hans"/>
              </w:rPr>
              <w:t xml:space="preserve">24 – AWCACHE – </w:t>
            </w:r>
            <w:r>
              <w:rPr>
                <w:sz w:val="19"/>
                <w:lang w:val="zh-Hans"/>
              </w:rPr>
              <w:t>缓存类型。此信号提供有关传输的可缓存特征的其他信息。有关不同的解码机制，</w:t>
            </w:r>
            <w:r>
              <w:rPr>
                <w:lang w:val="zh-Hans"/>
              </w:rPr>
              <w:t xml:space="preserve">请参阅 </w:t>
            </w:r>
            <w:r>
              <w:rPr>
                <w:i/>
                <w:sz w:val="19"/>
                <w:lang w:val="zh-Hans"/>
              </w:rPr>
              <w:t xml:space="preserve">AMBA AXI </w:t>
            </w:r>
            <w:r>
              <w:rPr>
                <w:i/>
                <w:sz w:val="19"/>
                <w:lang w:val="zh-Hans"/>
              </w:rPr>
              <w:t xml:space="preserve">和 </w:t>
            </w:r>
            <w:r>
              <w:rPr>
                <w:i/>
                <w:sz w:val="19"/>
                <w:lang w:val="zh-Hans"/>
              </w:rPr>
              <w:t xml:space="preserve">ACE </w:t>
            </w:r>
            <w:r>
              <w:rPr>
                <w:i/>
                <w:sz w:val="19"/>
                <w:lang w:val="zh-Hans"/>
              </w:rPr>
              <w:t>协议规范</w:t>
            </w:r>
            <w:hyperlink r:id="rId75">
              <w:r>
                <w:rPr>
                  <w:i/>
                  <w:color w:val="0000FF"/>
                  <w:sz w:val="19"/>
                  <w:u w:val="single" w:color="0000FF"/>
                  <w:lang w:val="zh-Hans"/>
                </w:rPr>
                <w:t xml:space="preserve"> </w:t>
              </w:r>
            </w:hyperlink>
            <w:r>
              <w:rPr>
                <w:i/>
                <w:color w:val="0000FF"/>
                <w:sz w:val="19"/>
                <w:u w:val="single" w:color="0000FF"/>
                <w:lang w:val="zh-Hans"/>
              </w:rPr>
              <w:t>[</w:t>
            </w:r>
            <w:r>
              <w:rPr>
                <w:i/>
                <w:color w:val="0000FF"/>
                <w:sz w:val="19"/>
                <w:u w:val="single" w:color="0000FF"/>
                <w:lang w:val="zh-Hans"/>
              </w:rPr>
              <w:t xml:space="preserve">参考文献 </w:t>
            </w:r>
            <w:r>
              <w:rPr>
                <w:i/>
                <w:color w:val="0000FF"/>
                <w:sz w:val="19"/>
                <w:u w:val="single" w:color="0000FF"/>
                <w:lang w:val="zh-Hans"/>
              </w:rPr>
              <w:t>3]</w:t>
            </w:r>
            <w:r>
              <w:rPr>
                <w:i/>
                <w:color w:val="0000FF"/>
                <w:sz w:val="19"/>
                <w:u w:val="single" w:color="0000FF"/>
                <w:lang w:val="zh-Hans"/>
              </w:rPr>
              <w:t>。</w:t>
            </w:r>
          </w:p>
          <w:p>
            <w:pPr>
              <w:pStyle w:val="Normal"/>
              <w:spacing w:lineRule="auto" w:line="259" w:before="0" w:after="0"/>
              <w:ind w:left="0" w:right="59" w:hanging="0"/>
              <w:rPr/>
            </w:pPr>
            <w:r>
              <w:rPr>
                <w:sz w:val="19"/>
                <w:lang w:val="zh-Hans"/>
              </w:rPr>
              <w:t xml:space="preserve">来自 </w:t>
            </w:r>
            <w:r>
              <w:rPr>
                <w:sz w:val="19"/>
                <w:lang w:val="zh-Hans"/>
              </w:rPr>
              <w:t xml:space="preserve">RX </w:t>
            </w:r>
            <w:r>
              <w:rPr>
                <w:sz w:val="19"/>
                <w:lang w:val="zh-Hans"/>
              </w:rPr>
              <w:t xml:space="preserve">描述符的 </w:t>
            </w:r>
            <w:r>
              <w:rPr>
                <w:sz w:val="19"/>
                <w:lang w:val="zh-Hans"/>
              </w:rPr>
              <w:t xml:space="preserve">AWCACHE </w:t>
            </w:r>
            <w:r>
              <w:rPr>
                <w:sz w:val="19"/>
                <w:lang w:val="zh-Hans"/>
              </w:rPr>
              <w:t xml:space="preserve">值在地址周期期间显示在 </w:t>
            </w:r>
            <w:r>
              <w:rPr>
                <w:sz w:val="19"/>
                <w:lang w:val="zh-Hans"/>
              </w:rPr>
              <w:t>AWCACHE [3</w:t>
            </w:r>
            <w:r>
              <w:rPr>
                <w:sz w:val="19"/>
                <w:lang w:val="zh-Hans"/>
              </w:rPr>
              <w:t>：</w:t>
            </w:r>
            <w:r>
              <w:rPr>
                <w:sz w:val="19"/>
                <w:lang w:val="zh-Hans"/>
              </w:rPr>
              <w:t xml:space="preserve">0] </w:t>
            </w:r>
            <w:r>
              <w:rPr>
                <w:sz w:val="19"/>
                <w:lang w:val="zh-Hans"/>
              </w:rPr>
              <w:t xml:space="preserve">总线上。此字段的默认值应为 </w:t>
            </w:r>
            <w:r>
              <w:rPr>
                <w:sz w:val="19"/>
                <w:lang w:val="zh-Hans"/>
              </w:rPr>
              <w:t>0011</w:t>
            </w:r>
            <w:r>
              <w:rPr>
                <w:sz w:val="19"/>
                <w:lang w:val="zh-Hans"/>
              </w:rPr>
              <w:t>。</w:t>
            </w:r>
          </w:p>
        </w:tc>
      </w:tr>
      <w:tr>
        <w:trPr>
          <w:trHeight w:val="1500" w:hRule="atLeast"/>
        </w:trPr>
        <w:tc>
          <w:tcPr>
            <w:tcW w:w="1757"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61" w:firstLine="6"/>
              <w:rPr/>
            </w:pPr>
            <w:r>
              <w:rPr>
                <w:sz w:val="19"/>
                <w:lang w:val="zh-Hans"/>
              </w:rPr>
              <w:t xml:space="preserve">位 </w:t>
            </w:r>
            <w:r>
              <w:rPr>
                <w:sz w:val="19"/>
                <w:lang w:val="zh-Hans"/>
              </w:rPr>
              <w:t>31</w:t>
            </w:r>
            <w:r>
              <w:rPr>
                <w:sz w:val="19"/>
                <w:lang w:val="zh-Hans"/>
              </w:rPr>
              <w:t>：</w:t>
            </w:r>
            <w:r>
              <w:rPr>
                <w:sz w:val="19"/>
                <w:lang w:val="zh-Hans"/>
              </w:rPr>
              <w:t xml:space="preserve">28 – AWUSER – </w:t>
            </w:r>
            <w:r>
              <w:rPr>
                <w:sz w:val="19"/>
                <w:lang w:val="zh-Hans"/>
              </w:rPr>
              <w:t xml:space="preserve">用于用户定义信息的边带信号。来自 </w:t>
            </w:r>
            <w:r>
              <w:rPr>
                <w:sz w:val="19"/>
                <w:lang w:val="zh-Hans"/>
              </w:rPr>
              <w:t xml:space="preserve">RX </w:t>
            </w:r>
            <w:r>
              <w:rPr>
                <w:sz w:val="19"/>
                <w:lang w:val="zh-Hans"/>
              </w:rPr>
              <w:t xml:space="preserve">描述符的 </w:t>
            </w:r>
            <w:r>
              <w:rPr>
                <w:sz w:val="19"/>
                <w:lang w:val="zh-Hans"/>
              </w:rPr>
              <w:t xml:space="preserve">AWUSER </w:t>
            </w:r>
            <w:r>
              <w:rPr>
                <w:sz w:val="19"/>
                <w:lang w:val="zh-Hans"/>
              </w:rPr>
              <w:t xml:space="preserve">值显示在 </w:t>
            </w:r>
            <w:r>
              <w:rPr>
                <w:sz w:val="19"/>
                <w:lang w:val="zh-Hans"/>
              </w:rPr>
              <w:t>AWUSER [3</w:t>
            </w:r>
            <w:r>
              <w:rPr>
                <w:sz w:val="19"/>
                <w:lang w:val="zh-Hans"/>
              </w:rPr>
              <w:t>：</w:t>
            </w:r>
            <w:r>
              <w:rPr>
                <w:sz w:val="19"/>
                <w:lang w:val="zh-Hans"/>
              </w:rPr>
              <w:t xml:space="preserve">0] </w:t>
            </w:r>
            <w:r>
              <w:rPr>
                <w:sz w:val="19"/>
                <w:lang w:val="zh-Hans"/>
              </w:rPr>
              <w:t>上。</w:t>
            </w:r>
            <w:r>
              <w:rPr>
                <w:sz w:val="19"/>
                <w:lang w:val="zh-Hans"/>
              </w:rPr>
              <w:t xml:space="preserve">AWUSER </w:t>
            </w:r>
            <w:r>
              <w:rPr>
                <w:sz w:val="19"/>
                <w:lang w:val="zh-Hans"/>
              </w:rPr>
              <w:t>值及其解释是用户定义的。您可以通过在链中的所有描述符中编程相同的值</w:t>
            </w:r>
            <w:r>
              <w:rPr>
                <w:lang w:val="zh-Hans"/>
              </w:rPr>
              <w:t xml:space="preserve">来使整个数据包的 </w:t>
            </w:r>
            <w:r>
              <w:rPr>
                <w:lang w:val="zh-Hans"/>
              </w:rPr>
              <w:t xml:space="preserve">AWUSER </w:t>
            </w:r>
            <w:r>
              <w:rPr>
                <w:lang w:val="zh-Hans"/>
              </w:rPr>
              <w:t>保持静态。</w:t>
            </w:r>
          </w:p>
        </w:tc>
      </w:tr>
      <w:tr>
        <w:trPr>
          <w:trHeight w:val="2210" w:hRule="atLeast"/>
        </w:trPr>
        <w:tc>
          <w:tcPr>
            <w:tcW w:w="1757" w:type="dxa"/>
            <w:vMerge w:val="restart"/>
            <w:tcBorders>
              <w:top w:val="single" w:sz="2" w:space="0" w:color="000000"/>
              <w:left w:val="single" w:sz="2" w:space="0" w:color="000000"/>
              <w:bottom w:val="single" w:sz="2" w:space="0" w:color="000000"/>
              <w:right w:val="single" w:sz="2" w:space="0" w:color="000000"/>
            </w:tcBorders>
            <w:vAlign w:val="bottom"/>
          </w:tcPr>
          <w:p>
            <w:pPr>
              <w:pStyle w:val="Normal"/>
              <w:spacing w:lineRule="auto" w:line="259" w:before="0" w:after="0"/>
              <w:ind w:left="0" w:right="0" w:hanging="0"/>
              <w:jc w:val="left"/>
              <w:rPr/>
            </w:pPr>
            <w:r>
              <w:rPr>
                <w:sz w:val="19"/>
                <w:lang w:val="zh-Hans"/>
              </w:rPr>
              <w:t>14</w:t>
            </w:r>
            <w:del w:id="247" w:author="未知作者" w:date="2023-05-06T11:11:56Z">
              <w:r>
                <w:rPr>
                  <w:sz w:val="19"/>
                  <w:lang w:val="zh-Hans"/>
                </w:rPr>
                <w:delText>小时</w:delText>
              </w:r>
            </w:del>
            <w:ins w:id="248" w:author="未知作者" w:date="2023-05-06T11:11:56Z">
              <w:r>
                <w:rPr>
                  <w:rFonts w:eastAsia="Segoe UI" w:cs="Segoe UI"/>
                  <w:color w:val="000000"/>
                  <w:kern w:val="2"/>
                  <w:sz w:val="19"/>
                  <w:szCs w:val="22"/>
                  <w:lang w:val="zh-Hans" w:eastAsia="zh-CN" w:bidi="ar-SA"/>
                </w:rPr>
                <w:t>h</w:t>
              </w:r>
            </w:ins>
          </w:p>
        </w:tc>
        <w:tc>
          <w:tcPr>
            <w:tcW w:w="1949" w:type="dxa"/>
            <w:vMerge w:val="restart"/>
            <w:tcBorders>
              <w:top w:val="single" w:sz="2" w:space="0" w:color="000000"/>
              <w:left w:val="single" w:sz="2" w:space="0" w:color="000000"/>
              <w:bottom w:val="single" w:sz="2" w:space="0" w:color="000000"/>
              <w:right w:val="single" w:sz="2" w:space="0" w:color="000000"/>
            </w:tcBorders>
            <w:vAlign w:val="bottom"/>
          </w:tcPr>
          <w:p>
            <w:pPr>
              <w:pStyle w:val="Normal"/>
              <w:spacing w:lineRule="auto" w:line="259" w:before="0" w:after="0"/>
              <w:ind w:left="1" w:right="0" w:hanging="0"/>
              <w:jc w:val="left"/>
              <w:rPr/>
            </w:pPr>
            <w:r>
              <w:rPr>
                <w:sz w:val="19"/>
                <w:lang w:val="zh-Hans"/>
              </w:rPr>
              <w:t>STRIDE_VSIZE</w:t>
            </w:r>
          </w:p>
        </w:tc>
        <w:tc>
          <w:tcPr>
            <w:tcW w:w="5587"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18" w:before="0" w:after="0"/>
              <w:ind w:left="0" w:right="0" w:hanging="0"/>
              <w:jc w:val="left"/>
              <w:rPr/>
            </w:pPr>
            <w:r>
              <w:rPr>
                <w:sz w:val="19"/>
                <w:lang w:val="zh-Hans"/>
              </w:rPr>
              <w:t xml:space="preserve">位 </w:t>
            </w:r>
            <w:r>
              <w:rPr>
                <w:sz w:val="19"/>
                <w:lang w:val="zh-Hans"/>
              </w:rPr>
              <w:t>15</w:t>
            </w:r>
            <w:r>
              <w:rPr>
                <w:sz w:val="19"/>
                <w:lang w:val="zh-Hans"/>
              </w:rPr>
              <w:t>：</w:t>
            </w:r>
            <w:r>
              <w:rPr>
                <w:sz w:val="19"/>
                <w:lang w:val="zh-Hans"/>
              </w:rPr>
              <w:t xml:space="preserve">0 – </w:t>
            </w:r>
            <w:r>
              <w:rPr>
                <w:sz w:val="19"/>
                <w:lang w:val="zh-Hans"/>
              </w:rPr>
              <w:t>步幅控制。它是连续“水平”写入的第一个地址之间的地址距离。</w:t>
            </w:r>
          </w:p>
          <w:p>
            <w:pPr>
              <w:pStyle w:val="Normal"/>
              <w:spacing w:lineRule="auto" w:line="218" w:before="0" w:after="1"/>
              <w:ind w:left="0" w:right="64" w:hanging="0"/>
              <w:rPr/>
            </w:pPr>
            <w:r>
              <w:rPr>
                <w:sz w:val="19"/>
                <w:lang w:val="zh-Hans"/>
              </w:rPr>
              <w:t xml:space="preserve">写入从缓冲区地址开始并写入 </w:t>
            </w:r>
            <w:r>
              <w:rPr>
                <w:sz w:val="19"/>
                <w:lang w:val="zh-Hans"/>
              </w:rPr>
              <w:t xml:space="preserve">HSIZE </w:t>
            </w:r>
            <w:r>
              <w:rPr>
                <w:sz w:val="19"/>
                <w:lang w:val="zh-Hans"/>
              </w:rPr>
              <w:t xml:space="preserve">字节，然后跳过 </w:t>
            </w:r>
            <w:r>
              <w:rPr>
                <w:sz w:val="19"/>
                <w:lang w:val="zh-Hans"/>
              </w:rPr>
              <w:t xml:space="preserve">STRIDE-HSIZE </w:t>
            </w:r>
            <w:r>
              <w:rPr>
                <w:sz w:val="19"/>
                <w:lang w:val="zh-Hans"/>
              </w:rPr>
              <w:t xml:space="preserve">地址并写入 </w:t>
            </w:r>
            <w:r>
              <w:rPr>
                <w:sz w:val="19"/>
                <w:lang w:val="zh-Hans"/>
              </w:rPr>
              <w:t xml:space="preserve">HSIZE </w:t>
            </w:r>
            <w:r>
              <w:rPr>
                <w:sz w:val="19"/>
                <w:lang w:val="zh-Hans"/>
              </w:rPr>
              <w:t xml:space="preserve">字节，依此类推。这一直持续到写入 </w:t>
            </w:r>
            <w:r>
              <w:rPr>
                <w:sz w:val="19"/>
                <w:lang w:val="zh-Hans"/>
              </w:rPr>
              <w:t xml:space="preserve">VSIZE </w:t>
            </w:r>
            <w:r>
              <w:rPr>
                <w:sz w:val="19"/>
                <w:lang w:val="zh-Hans"/>
              </w:rPr>
              <w:t xml:space="preserve">为止。上 </w:t>
            </w:r>
          </w:p>
          <w:p>
            <w:pPr>
              <w:pStyle w:val="Normal"/>
              <w:spacing w:lineRule="auto" w:line="259" w:before="0" w:after="0"/>
              <w:ind w:left="0" w:right="63" w:hanging="0"/>
              <w:rPr/>
            </w:pPr>
            <w:r>
              <w:rPr>
                <w:sz w:val="19"/>
                <w:lang w:val="zh-Hans"/>
              </w:rPr>
              <w:t xml:space="preserve">AXI4-Stream </w:t>
            </w:r>
            <w:r>
              <w:rPr>
                <w:sz w:val="19"/>
                <w:lang w:val="zh-Hans"/>
              </w:rPr>
              <w:t>这在</w:t>
            </w:r>
            <w:r>
              <w:rPr>
                <w:sz w:val="19"/>
                <w:lang w:val="zh-Hans"/>
              </w:rPr>
              <w:t>s_axis_s2mm_</w:t>
            </w:r>
            <w:r>
              <w:rPr>
                <w:sz w:val="19"/>
                <w:lang w:val="zh-Hans"/>
              </w:rPr>
              <w:t>接口上作为一个连续的包</w:t>
            </w:r>
            <w:r>
              <w:rPr>
                <w:sz w:val="19"/>
                <w:lang w:val="zh-Hans"/>
              </w:rPr>
              <w:t xml:space="preserve">t </w:t>
            </w:r>
            <w:r>
              <w:rPr>
                <w:sz w:val="19"/>
                <w:lang w:val="zh-Hans"/>
              </w:rPr>
              <w:t xml:space="preserve">接收，并在传输的最后一个数据节拍时以 </w:t>
            </w:r>
            <w:r>
              <w:rPr>
                <w:sz w:val="19"/>
                <w:lang w:val="zh-Hans"/>
              </w:rPr>
              <w:t xml:space="preserve">TLAST </w:t>
            </w:r>
            <w:r>
              <w:rPr>
                <w:sz w:val="19"/>
                <w:lang w:val="zh-Hans"/>
              </w:rPr>
              <w:t>的单个断言终止。</w:t>
            </w:r>
          </w:p>
        </w:tc>
      </w:tr>
      <w:tr>
        <w:trPr>
          <w:trHeight w:val="35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18</w:t>
            </w:r>
            <w:r>
              <w:rPr>
                <w:sz w:val="19"/>
                <w:lang w:val="zh-Hans"/>
              </w:rPr>
              <w:t>：</w:t>
            </w:r>
            <w:r>
              <w:rPr>
                <w:sz w:val="19"/>
                <w:lang w:val="zh-Hans"/>
              </w:rPr>
              <w:t xml:space="preserve">16 – </w:t>
            </w:r>
            <w:r>
              <w:rPr>
                <w:sz w:val="19"/>
                <w:lang w:val="zh-Hans"/>
              </w:rPr>
              <w:t>保留</w:t>
            </w:r>
          </w:p>
        </w:tc>
      </w:tr>
      <w:tr>
        <w:trPr>
          <w:trHeight w:val="1039" w:hRule="atLeast"/>
        </w:trPr>
        <w:tc>
          <w:tcPr>
            <w:tcW w:w="1757"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57" w:hanging="0"/>
              <w:rPr/>
            </w:pPr>
            <w:r>
              <w:rPr>
                <w:sz w:val="19"/>
                <w:lang w:val="zh-Hans"/>
              </w:rPr>
              <w:t xml:space="preserve">位 </w:t>
            </w:r>
            <w:r>
              <w:rPr>
                <w:sz w:val="19"/>
                <w:lang w:val="zh-Hans"/>
              </w:rPr>
              <w:t>31</w:t>
            </w:r>
            <w:r>
              <w:rPr>
                <w:sz w:val="19"/>
                <w:lang w:val="zh-Hans"/>
              </w:rPr>
              <w:t>：</w:t>
            </w:r>
            <w:r>
              <w:rPr>
                <w:sz w:val="19"/>
                <w:lang w:val="zh-Hans"/>
              </w:rPr>
              <w:t xml:space="preserve">19 – </w:t>
            </w:r>
            <w:r>
              <w:rPr>
                <w:sz w:val="19"/>
                <w:lang w:val="zh-Hans"/>
              </w:rPr>
              <w:t xml:space="preserve">步幅访问的“水平线”数量。可以表示二维视频数据或二维矩阵的大小。每个数据包应接收每个 </w:t>
            </w:r>
            <w:r>
              <w:rPr>
                <w:sz w:val="19"/>
                <w:lang w:val="zh-Hans"/>
              </w:rPr>
              <w:t xml:space="preserve">HSIZE </w:t>
            </w:r>
            <w:r>
              <w:rPr>
                <w:sz w:val="19"/>
                <w:lang w:val="zh-Hans"/>
              </w:rPr>
              <w:t xml:space="preserve">字节长的 </w:t>
            </w:r>
            <w:r>
              <w:rPr>
                <w:sz w:val="19"/>
                <w:lang w:val="zh-Hans"/>
              </w:rPr>
              <w:t xml:space="preserve">VSIZE </w:t>
            </w:r>
            <w:r>
              <w:rPr>
                <w:sz w:val="19"/>
                <w:lang w:val="zh-Hans"/>
              </w:rPr>
              <w:t xml:space="preserve">传输数。 </w:t>
            </w:r>
          </w:p>
        </w:tc>
      </w:tr>
    </w:tbl>
    <w:p>
      <w:pPr>
        <w:pStyle w:val="Normal"/>
        <w:spacing w:lineRule="auto" w:line="264" w:before="0" w:after="3"/>
        <w:ind w:left="1263" w:right="0" w:hanging="10"/>
        <w:rPr/>
      </w:pPr>
      <w:r>
        <w:rPr>
          <w:b/>
          <w:lang w:val="zh-Hans"/>
        </w:rPr>
        <w:t xml:space="preserve">RX </w:t>
      </w:r>
      <w:r>
        <w:rPr>
          <w:b/>
          <w:lang w:val="zh-Hans"/>
        </w:rPr>
        <w:t xml:space="preserve">描述符字段 </w:t>
      </w:r>
      <w:r>
        <w:rPr>
          <w:b/>
          <w:i/>
          <w:lang w:val="zh-Hans"/>
        </w:rPr>
        <w:t>（续）</w:t>
      </w:r>
    </w:p>
    <w:tbl>
      <w:tblPr>
        <w:tblStyle w:val="TableGrid"/>
        <w:tblW w:w="9293" w:type="dxa"/>
        <w:jc w:val="left"/>
        <w:tblInd w:w="0" w:type="dxa"/>
        <w:tblCellMar>
          <w:top w:w="82" w:type="dxa"/>
          <w:left w:w="90" w:type="dxa"/>
          <w:bottom w:w="75" w:type="dxa"/>
          <w:right w:w="80" w:type="dxa"/>
        </w:tblCellMar>
        <w:tblLook w:val="04a0" w:noHBand="0" w:noVBand="1" w:firstColumn="1" w:lastRow="0" w:lastColumn="0" w:firstRow="1"/>
      </w:tblPr>
      <w:tblGrid>
        <w:gridCol w:w="1757"/>
        <w:gridCol w:w="1949"/>
        <w:gridCol w:w="5587"/>
      </w:tblGrid>
      <w:tr>
        <w:trPr>
          <w:trHeight w:val="640" w:hRule="atLeast"/>
        </w:trPr>
        <w:tc>
          <w:tcPr>
            <w:tcW w:w="175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地址空间偏移量</w:t>
            </w:r>
          </w:p>
        </w:tc>
        <w:tc>
          <w:tcPr>
            <w:tcW w:w="194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名字</w:t>
            </w:r>
          </w:p>
        </w:tc>
        <w:tc>
          <w:tcPr>
            <w:tcW w:w="558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351" w:hRule="atLeast"/>
        </w:trPr>
        <w:tc>
          <w:tcPr>
            <w:tcW w:w="1757"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r>
              <w:rPr>
                <w:sz w:val="19"/>
                <w:lang w:val="zh-Hans"/>
              </w:rPr>
              <w:t>18</w:t>
            </w:r>
            <w:del w:id="249" w:author="未知作者" w:date="2023-05-06T11:11:56Z">
              <w:r>
                <w:rPr>
                  <w:sz w:val="19"/>
                  <w:lang w:val="zh-Hans"/>
                </w:rPr>
                <w:delText>小时</w:delText>
              </w:r>
            </w:del>
            <w:ins w:id="250" w:author="未知作者" w:date="2023-05-06T11:11:56Z">
              <w:r>
                <w:rPr>
                  <w:rFonts w:eastAsia="Segoe UI" w:cs="Segoe UI"/>
                  <w:color w:val="000000"/>
                  <w:kern w:val="2"/>
                  <w:sz w:val="19"/>
                  <w:szCs w:val="22"/>
                  <w:lang w:val="zh-Hans" w:eastAsia="zh-CN" w:bidi="ar-SA"/>
                </w:rPr>
                <w:t>h</w:t>
              </w:r>
            </w:ins>
          </w:p>
        </w:tc>
        <w:tc>
          <w:tcPr>
            <w:tcW w:w="1949" w:type="dxa"/>
            <w:tcBorders>
              <w:top w:val="single" w:sz="12" w:space="0" w:color="B20838"/>
              <w:left w:val="single" w:sz="2" w:space="0" w:color="000000"/>
              <w:bottom w:val="single" w:sz="4" w:space="0" w:color="000000"/>
              <w:right w:val="single" w:sz="2" w:space="0" w:color="000000"/>
            </w:tcBorders>
            <w:vAlign w:val="center"/>
          </w:tcPr>
          <w:p>
            <w:pPr>
              <w:pStyle w:val="Normal"/>
              <w:spacing w:lineRule="auto" w:line="259" w:before="0" w:after="0"/>
              <w:ind w:left="0" w:right="0" w:hanging="0"/>
              <w:jc w:val="left"/>
              <w:rPr/>
            </w:pPr>
            <w:del w:id="251" w:author="未知作者" w:date="2023-05-06T15:08:32Z">
              <w:r>
                <w:rPr>
                  <w:sz w:val="19"/>
                  <w:lang w:val="zh-Hans"/>
                </w:rPr>
                <w:delText>海泽</w:delText>
              </w:r>
            </w:del>
            <w:ins w:id="252" w:author="未知作者" w:date="2023-05-06T15:08:32Z">
              <w:r>
                <w:rPr>
                  <w:sz w:val="19"/>
                  <w:lang w:val="zh-Hans"/>
                </w:rPr>
                <w:t>HSIZE</w:t>
              </w:r>
            </w:ins>
          </w:p>
        </w:tc>
        <w:tc>
          <w:tcPr>
            <w:tcW w:w="5587" w:type="dxa"/>
            <w:tcBorders>
              <w:top w:val="single" w:sz="12" w:space="0" w:color="B20838"/>
              <w:left w:val="single" w:sz="2" w:space="0" w:color="000000"/>
              <w:bottom w:val="single" w:sz="2" w:space="0" w:color="000000"/>
              <w:right w:val="single" w:sz="2" w:space="0" w:color="000000"/>
            </w:tcBorders>
          </w:tcPr>
          <w:p>
            <w:pPr>
              <w:pStyle w:val="Normal"/>
              <w:spacing w:lineRule="auto" w:line="218" w:before="0" w:after="81"/>
              <w:ind w:left="0" w:right="58" w:hanging="0"/>
              <w:rPr/>
            </w:pPr>
            <w:r>
              <w:rPr>
                <w:sz w:val="19"/>
                <w:lang w:val="zh-Hans"/>
              </w:rPr>
              <w:t xml:space="preserve">位 </w:t>
            </w:r>
            <w:r>
              <w:rPr>
                <w:sz w:val="19"/>
                <w:lang w:val="zh-Hans"/>
              </w:rPr>
              <w:t>15</w:t>
            </w:r>
            <w:r>
              <w:rPr>
                <w:sz w:val="19"/>
                <w:lang w:val="zh-Hans"/>
              </w:rPr>
              <w:t>：</w:t>
            </w:r>
            <w:r>
              <w:rPr>
                <w:sz w:val="19"/>
                <w:lang w:val="zh-Hans"/>
              </w:rPr>
              <w:t xml:space="preserve">0 – </w:t>
            </w:r>
            <w:r>
              <w:rPr>
                <w:sz w:val="19"/>
                <w:lang w:val="zh-Hans"/>
              </w:rPr>
              <w:t>从连续连续字节地址在每条“水平线”中传输的字节数。当矩阵按行主顺序存储时，可以表示视频行的一部分或矩阵行的一部分。</w:t>
            </w:r>
          </w:p>
          <w:p>
            <w:pPr>
              <w:pStyle w:val="Normal"/>
              <w:spacing w:lineRule="auto" w:line="259" w:before="0" w:after="0"/>
              <w:ind w:left="0" w:right="0" w:hanging="0"/>
              <w:jc w:val="left"/>
              <w:rPr/>
            </w:pPr>
            <w:r>
              <w:rPr>
                <w:sz w:val="19"/>
                <w:lang w:val="zh-Hans"/>
              </w:rPr>
              <w:t xml:space="preserve">位 </w:t>
            </w:r>
            <w:r>
              <w:rPr>
                <w:sz w:val="19"/>
                <w:lang w:val="zh-Hans"/>
              </w:rPr>
              <w:t>31</w:t>
            </w:r>
            <w:r>
              <w:rPr>
                <w:sz w:val="19"/>
                <w:lang w:val="zh-Hans"/>
              </w:rPr>
              <w:t>：</w:t>
            </w:r>
            <w:r>
              <w:rPr>
                <w:sz w:val="19"/>
                <w:lang w:val="zh-Hans"/>
              </w:rPr>
              <w:t xml:space="preserve">16 – </w:t>
            </w:r>
            <w:r>
              <w:rPr>
                <w:sz w:val="19"/>
                <w:lang w:val="zh-Hans"/>
              </w:rPr>
              <w:t>保留</w:t>
            </w:r>
          </w:p>
        </w:tc>
      </w:tr>
      <w:tr>
        <w:trPr>
          <w:trHeight w:val="1429" w:hRule="atLeast"/>
        </w:trPr>
        <w:tc>
          <w:tcPr>
            <w:tcW w:w="1757" w:type="dxa"/>
            <w:vMerge w:val="restart"/>
            <w:tcBorders>
              <w:top w:val="single" w:sz="4" w:space="0" w:color="000000"/>
              <w:left w:val="single" w:sz="2" w:space="0" w:color="000000"/>
              <w:bottom w:val="single" w:sz="4" w:space="0" w:color="000000"/>
              <w:right w:val="single" w:sz="2" w:space="0" w:color="000000"/>
            </w:tcBorders>
            <w:vAlign w:val="bottom"/>
          </w:tcPr>
          <w:p>
            <w:pPr>
              <w:pStyle w:val="Normal"/>
              <w:spacing w:lineRule="auto" w:line="259" w:before="0" w:after="0"/>
              <w:ind w:left="0" w:right="0" w:hanging="0"/>
              <w:jc w:val="left"/>
              <w:rPr/>
            </w:pPr>
            <w:r>
              <w:rPr>
                <w:sz w:val="19"/>
                <w:lang w:val="zh-Hans"/>
              </w:rPr>
              <w:t>1</w:t>
            </w:r>
            <w:del w:id="253" w:author="未知作者" w:date="2023-05-06T15:08:37Z">
              <w:r>
                <w:rPr>
                  <w:sz w:val="19"/>
                  <w:lang w:val="zh-Hans"/>
                </w:rPr>
                <w:delText>通道</w:delText>
              </w:r>
            </w:del>
            <w:ins w:id="254" w:author="未知作者" w:date="2023-05-06T15:08:37Z">
              <w:r>
                <w:rPr>
                  <w:rFonts w:eastAsia="Segoe UI" w:cs="Segoe UI"/>
                  <w:color w:val="000000"/>
                  <w:kern w:val="2"/>
                  <w:sz w:val="19"/>
                  <w:szCs w:val="22"/>
                  <w:lang w:val="zh-Hans" w:eastAsia="zh-CN" w:bidi="ar-SA"/>
                </w:rPr>
                <w:t>Ch</w:t>
              </w:r>
            </w:ins>
          </w:p>
        </w:tc>
        <w:tc>
          <w:tcPr>
            <w:tcW w:w="1949" w:type="dxa"/>
            <w:vMerge w:val="restart"/>
            <w:tcBorders>
              <w:top w:val="single" w:sz="4" w:space="0" w:color="000000"/>
              <w:left w:val="single" w:sz="2" w:space="0" w:color="000000"/>
              <w:bottom w:val="single" w:sz="4" w:space="0" w:color="000000"/>
              <w:right w:val="single" w:sz="2" w:space="0" w:color="000000"/>
            </w:tcBorders>
            <w:vAlign w:val="bottom"/>
          </w:tcPr>
          <w:p>
            <w:pPr>
              <w:pStyle w:val="Normal"/>
              <w:spacing w:lineRule="auto" w:line="259" w:before="0" w:after="0"/>
              <w:ind w:left="0" w:right="0" w:hanging="0"/>
              <w:jc w:val="left"/>
              <w:rPr/>
            </w:pPr>
            <w:r>
              <w:rPr>
                <w:sz w:val="19"/>
                <w:lang w:val="zh-Hans"/>
              </w:rPr>
              <w:t>MC_STS</w:t>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7"/>
              <w:ind w:left="0" w:right="0" w:hanging="0"/>
              <w:jc w:val="left"/>
              <w:rPr/>
            </w:pPr>
            <w:r>
              <w:rPr>
                <w:sz w:val="19"/>
                <w:lang w:val="zh-Hans"/>
              </w:rPr>
              <w:t xml:space="preserve">多通道状态位。 </w:t>
            </w:r>
          </w:p>
          <w:p>
            <w:pPr>
              <w:pStyle w:val="Normal"/>
              <w:spacing w:lineRule="auto" w:line="216" w:before="0" w:after="82"/>
              <w:ind w:left="0" w:right="0" w:firstLine="6"/>
              <w:jc w:val="left"/>
              <w:rPr/>
            </w:pPr>
            <w:r>
              <w:rPr>
                <w:sz w:val="19"/>
                <w:lang w:val="zh-Hans"/>
              </w:rPr>
              <w:t xml:space="preserve">位 </w:t>
            </w:r>
            <w:r>
              <w:rPr>
                <w:sz w:val="19"/>
                <w:lang w:val="zh-Hans"/>
              </w:rPr>
              <w:t>4</w:t>
            </w:r>
            <w:r>
              <w:rPr>
                <w:sz w:val="19"/>
                <w:lang w:val="zh-Hans"/>
              </w:rPr>
              <w:t>：</w:t>
            </w:r>
            <w:r>
              <w:rPr>
                <w:sz w:val="19"/>
                <w:lang w:val="zh-Hans"/>
              </w:rPr>
              <w:t xml:space="preserve">0 – TDEST </w:t>
            </w:r>
            <w:r>
              <w:rPr>
                <w:sz w:val="19"/>
                <w:lang w:val="zh-Hans"/>
              </w:rPr>
              <w:t>为数据流提供路由信息。</w:t>
            </w:r>
            <w:r>
              <w:rPr>
                <w:sz w:val="19"/>
                <w:lang w:val="zh-Hans"/>
              </w:rPr>
              <w:t xml:space="preserve">TDEST </w:t>
            </w:r>
            <w:r>
              <w:rPr>
                <w:sz w:val="19"/>
                <w:lang w:val="zh-Hans"/>
              </w:rPr>
              <w:t>值对于整个数据包是静态的。</w:t>
            </w:r>
          </w:p>
          <w:p>
            <w:pPr>
              <w:pStyle w:val="Normal"/>
              <w:spacing w:lineRule="auto" w:line="259" w:before="0" w:after="0"/>
              <w:ind w:left="0" w:right="0" w:hanging="0"/>
              <w:jc w:val="left"/>
              <w:rPr/>
            </w:pPr>
            <w:r>
              <w:rPr>
                <w:sz w:val="19"/>
                <w:lang w:val="zh-Hans"/>
              </w:rPr>
              <w:t xml:space="preserve">TDEST </w:t>
            </w:r>
            <w:r>
              <w:rPr>
                <w:sz w:val="19"/>
                <w:lang w:val="zh-Hans"/>
              </w:rPr>
              <w:t>值从传入流捕获并在此字段中更新。</w:t>
            </w:r>
          </w:p>
        </w:tc>
      </w:tr>
      <w:tr>
        <w:trPr>
          <w:trHeight w:val="35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7</w:t>
            </w:r>
            <w:r>
              <w:rPr>
                <w:sz w:val="19"/>
                <w:lang w:val="zh-Hans"/>
              </w:rPr>
              <w:t>：</w:t>
            </w:r>
            <w:r>
              <w:rPr>
                <w:sz w:val="19"/>
                <w:lang w:val="zh-Hans"/>
              </w:rPr>
              <w:t xml:space="preserve">5 – </w:t>
            </w:r>
            <w:r>
              <w:rPr>
                <w:sz w:val="19"/>
                <w:lang w:val="zh-Hans"/>
              </w:rPr>
              <w:t>保留</w:t>
            </w:r>
          </w:p>
        </w:tc>
      </w:tr>
      <w:tr>
        <w:trPr>
          <w:trHeight w:val="81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12</w:t>
            </w:r>
            <w:r>
              <w:rPr>
                <w:sz w:val="19"/>
                <w:lang w:val="zh-Hans"/>
              </w:rPr>
              <w:t>：</w:t>
            </w:r>
            <w:r>
              <w:rPr>
                <w:sz w:val="19"/>
                <w:lang w:val="zh-Hans"/>
              </w:rPr>
              <w:t xml:space="preserve">8 – TID </w:t>
            </w:r>
            <w:r>
              <w:rPr>
                <w:sz w:val="19"/>
                <w:lang w:val="zh-Hans"/>
              </w:rPr>
              <w:t>提供流标识符。</w:t>
            </w:r>
            <w:r>
              <w:rPr>
                <w:sz w:val="19"/>
                <w:lang w:val="zh-Hans"/>
              </w:rPr>
              <w:t xml:space="preserve">TID </w:t>
            </w:r>
            <w:r>
              <w:rPr>
                <w:sz w:val="19"/>
                <w:lang w:val="zh-Hans"/>
              </w:rPr>
              <w:t>值对于整个数据包是静态的。</w:t>
            </w:r>
            <w:r>
              <w:rPr>
                <w:sz w:val="19"/>
                <w:lang w:val="zh-Hans"/>
              </w:rPr>
              <w:t xml:space="preserve">TID </w:t>
            </w:r>
            <w:r>
              <w:rPr>
                <w:sz w:val="19"/>
                <w:lang w:val="zh-Hans"/>
              </w:rPr>
              <w:t>值从传入流中捕获并在此字段中更新。</w:t>
            </w:r>
          </w:p>
        </w:tc>
      </w:tr>
      <w:tr>
        <w:trPr>
          <w:trHeight w:val="35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15</w:t>
            </w:r>
            <w:r>
              <w:rPr>
                <w:sz w:val="19"/>
                <w:lang w:val="zh-Hans"/>
              </w:rPr>
              <w:t>：</w:t>
            </w:r>
            <w:r>
              <w:rPr>
                <w:sz w:val="19"/>
                <w:lang w:val="zh-Hans"/>
              </w:rPr>
              <w:t xml:space="preserve">13 – </w:t>
            </w:r>
            <w:r>
              <w:rPr>
                <w:sz w:val="19"/>
                <w:lang w:val="zh-Hans"/>
              </w:rPr>
              <w:t>保留</w:t>
            </w:r>
          </w:p>
        </w:tc>
      </w:tr>
      <w:tr>
        <w:trPr>
          <w:trHeight w:val="1039"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68" w:hanging="0"/>
              <w:rPr/>
            </w:pPr>
            <w:r>
              <w:rPr>
                <w:sz w:val="19"/>
                <w:lang w:val="zh-Hans"/>
              </w:rPr>
              <w:t xml:space="preserve">位 </w:t>
            </w:r>
            <w:r>
              <w:rPr>
                <w:sz w:val="19"/>
                <w:lang w:val="zh-Hans"/>
              </w:rPr>
              <w:t>19</w:t>
            </w:r>
            <w:r>
              <w:rPr>
                <w:sz w:val="19"/>
                <w:lang w:val="zh-Hans"/>
              </w:rPr>
              <w:t>：</w:t>
            </w:r>
            <w:r>
              <w:rPr>
                <w:sz w:val="19"/>
                <w:lang w:val="zh-Hans"/>
              </w:rPr>
              <w:t xml:space="preserve">16 – TUSER – </w:t>
            </w:r>
            <w:r>
              <w:rPr>
                <w:sz w:val="19"/>
                <w:lang w:val="zh-Hans"/>
              </w:rPr>
              <w:t>用于用户定义信息的边带信号。</w:t>
            </w:r>
            <w:r>
              <w:rPr>
                <w:sz w:val="19"/>
                <w:lang w:val="zh-Hans"/>
              </w:rPr>
              <w:t xml:space="preserve">TUSER </w:t>
            </w:r>
            <w:r>
              <w:rPr>
                <w:sz w:val="19"/>
                <w:lang w:val="zh-Hans"/>
              </w:rPr>
              <w:t>值对于整个数据包是静态的。</w:t>
            </w:r>
            <w:r>
              <w:rPr>
                <w:sz w:val="19"/>
                <w:lang w:val="zh-Hans"/>
              </w:rPr>
              <w:t xml:space="preserve">TUSER </w:t>
            </w:r>
            <w:r>
              <w:rPr>
                <w:sz w:val="19"/>
                <w:lang w:val="zh-Hans"/>
              </w:rPr>
              <w:t xml:space="preserve">值从传入流中捕获并在此字段中更新。 </w:t>
            </w:r>
          </w:p>
        </w:tc>
      </w:tr>
      <w:tr>
        <w:trPr>
          <w:trHeight w:val="35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25</w:t>
            </w:r>
            <w:r>
              <w:rPr>
                <w:sz w:val="19"/>
                <w:lang w:val="zh-Hans"/>
              </w:rPr>
              <w:t>：</w:t>
            </w:r>
            <w:r>
              <w:rPr>
                <w:sz w:val="19"/>
                <w:lang w:val="zh-Hans"/>
              </w:rPr>
              <w:t xml:space="preserve">20 – </w:t>
            </w:r>
            <w:r>
              <w:rPr>
                <w:sz w:val="19"/>
                <w:lang w:val="zh-Hans"/>
              </w:rPr>
              <w:t>保留</w:t>
            </w:r>
          </w:p>
        </w:tc>
      </w:tr>
      <w:tr>
        <w:trPr>
          <w:trHeight w:val="35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位 </w:t>
            </w:r>
            <w:r>
              <w:rPr>
                <w:sz w:val="19"/>
                <w:lang w:val="zh-Hans"/>
              </w:rPr>
              <w:t>25</w:t>
            </w:r>
            <w:r>
              <w:rPr>
                <w:sz w:val="19"/>
                <w:lang w:val="zh-Hans"/>
              </w:rPr>
              <w:t>：</w:t>
            </w:r>
            <w:r>
              <w:rPr>
                <w:sz w:val="19"/>
                <w:lang w:val="zh-Hans"/>
              </w:rPr>
              <w:t xml:space="preserve">24 – </w:t>
            </w:r>
            <w:r>
              <w:rPr>
                <w:sz w:val="19"/>
                <w:lang w:val="zh-Hans"/>
              </w:rPr>
              <w:t>保留</w:t>
            </w:r>
          </w:p>
        </w:tc>
      </w:tr>
      <w:tr>
        <w:trPr>
          <w:trHeight w:val="1429"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80"/>
              <w:ind w:left="0" w:right="0" w:hanging="0"/>
              <w:jc w:val="left"/>
              <w:rPr/>
            </w:pPr>
            <w:r>
              <w:rPr>
                <w:sz w:val="19"/>
                <w:lang w:val="zh-Hans"/>
              </w:rPr>
              <w:t xml:space="preserve">位 </w:t>
            </w:r>
            <w:r>
              <w:rPr>
                <w:sz w:val="19"/>
                <w:lang w:val="zh-Hans"/>
              </w:rPr>
              <w:t xml:space="preserve">26 – RXEOP – </w:t>
            </w:r>
            <w:r>
              <w:rPr>
                <w:sz w:val="19"/>
                <w:lang w:val="zh-Hans"/>
              </w:rPr>
              <w:t xml:space="preserve">数据包结束标志。它指示与此描述符关联的缓冲区包含数据包的最后一部分。此标志由 </w:t>
            </w:r>
            <w:r>
              <w:rPr>
                <w:sz w:val="19"/>
                <w:lang w:val="zh-Hans"/>
              </w:rPr>
              <w:t xml:space="preserve">AXI DMA </w:t>
            </w:r>
            <w:r>
              <w:rPr>
                <w:sz w:val="19"/>
                <w:lang w:val="zh-Hans"/>
              </w:rPr>
              <w:t>设置。</w:t>
            </w:r>
          </w:p>
          <w:p>
            <w:pPr>
              <w:pStyle w:val="Normal"/>
              <w:numPr>
                <w:ilvl w:val="0"/>
                <w:numId w:val="77"/>
              </w:numPr>
              <w:spacing w:lineRule="auto" w:line="259" w:before="0" w:after="37"/>
              <w:ind w:left="200" w:right="0" w:hanging="200"/>
              <w:jc w:val="left"/>
              <w:rPr/>
            </w:pPr>
            <w:r>
              <w:rPr>
                <w:sz w:val="19"/>
                <w:lang w:val="zh-Hans"/>
              </w:rPr>
              <w:t xml:space="preserve">0 – </w:t>
            </w:r>
            <w:r>
              <w:rPr>
                <w:sz w:val="19"/>
                <w:lang w:val="zh-Hans"/>
              </w:rPr>
              <w:t>不是数据包结束</w:t>
            </w:r>
          </w:p>
          <w:p>
            <w:pPr>
              <w:pStyle w:val="Normal"/>
              <w:numPr>
                <w:ilvl w:val="0"/>
                <w:numId w:val="77"/>
              </w:numPr>
              <w:spacing w:lineRule="auto" w:line="259" w:before="0" w:after="0"/>
              <w:ind w:left="200" w:right="0" w:hanging="200"/>
              <w:jc w:val="left"/>
              <w:rPr/>
            </w:pPr>
            <w:r>
              <w:rPr>
                <w:sz w:val="19"/>
                <w:lang w:val="zh-Hans"/>
              </w:rPr>
              <w:t xml:space="preserve">1 – </w:t>
            </w:r>
            <w:r>
              <w:rPr>
                <w:sz w:val="19"/>
                <w:lang w:val="zh-Hans"/>
              </w:rPr>
              <w:t>数据包结束</w:t>
            </w:r>
          </w:p>
        </w:tc>
      </w:tr>
      <w:tr>
        <w:trPr>
          <w:trHeight w:val="143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0" w:firstLine="6"/>
              <w:jc w:val="left"/>
              <w:rPr/>
            </w:pPr>
            <w:r>
              <w:rPr>
                <w:sz w:val="19"/>
                <w:lang w:val="zh-Hans"/>
              </w:rPr>
              <w:t xml:space="preserve">位 </w:t>
            </w:r>
            <w:r>
              <w:rPr>
                <w:sz w:val="19"/>
                <w:lang w:val="zh-Hans"/>
              </w:rPr>
              <w:t xml:space="preserve">27 – RXSOP – </w:t>
            </w:r>
            <w:r>
              <w:rPr>
                <w:sz w:val="19"/>
                <w:lang w:val="zh-Hans"/>
              </w:rPr>
              <w:t xml:space="preserve">数据包标志的开始。它指示与此描述符关联的缓冲区包含数据包的开头。此标志由 </w:t>
            </w:r>
            <w:r>
              <w:rPr>
                <w:sz w:val="19"/>
                <w:lang w:val="zh-Hans"/>
              </w:rPr>
              <w:t xml:space="preserve">AXI DMA </w:t>
            </w:r>
            <w:r>
              <w:rPr>
                <w:sz w:val="19"/>
                <w:lang w:val="zh-Hans"/>
              </w:rPr>
              <w:t>设置。</w:t>
            </w:r>
          </w:p>
          <w:p>
            <w:pPr>
              <w:pStyle w:val="Normal"/>
              <w:numPr>
                <w:ilvl w:val="0"/>
                <w:numId w:val="78"/>
              </w:numPr>
              <w:spacing w:lineRule="auto" w:line="259" w:before="0" w:after="36"/>
              <w:ind w:left="200" w:right="0" w:hanging="200"/>
              <w:jc w:val="left"/>
              <w:rPr/>
            </w:pPr>
            <w:r>
              <w:rPr>
                <w:sz w:val="19"/>
                <w:lang w:val="zh-Hans"/>
              </w:rPr>
              <w:t xml:space="preserve">0 – </w:t>
            </w:r>
            <w:r>
              <w:rPr>
                <w:sz w:val="19"/>
                <w:lang w:val="zh-Hans"/>
              </w:rPr>
              <w:t>不是数据包的开始</w:t>
            </w:r>
          </w:p>
          <w:p>
            <w:pPr>
              <w:pStyle w:val="Normal"/>
              <w:numPr>
                <w:ilvl w:val="0"/>
                <w:numId w:val="78"/>
              </w:numPr>
              <w:spacing w:lineRule="auto" w:line="259" w:before="0" w:after="0"/>
              <w:ind w:left="200" w:right="0" w:hanging="200"/>
              <w:jc w:val="left"/>
              <w:rPr/>
            </w:pPr>
            <w:r>
              <w:rPr>
                <w:sz w:val="19"/>
                <w:lang w:val="zh-Hans"/>
              </w:rPr>
              <w:t xml:space="preserve">1 – </w:t>
            </w:r>
            <w:r>
              <w:rPr>
                <w:sz w:val="19"/>
                <w:lang w:val="zh-Hans"/>
              </w:rPr>
              <w:t xml:space="preserve">数据包开始 </w:t>
            </w:r>
          </w:p>
        </w:tc>
      </w:tr>
      <w:tr>
        <w:trPr>
          <w:trHeight w:val="1200" w:hRule="atLeast"/>
        </w:trPr>
        <w:tc>
          <w:tcPr>
            <w:tcW w:w="1757"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0" w:hanging="0"/>
              <w:jc w:val="left"/>
              <w:rPr/>
            </w:pPr>
            <w:r>
              <w:rPr>
                <w:sz w:val="19"/>
                <w:lang w:val="zh-Hans"/>
              </w:rPr>
              <w:t xml:space="preserve">位 </w:t>
            </w:r>
            <w:r>
              <w:rPr>
                <w:sz w:val="19"/>
                <w:lang w:val="zh-Hans"/>
              </w:rPr>
              <w:t xml:space="preserve">28 – IE – DMA </w:t>
            </w:r>
            <w:r>
              <w:rPr>
                <w:sz w:val="19"/>
                <w:lang w:val="zh-Hans"/>
              </w:rPr>
              <w:t>由于运行不足或超限而导致的内部错误。</w:t>
            </w:r>
          </w:p>
          <w:p>
            <w:pPr>
              <w:pStyle w:val="Normal"/>
              <w:numPr>
                <w:ilvl w:val="0"/>
                <w:numId w:val="79"/>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内部错误</w:t>
            </w:r>
          </w:p>
          <w:p>
            <w:pPr>
              <w:pStyle w:val="Normal"/>
              <w:numPr>
                <w:ilvl w:val="0"/>
                <w:numId w:val="79"/>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内部错误。</w:t>
            </w:r>
            <w:r>
              <w:rPr>
                <w:sz w:val="19"/>
                <w:lang w:val="zh-Hans"/>
              </w:rPr>
              <w:t xml:space="preserve">DMA </w:t>
            </w:r>
            <w:r>
              <w:rPr>
                <w:sz w:val="19"/>
                <w:lang w:val="zh-Hans"/>
              </w:rPr>
              <w:t>引擎停止。</w:t>
            </w:r>
          </w:p>
        </w:tc>
      </w:tr>
      <w:tr>
        <w:trPr>
          <w:trHeight w:val="1200" w:hRule="atLeast"/>
        </w:trPr>
        <w:tc>
          <w:tcPr>
            <w:tcW w:w="1757"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bottom w:val="single" w:sz="4"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0" w:hanging="0"/>
              <w:jc w:val="left"/>
              <w:rPr/>
            </w:pPr>
            <w:r>
              <w:rPr>
                <w:sz w:val="19"/>
                <w:lang w:val="zh-Hans"/>
              </w:rPr>
              <w:t xml:space="preserve">位 </w:t>
            </w:r>
            <w:r>
              <w:rPr>
                <w:sz w:val="19"/>
                <w:lang w:val="zh-Hans"/>
              </w:rPr>
              <w:t xml:space="preserve">29 – SE – DMA </w:t>
            </w:r>
            <w:r>
              <w:rPr>
                <w:sz w:val="19"/>
                <w:lang w:val="zh-Hans"/>
              </w:rPr>
              <w:t>从站错误。如果从属从存储器映射接口读取发出从属错误，则会发生此错误。</w:t>
            </w:r>
          </w:p>
          <w:p>
            <w:pPr>
              <w:pStyle w:val="Normal"/>
              <w:numPr>
                <w:ilvl w:val="0"/>
                <w:numId w:val="80"/>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从站错误</w:t>
            </w:r>
          </w:p>
          <w:p>
            <w:pPr>
              <w:pStyle w:val="Normal"/>
              <w:numPr>
                <w:ilvl w:val="0"/>
                <w:numId w:val="80"/>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从站错误。</w:t>
            </w:r>
            <w:r>
              <w:rPr>
                <w:sz w:val="19"/>
                <w:lang w:val="zh-Hans"/>
              </w:rPr>
              <w:t xml:space="preserve">DMA </w:t>
            </w:r>
            <w:r>
              <w:rPr>
                <w:sz w:val="19"/>
                <w:lang w:val="zh-Hans"/>
              </w:rPr>
              <w:t>引擎停止。</w:t>
            </w:r>
          </w:p>
        </w:tc>
      </w:tr>
    </w:tbl>
    <w:p>
      <w:pPr>
        <w:pStyle w:val="Normal"/>
        <w:spacing w:lineRule="auto" w:line="264" w:before="0" w:after="3"/>
        <w:ind w:left="1263" w:right="0" w:hanging="10"/>
        <w:rPr/>
      </w:pPr>
      <w:r>
        <w:rPr>
          <w:b/>
          <w:lang w:val="zh-Hans"/>
        </w:rPr>
        <w:t xml:space="preserve">RX </w:t>
      </w:r>
      <w:r>
        <w:rPr>
          <w:b/>
          <w:lang w:val="zh-Hans"/>
        </w:rPr>
        <w:t xml:space="preserve">描述符字段 </w:t>
      </w:r>
      <w:r>
        <w:rPr>
          <w:b/>
          <w:i/>
          <w:lang w:val="zh-Hans"/>
        </w:rPr>
        <w:t>（续）</w:t>
      </w:r>
    </w:p>
    <w:tbl>
      <w:tblPr>
        <w:tblStyle w:val="TableGrid"/>
        <w:tblW w:w="9293" w:type="dxa"/>
        <w:jc w:val="left"/>
        <w:tblInd w:w="0" w:type="dxa"/>
        <w:tblCellMar>
          <w:top w:w="82" w:type="dxa"/>
          <w:left w:w="90" w:type="dxa"/>
          <w:bottom w:w="0" w:type="dxa"/>
          <w:right w:w="89" w:type="dxa"/>
        </w:tblCellMar>
        <w:tblLook w:val="04a0" w:noHBand="0" w:noVBand="1" w:firstColumn="1" w:lastRow="0" w:lastColumn="0" w:firstRow="1"/>
      </w:tblPr>
      <w:tblGrid>
        <w:gridCol w:w="1757"/>
        <w:gridCol w:w="1949"/>
        <w:gridCol w:w="5587"/>
      </w:tblGrid>
      <w:tr>
        <w:trPr>
          <w:trHeight w:val="640" w:hRule="atLeast"/>
        </w:trPr>
        <w:tc>
          <w:tcPr>
            <w:tcW w:w="1757"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地址空间偏移量</w:t>
            </w:r>
          </w:p>
        </w:tc>
        <w:tc>
          <w:tcPr>
            <w:tcW w:w="1949"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名字</w:t>
            </w:r>
          </w:p>
        </w:tc>
        <w:tc>
          <w:tcPr>
            <w:tcW w:w="5587" w:type="dxa"/>
            <w:tcBorders>
              <w:top w:val="single" w:sz="2" w:space="0" w:color="000000"/>
              <w:left w:val="single" w:sz="2" w:space="0" w:color="000000"/>
              <w:bottom w:val="single" w:sz="12" w:space="0" w:color="B20838"/>
              <w:right w:val="single" w:sz="2" w:space="0" w:color="000000"/>
            </w:tcBorders>
            <w:vAlign w:val="center"/>
          </w:tcPr>
          <w:p>
            <w:pPr>
              <w:pStyle w:val="Normal"/>
              <w:spacing w:lineRule="auto" w:line="259" w:before="0" w:after="0"/>
              <w:ind w:left="0" w:right="0" w:hanging="0"/>
              <w:jc w:val="left"/>
              <w:rPr/>
            </w:pPr>
            <w:r>
              <w:rPr>
                <w:b/>
                <w:lang w:val="zh-Hans"/>
              </w:rPr>
              <w:t>描述</w:t>
            </w:r>
          </w:p>
        </w:tc>
      </w:tr>
      <w:tr>
        <w:trPr>
          <w:trHeight w:val="1591" w:hRule="atLeast"/>
        </w:trPr>
        <w:tc>
          <w:tcPr>
            <w:tcW w:w="1757" w:type="dxa"/>
            <w:vMerge w:val="restart"/>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1</w:t>
            </w:r>
            <w:del w:id="255" w:author="未知作者" w:date="2023-05-06T15:08:42Z">
              <w:r>
                <w:rPr>
                  <w:sz w:val="19"/>
                  <w:lang w:val="zh-Hans"/>
                </w:rPr>
                <w:delText>通道</w:delText>
              </w:r>
            </w:del>
            <w:ins w:id="256" w:author="未知作者" w:date="2023-05-06T15:08:42Z">
              <w:r>
                <w:rPr>
                  <w:rFonts w:eastAsia="Segoe UI" w:cs="Segoe UI"/>
                  <w:color w:val="000000"/>
                  <w:kern w:val="2"/>
                  <w:sz w:val="19"/>
                  <w:szCs w:val="22"/>
                  <w:lang w:val="zh-Hans" w:eastAsia="zh-CN" w:bidi="ar-SA"/>
                </w:rPr>
                <w:t>Ch</w:t>
              </w:r>
            </w:ins>
            <w:r>
              <w:rPr>
                <w:sz w:val="19"/>
                <w:lang w:val="zh-Hans"/>
              </w:rPr>
              <w:t>（续）</w:t>
            </w:r>
          </w:p>
        </w:tc>
        <w:tc>
          <w:tcPr>
            <w:tcW w:w="1949" w:type="dxa"/>
            <w:vMerge w:val="restart"/>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MC_STS</w:t>
            </w:r>
          </w:p>
        </w:tc>
        <w:tc>
          <w:tcPr>
            <w:tcW w:w="5587"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18" w:before="0" w:after="79"/>
              <w:ind w:left="0" w:right="0" w:hanging="0"/>
              <w:jc w:val="left"/>
              <w:rPr/>
            </w:pPr>
            <w:r>
              <w:rPr>
                <w:sz w:val="19"/>
                <w:lang w:val="zh-Hans"/>
              </w:rPr>
              <w:t xml:space="preserve">位 </w:t>
            </w:r>
            <w:r>
              <w:rPr>
                <w:sz w:val="19"/>
                <w:lang w:val="zh-Hans"/>
              </w:rPr>
              <w:t xml:space="preserve">30 – DE – DMA </w:t>
            </w:r>
            <w:r>
              <w:rPr>
                <w:sz w:val="19"/>
                <w:lang w:val="zh-Hans"/>
              </w:rPr>
              <w:t>解码错误。如果地址请求是指向无效地址，则会发生此错误。</w:t>
            </w:r>
          </w:p>
          <w:p>
            <w:pPr>
              <w:pStyle w:val="Normal"/>
              <w:numPr>
                <w:ilvl w:val="0"/>
                <w:numId w:val="81"/>
              </w:numPr>
              <w:spacing w:lineRule="auto" w:line="259" w:before="0" w:after="36"/>
              <w:ind w:left="200" w:right="0" w:hanging="200"/>
              <w:jc w:val="left"/>
              <w:rPr/>
            </w:pPr>
            <w:r>
              <w:rPr>
                <w:sz w:val="19"/>
                <w:lang w:val="zh-Hans"/>
              </w:rPr>
              <w:t xml:space="preserve">0 – </w:t>
            </w:r>
            <w:r>
              <w:rPr>
                <w:sz w:val="19"/>
                <w:lang w:val="zh-Hans"/>
              </w:rPr>
              <w:t xml:space="preserve">无 </w:t>
            </w:r>
            <w:r>
              <w:rPr>
                <w:sz w:val="19"/>
                <w:lang w:val="zh-Hans"/>
              </w:rPr>
              <w:t xml:space="preserve">DMA </w:t>
            </w:r>
            <w:r>
              <w:rPr>
                <w:sz w:val="19"/>
                <w:lang w:val="zh-Hans"/>
              </w:rPr>
              <w:t>解码错误</w:t>
            </w:r>
          </w:p>
          <w:p>
            <w:pPr>
              <w:pStyle w:val="Normal"/>
              <w:numPr>
                <w:ilvl w:val="0"/>
                <w:numId w:val="81"/>
              </w:numPr>
              <w:spacing w:lineRule="auto" w:line="259" w:before="0" w:after="0"/>
              <w:ind w:left="200" w:right="0" w:hanging="200"/>
              <w:jc w:val="left"/>
              <w:rPr/>
            </w:pPr>
            <w:r>
              <w:rPr>
                <w:sz w:val="19"/>
                <w:lang w:val="zh-Hans"/>
              </w:rPr>
              <w:t xml:space="preserve">1 – </w:t>
            </w:r>
            <w:r>
              <w:rPr>
                <w:sz w:val="19"/>
                <w:lang w:val="zh-Hans"/>
              </w:rPr>
              <w:t xml:space="preserve">检测到 </w:t>
            </w:r>
            <w:r>
              <w:rPr>
                <w:sz w:val="19"/>
                <w:lang w:val="zh-Hans"/>
              </w:rPr>
              <w:t xml:space="preserve">DMA </w:t>
            </w:r>
            <w:r>
              <w:rPr>
                <w:sz w:val="19"/>
                <w:lang w:val="zh-Hans"/>
              </w:rPr>
              <w:t>解码错误。</w:t>
            </w:r>
            <w:r>
              <w:rPr>
                <w:sz w:val="19"/>
                <w:lang w:val="zh-Hans"/>
              </w:rPr>
              <w:t xml:space="preserve">DMA </w:t>
            </w:r>
            <w:r>
              <w:rPr>
                <w:sz w:val="19"/>
                <w:lang w:val="zh-Hans"/>
              </w:rPr>
              <w:t>引擎停止。</w:t>
            </w:r>
          </w:p>
        </w:tc>
      </w:tr>
      <w:tr>
        <w:trPr>
          <w:trHeight w:val="1200" w:hRule="atLeast"/>
        </w:trPr>
        <w:tc>
          <w:tcPr>
            <w:tcW w:w="1757"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1949" w:type="dxa"/>
            <w:vMerge w:val="continue"/>
            <w:tcBorders>
              <w:left w:val="single" w:sz="2" w:space="0" w:color="000000"/>
              <w:bottom w:val="single" w:sz="2" w:space="0" w:color="000000"/>
              <w:right w:val="single" w:sz="2" w:space="0" w:color="000000"/>
            </w:tcBorders>
          </w:tcPr>
          <w:p>
            <w:pPr>
              <w:pStyle w:val="Normal"/>
              <w:spacing w:lineRule="auto" w:line="259" w:before="0" w:after="160"/>
              <w:ind w:left="0" w:right="0" w:hanging="0"/>
              <w:jc w:val="left"/>
              <w:rPr/>
            </w:pPr>
            <w:r>
              <w:rPr/>
            </w:r>
          </w:p>
        </w:tc>
        <w:tc>
          <w:tcPr>
            <w:tcW w:w="5587" w:type="dxa"/>
            <w:tcBorders>
              <w:top w:val="single" w:sz="2" w:space="0" w:color="000000"/>
              <w:left w:val="single" w:sz="2" w:space="0" w:color="000000"/>
              <w:bottom w:val="single" w:sz="2" w:space="0" w:color="000000"/>
              <w:right w:val="single" w:sz="2" w:space="0" w:color="000000"/>
            </w:tcBorders>
          </w:tcPr>
          <w:p>
            <w:pPr>
              <w:pStyle w:val="Normal"/>
              <w:spacing w:lineRule="auto" w:line="218" w:before="0" w:after="79"/>
              <w:ind w:left="0" w:right="0" w:hanging="0"/>
              <w:rPr/>
            </w:pPr>
            <w:r>
              <w:rPr>
                <w:sz w:val="19"/>
                <w:lang w:val="zh-Hans"/>
              </w:rPr>
              <w:t xml:space="preserve">位 </w:t>
            </w:r>
            <w:r>
              <w:rPr>
                <w:sz w:val="19"/>
                <w:lang w:val="zh-Hans"/>
              </w:rPr>
              <w:t xml:space="preserve">31 – CMP – </w:t>
            </w:r>
            <w:r>
              <w:rPr>
                <w:sz w:val="19"/>
                <w:lang w:val="zh-Hans"/>
              </w:rPr>
              <w:t xml:space="preserve">已完成。这向软件指示 </w:t>
            </w:r>
            <w:r>
              <w:rPr>
                <w:sz w:val="19"/>
                <w:lang w:val="zh-Hans"/>
              </w:rPr>
              <w:t xml:space="preserve">DMA </w:t>
            </w:r>
            <w:r>
              <w:rPr>
                <w:sz w:val="19"/>
                <w:lang w:val="zh-Hans"/>
              </w:rPr>
              <w:t>引擎已完成传输。</w:t>
            </w:r>
          </w:p>
          <w:p>
            <w:pPr>
              <w:pStyle w:val="Normal"/>
              <w:numPr>
                <w:ilvl w:val="0"/>
                <w:numId w:val="82"/>
              </w:numPr>
              <w:spacing w:lineRule="auto" w:line="259" w:before="0" w:after="37"/>
              <w:ind w:left="200" w:right="0" w:hanging="200"/>
              <w:jc w:val="left"/>
              <w:rPr/>
            </w:pPr>
            <w:r>
              <w:rPr>
                <w:sz w:val="19"/>
                <w:lang w:val="zh-Hans"/>
              </w:rPr>
              <w:t xml:space="preserve">0 – </w:t>
            </w:r>
            <w:r>
              <w:rPr>
                <w:sz w:val="19"/>
                <w:lang w:val="zh-Hans"/>
              </w:rPr>
              <w:t>描述符未完成</w:t>
            </w:r>
          </w:p>
          <w:p>
            <w:pPr>
              <w:pStyle w:val="Normal"/>
              <w:numPr>
                <w:ilvl w:val="0"/>
                <w:numId w:val="82"/>
              </w:numPr>
              <w:spacing w:lineRule="auto" w:line="259" w:before="0" w:after="0"/>
              <w:ind w:left="200" w:right="0" w:hanging="200"/>
              <w:jc w:val="left"/>
              <w:rPr/>
            </w:pPr>
            <w:r>
              <w:rPr>
                <w:sz w:val="19"/>
                <w:lang w:val="zh-Hans"/>
              </w:rPr>
              <w:t xml:space="preserve">1 – </w:t>
            </w:r>
            <w:r>
              <w:rPr>
                <w:sz w:val="19"/>
                <w:lang w:val="zh-Hans"/>
              </w:rPr>
              <w:t xml:space="preserve">描述符完成 </w:t>
            </w:r>
          </w:p>
        </w:tc>
      </w:tr>
    </w:tbl>
    <w:p>
      <w:pPr>
        <w:pStyle w:val="Normal"/>
        <w:spacing w:lineRule="auto" w:line="259" w:before="0" w:after="0"/>
        <w:ind w:left="40" w:right="0" w:hanging="10"/>
        <w:jc w:val="left"/>
        <w:rPr/>
      </w:pPr>
      <w:r>
        <w:rPr>
          <w:b/>
          <w:sz w:val="18"/>
          <w:lang w:val="zh-Hans"/>
        </w:rPr>
        <w:t xml:space="preserve">笔记： </w:t>
      </w:r>
    </w:p>
    <w:p>
      <w:pPr>
        <w:pStyle w:val="Normal"/>
        <w:numPr>
          <w:ilvl w:val="0"/>
          <w:numId w:val="11"/>
        </w:numPr>
        <w:spacing w:lineRule="auto" w:line="218" w:before="0" w:after="58"/>
        <w:ind w:left="270" w:right="0" w:hanging="240"/>
        <w:rPr/>
      </w:pPr>
      <w:r>
        <w:rPr>
          <w:sz w:val="17"/>
          <w:lang w:val="zh-Hans"/>
        </w:rPr>
        <w:t>AWCACHE</w:t>
      </w:r>
      <w:r>
        <w:rPr>
          <w:sz w:val="17"/>
          <w:lang w:val="zh-Hans"/>
        </w:rPr>
        <w:t>，</w:t>
      </w:r>
      <w:r>
        <w:rPr>
          <w:sz w:val="17"/>
          <w:lang w:val="zh-Hans"/>
        </w:rPr>
        <w:t>AWUSER</w:t>
      </w:r>
      <w:r>
        <w:rPr>
          <w:sz w:val="17"/>
          <w:lang w:val="zh-Hans"/>
        </w:rPr>
        <w:t>值对于</w:t>
      </w:r>
      <w:r>
        <w:rPr>
          <w:sz w:val="17"/>
          <w:lang w:val="zh-Hans"/>
        </w:rPr>
        <w:t>AXI</w:t>
      </w:r>
      <w:r>
        <w:rPr>
          <w:sz w:val="17"/>
          <w:lang w:val="zh-Hans"/>
        </w:rPr>
        <w:t>写入预期很重要。应根据需要在描述符中指定这些值。对于正常操作，</w:t>
      </w:r>
      <w:r>
        <w:rPr>
          <w:sz w:val="17"/>
          <w:lang w:val="zh-Hans"/>
        </w:rPr>
        <w:t xml:space="preserve">AWCACHE </w:t>
      </w:r>
      <w:r>
        <w:rPr>
          <w:sz w:val="17"/>
          <w:lang w:val="zh-Hans"/>
        </w:rPr>
        <w:t xml:space="preserve">应设置为 </w:t>
      </w:r>
      <w:r>
        <w:rPr>
          <w:sz w:val="17"/>
          <w:lang w:val="zh-Hans"/>
        </w:rPr>
        <w:t>0011</w:t>
      </w:r>
      <w:r>
        <w:rPr>
          <w:sz w:val="17"/>
          <w:lang w:val="zh-Hans"/>
        </w:rPr>
        <w:t xml:space="preserve">，而 </w:t>
      </w:r>
      <w:r>
        <w:rPr>
          <w:sz w:val="17"/>
          <w:lang w:val="zh-Hans"/>
        </w:rPr>
        <w:t xml:space="preserve">AWUSER </w:t>
      </w:r>
      <w:r>
        <w:rPr>
          <w:sz w:val="17"/>
          <w:lang w:val="zh-Hans"/>
        </w:rPr>
        <w:t xml:space="preserve">可以设置为 </w:t>
      </w:r>
      <w:r>
        <w:rPr>
          <w:sz w:val="17"/>
          <w:lang w:val="zh-Hans"/>
        </w:rPr>
        <w:t>0000</w:t>
      </w:r>
      <w:r>
        <w:rPr>
          <w:sz w:val="17"/>
          <w:lang w:val="zh-Hans"/>
        </w:rPr>
        <w:t>。</w:t>
      </w:r>
    </w:p>
    <w:p>
      <w:pPr>
        <w:pStyle w:val="Normal"/>
        <w:numPr>
          <w:ilvl w:val="0"/>
          <w:numId w:val="11"/>
        </w:numPr>
        <w:spacing w:lineRule="auto" w:line="218" w:before="0" w:after="426"/>
        <w:ind w:left="270" w:right="0" w:hanging="240"/>
        <w:rPr/>
      </w:pPr>
      <w:r>
        <w:rPr>
          <w:sz w:val="17"/>
          <w:lang w:val="zh-Hans"/>
        </w:rPr>
        <w:t xml:space="preserve">VSIZE </w:t>
      </w:r>
      <w:r>
        <w:rPr>
          <w:sz w:val="17"/>
          <w:lang w:val="zh-Hans"/>
        </w:rPr>
        <w:t>上的值“</w:t>
      </w:r>
      <w:r>
        <w:rPr>
          <w:sz w:val="17"/>
          <w:lang w:val="zh-Hans"/>
        </w:rPr>
        <w:t>0”</w:t>
      </w:r>
      <w:r>
        <w:rPr>
          <w:sz w:val="17"/>
          <w:lang w:val="zh-Hans"/>
        </w:rPr>
        <w:t>是非法的，</w:t>
      </w:r>
      <w:r>
        <w:rPr>
          <w:sz w:val="17"/>
          <w:lang w:val="zh-Hans"/>
        </w:rPr>
        <w:t xml:space="preserve">d </w:t>
      </w:r>
      <w:r>
        <w:rPr>
          <w:sz w:val="17"/>
          <w:lang w:val="zh-Hans"/>
        </w:rPr>
        <w:t xml:space="preserve">会导致多通道 </w:t>
      </w:r>
      <w:r>
        <w:rPr>
          <w:sz w:val="17"/>
          <w:lang w:val="zh-Hans"/>
        </w:rPr>
        <w:t xml:space="preserve">DMA </w:t>
      </w:r>
      <w:r>
        <w:rPr>
          <w:sz w:val="17"/>
          <w:lang w:val="zh-Hans"/>
        </w:rPr>
        <w:t>无法按预期运行。</w:t>
      </w:r>
    </w:p>
    <w:p>
      <w:pPr>
        <w:pStyle w:val="3"/>
        <w:ind w:left="10" w:right="67" w:hanging="10"/>
        <w:rPr/>
      </w:pPr>
      <w:r>
        <w:rPr>
          <w:lang w:val="zh-Hans"/>
        </w:rPr>
        <w:t xml:space="preserve">AXI DMA </w:t>
      </w:r>
      <w:r>
        <w:rPr>
          <w:lang w:val="zh-Hans"/>
        </w:rPr>
        <w:t>多通道操作</w:t>
      </w:r>
    </w:p>
    <w:p>
      <w:pPr>
        <w:pStyle w:val="Normal"/>
        <w:spacing w:before="0" w:after="334"/>
        <w:ind w:left="3" w:right="43" w:hanging="3"/>
        <w:rPr/>
      </w:pPr>
      <w:r>
        <w:rPr>
          <w:lang w:val="zh-Hans"/>
        </w:rPr>
        <w:t xml:space="preserve">本节介绍 </w:t>
      </w:r>
      <w:r>
        <w:rPr>
          <w:lang w:val="zh-Hans"/>
        </w:rPr>
        <w:t xml:space="preserve">MM2S </w:t>
      </w:r>
      <w:r>
        <w:rPr>
          <w:lang w:val="zh-Hans"/>
        </w:rPr>
        <w:t xml:space="preserve">端和 </w:t>
      </w:r>
      <w:r>
        <w:rPr>
          <w:lang w:val="zh-Hans"/>
        </w:rPr>
        <w:t xml:space="preserve">S2MM </w:t>
      </w:r>
      <w:r>
        <w:rPr>
          <w:lang w:val="zh-Hans"/>
        </w:rPr>
        <w:t>端的描述符和相关数据的端到端控制和数据流。</w:t>
      </w:r>
    </w:p>
    <w:p>
      <w:pPr>
        <w:pStyle w:val="4"/>
        <w:ind w:left="10" w:right="67" w:hanging="10"/>
        <w:rPr/>
      </w:pPr>
      <w:r>
        <w:rPr>
          <w:lang w:val="zh-Hans"/>
        </w:rPr>
        <w:t>MM2S</w:t>
      </w:r>
    </w:p>
    <w:p>
      <w:pPr>
        <w:pStyle w:val="Normal"/>
        <w:spacing w:before="0" w:after="21"/>
        <w:ind w:left="3" w:right="43" w:hanging="3"/>
        <w:rPr/>
      </w:pPr>
      <w:r>
        <w:rPr>
          <w:lang w:val="zh-Hans"/>
        </w:rPr>
        <w:t>MM2S</w:t>
      </w:r>
      <w:r>
        <w:rPr>
          <w:lang w:val="zh-Hans"/>
        </w:rPr>
        <w:t>类似于正常的</w:t>
      </w:r>
      <w:r>
        <w:rPr>
          <w:lang w:val="zh-Hans"/>
        </w:rPr>
        <w:t>AXI DMA</w:t>
      </w:r>
      <w:r>
        <w:rPr>
          <w:lang w:val="zh-Hans"/>
        </w:rPr>
        <w:t>操作。当</w:t>
      </w:r>
      <w:r>
        <w:rPr>
          <w:lang w:val="zh-Hans"/>
        </w:rPr>
        <w:t>MM2S_CURDESC</w:t>
      </w:r>
      <w:r>
        <w:rPr>
          <w:lang w:val="zh-Hans"/>
        </w:rPr>
        <w:t xml:space="preserve">和 </w:t>
      </w:r>
    </w:p>
    <w:p>
      <w:pPr>
        <w:pStyle w:val="Normal"/>
        <w:ind w:left="3" w:right="43" w:hanging="3"/>
        <w:rPr/>
      </w:pPr>
      <w:r>
        <w:rPr>
          <w:lang w:val="zh-Hans"/>
        </w:rPr>
        <w:t>MM2S_TAILDESC</w:t>
      </w:r>
      <w:r>
        <w:rPr>
          <w:lang w:val="zh-Hans"/>
        </w:rPr>
        <w:t>由软件编程时，</w:t>
      </w:r>
      <w:r>
        <w:rPr>
          <w:lang w:val="zh-Hans"/>
        </w:rPr>
        <w:t xml:space="preserve">AXI DMA </w:t>
      </w:r>
      <w:r>
        <w:rPr>
          <w:lang w:val="zh-Hans"/>
        </w:rPr>
        <w:t xml:space="preserve">会获取一系列描述符并进行处理，直到到达尾部描述符。在 </w:t>
      </w:r>
      <w:r>
        <w:rPr>
          <w:lang w:val="zh-Hans"/>
        </w:rPr>
        <w:t xml:space="preserve">AXI DMA </w:t>
      </w:r>
      <w:r>
        <w:rPr>
          <w:lang w:val="zh-Hans"/>
        </w:rPr>
        <w:t xml:space="preserve">中，假设 </w:t>
      </w:r>
      <w:r>
        <w:rPr>
          <w:lang w:val="zh-Hans"/>
        </w:rPr>
        <w:t>TDEST</w:t>
      </w:r>
      <w:r>
        <w:rPr>
          <w:lang w:val="zh-Hans"/>
        </w:rPr>
        <w:t>、</w:t>
      </w:r>
      <w:r>
        <w:rPr>
          <w:lang w:val="zh-Hans"/>
        </w:rPr>
        <w:t xml:space="preserve">TID </w:t>
      </w:r>
      <w:r>
        <w:rPr>
          <w:lang w:val="zh-Hans"/>
        </w:rPr>
        <w:t xml:space="preserve">和 </w:t>
      </w:r>
      <w:r>
        <w:rPr>
          <w:lang w:val="zh-Hans"/>
        </w:rPr>
        <w:t xml:space="preserve">TUSER </w:t>
      </w:r>
      <w:r>
        <w:rPr>
          <w:lang w:val="zh-Hans"/>
        </w:rPr>
        <w:t xml:space="preserve">字段在描述符中定义的整个 </w:t>
      </w:r>
      <w:r>
        <w:rPr>
          <w:lang w:val="zh-Hans"/>
        </w:rPr>
        <w:t xml:space="preserve">packet </w:t>
      </w:r>
      <w:r>
        <w:rPr>
          <w:lang w:val="zh-Hans"/>
        </w:rPr>
        <w:t>中保持不变。也就是说，通过 （</w:t>
      </w:r>
      <w:r>
        <w:rPr>
          <w:lang w:val="zh-Hans"/>
        </w:rPr>
        <w:t>TDEST</w:t>
      </w:r>
      <w:r>
        <w:rPr>
          <w:lang w:val="zh-Hans"/>
        </w:rPr>
        <w:t>、</w:t>
      </w:r>
      <w:r>
        <w:rPr>
          <w:lang w:val="zh-Hans"/>
        </w:rPr>
        <w:t>TID</w:t>
      </w:r>
      <w:r>
        <w:rPr>
          <w:lang w:val="zh-Hans"/>
        </w:rPr>
        <w:t>、</w:t>
      </w:r>
      <w:r>
        <w:rPr>
          <w:lang w:val="zh-Hans"/>
        </w:rPr>
        <w:t>TUSER</w:t>
      </w:r>
      <w:r>
        <w:rPr>
          <w:lang w:val="zh-Hans"/>
        </w:rPr>
        <w:t xml:space="preserve">） 定义的逻辑通道的每个数据包传输在 </w:t>
      </w:r>
      <w:r>
        <w:rPr>
          <w:lang w:val="zh-Hans"/>
        </w:rPr>
        <w:t xml:space="preserve">DMA </w:t>
      </w:r>
      <w:r>
        <w:rPr>
          <w:lang w:val="zh-Hans"/>
        </w:rPr>
        <w:t>传输另一个数据包之前运行完成。尽管多个通道的数据包传输可以交错进行，但在启动后，每个通道都必须运行到完成，然后才能进行另一个传输。在此假设下，您有责任避免死锁情况。如果描述符中的 （</w:t>
      </w:r>
      <w:r>
        <w:rPr>
          <w:lang w:val="zh-Hans"/>
        </w:rPr>
        <w:t>TDEST</w:t>
      </w:r>
      <w:r>
        <w:rPr>
          <w:lang w:val="zh-Hans"/>
        </w:rPr>
        <w:t xml:space="preserve">， </w:t>
      </w:r>
      <w:r>
        <w:rPr>
          <w:lang w:val="zh-Hans"/>
        </w:rPr>
        <w:t>TID</w:t>
      </w:r>
      <w:r>
        <w:rPr>
          <w:lang w:val="zh-Hans"/>
        </w:rPr>
        <w:t xml:space="preserve">， </w:t>
      </w:r>
      <w:r>
        <w:rPr>
          <w:lang w:val="zh-Hans"/>
        </w:rPr>
        <w:t>TUSER</w:t>
      </w:r>
      <w:r>
        <w:rPr>
          <w:lang w:val="zh-Hans"/>
        </w:rPr>
        <w:t xml:space="preserve">） 字段不符合这些假设，则 </w:t>
      </w:r>
      <w:r>
        <w:rPr>
          <w:lang w:val="zh-Hans"/>
        </w:rPr>
        <w:t xml:space="preserve">AXI DMA </w:t>
      </w:r>
      <w:r>
        <w:rPr>
          <w:lang w:val="zh-Hans"/>
        </w:rPr>
        <w:t>不会指示错误条件。由软件来保持一致性。</w:t>
      </w:r>
    </w:p>
    <w:p>
      <w:pPr>
        <w:sectPr>
          <w:headerReference w:type="even" r:id="rId76"/>
          <w:headerReference w:type="default" r:id="rId77"/>
          <w:footerReference w:type="even" r:id="rId78"/>
          <w:footerReference w:type="default" r:id="rId79"/>
          <w:type w:val="nextPage"/>
          <w:pgSz w:w="12240" w:h="15840"/>
          <w:pgMar w:left="1840" w:right="1136" w:header="517" w:top="1422" w:footer="254" w:bottom="2190" w:gutter="0"/>
          <w:pgNumType w:fmt="decimal"/>
          <w:formProt w:val="false"/>
          <w:textDirection w:val="lrTb"/>
          <w:docGrid w:type="default" w:linePitch="100" w:charSpace="0"/>
        </w:sectPr>
        <w:pStyle w:val="Normal"/>
        <w:ind w:left="3" w:right="43" w:hanging="3"/>
        <w:rPr/>
      </w:pPr>
      <w:r>
        <w:rPr>
          <w:lang w:val="zh-Hans"/>
        </w:rPr>
        <w:t xml:space="preserve">TX </w:t>
      </w:r>
      <w:r>
        <w:rPr>
          <w:lang w:val="zh-Hans"/>
        </w:rPr>
        <w:t xml:space="preserve">描述符包含多通道模式下的控制和状态字段。此描述符上没有关于在 </w:t>
      </w:r>
      <w:r>
        <w:rPr>
          <w:lang w:val="zh-Hans"/>
        </w:rPr>
        <w:t xml:space="preserve">tra nsaction </w:t>
      </w:r>
      <w:r>
        <w:rPr>
          <w:lang w:val="zh-Hans"/>
        </w:rPr>
        <w:t>末尾传输的字节数的状态更新。错误信息与失败描述符的当前描述符指针一起在寄存器中捕获。链的传输完成可以通过轮询</w:t>
      </w:r>
      <w:r>
        <w:rPr>
          <w:lang w:val="zh-Hans"/>
        </w:rPr>
        <w:t>MM2S_DMASR</w:t>
      </w:r>
      <w:r>
        <w:rPr>
          <w:lang w:val="zh-Hans"/>
        </w:rPr>
        <w:t xml:space="preserve">的 </w:t>
      </w:r>
      <w:r>
        <w:rPr>
          <w:lang w:val="zh-Hans"/>
        </w:rPr>
        <w:t xml:space="preserve">IDLE </w:t>
      </w:r>
      <w:r>
        <w:rPr>
          <w:lang w:val="zh-Hans"/>
        </w:rPr>
        <w:t>位或通过中断（通过</w:t>
      </w:r>
      <w:r>
        <w:rPr>
          <w:lang w:val="zh-Hans"/>
        </w:rPr>
        <w:t>MM2S_DMACR</w:t>
      </w:r>
      <w:r>
        <w:rPr>
          <w:lang w:val="zh-Hans"/>
        </w:rPr>
        <w:t>启用它来了解 ）。</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2-42</w:t>
      </w:r>
    </w:p>
    <w:p>
      <w:pPr>
        <w:pStyle w:val="Normal"/>
        <w:spacing w:lineRule="auto" w:line="259" w:before="0" w:after="465"/>
        <w:ind w:left="1441" w:right="0" w:hanging="0"/>
        <w:jc w:val="left"/>
        <w:rPr/>
      </w:pPr>
      <w:r>
        <w:rPr/>
        <mc:AlternateContent>
          <mc:Choice Requires="wpg">
            <w:drawing>
              <wp:inline distT="0" distB="0" distL="0" distR="0" wp14:anchorId="6BD9C0FF">
                <wp:extent cx="4340860" cy="3135630"/>
                <wp:effectExtent l="0" t="0" r="0" b="0"/>
                <wp:docPr id="99" name="形状72"/>
                <a:graphic xmlns:a="http://schemas.openxmlformats.org/drawingml/2006/main">
                  <a:graphicData uri="http://schemas.microsoft.com/office/word/2010/wordprocessingGroup">
                    <wpg:wgp>
                      <wpg:cNvGrpSpPr/>
                      <wpg:grpSpPr>
                        <a:xfrm>
                          <a:off x="0" y="0"/>
                          <a:ext cx="4340160" cy="3134880"/>
                        </a:xfrm>
                      </wpg:grpSpPr>
                      <wps:wsp>
                        <wps:cNvSpPr/>
                        <wps:spPr>
                          <a:xfrm>
                            <a:off x="4087440" y="3069720"/>
                            <a:ext cx="252720" cy="65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X12595</w:t>
                              </w:r>
                            </w:p>
                          </w:txbxContent>
                        </wps:txbx>
                        <wps:bodyPr lIns="0" rIns="0" tIns="0" bIns="0">
                          <a:noAutofit/>
                        </wps:bodyPr>
                      </wps:wsp>
                      <wps:wsp>
                        <wps:cNvSpPr/>
                        <wps:spPr>
                          <a:xfrm>
                            <a:off x="1242000" y="0"/>
                            <a:ext cx="813600" cy="1360080"/>
                          </a:xfrm>
                          <a:custGeom>
                            <a:avLst/>
                            <a:gdLst/>
                            <a:ahLst/>
                            <a:rect l="l" t="t" r="r" b="b"/>
                            <a:pathLst>
                              <a:path w="824116" h="1367942">
                                <a:moveTo>
                                  <a:pt x="0" y="1367942"/>
                                </a:moveTo>
                                <a:lnTo>
                                  <a:pt x="824116" y="1367942"/>
                                </a:lnTo>
                                <a:lnTo>
                                  <a:pt x="824116" y="0"/>
                                </a:lnTo>
                                <a:lnTo>
                                  <a:pt x="0" y="0"/>
                                </a:lnTo>
                                <a:close/>
                              </a:path>
                            </a:pathLst>
                          </a:custGeom>
                          <a:noFill/>
                          <a:ln w="11520">
                            <a:solidFill>
                              <a:srgbClr val="ffffff"/>
                            </a:solidFill>
                          </a:ln>
                        </wps:spPr>
                        <wps:style>
                          <a:lnRef idx="1"/>
                          <a:fillRef idx="0"/>
                          <a:effectRef idx="0"/>
                          <a:fontRef idx="minor"/>
                        </wps:style>
                        <wps:bodyPr/>
                      </wps:wsp>
                      <wps:wsp>
                        <wps:cNvSpPr/>
                        <wps:spPr>
                          <a:xfrm>
                            <a:off x="1324080" y="626040"/>
                            <a:ext cx="86544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分散/聚集</w:t>
                              </w:r>
                            </w:p>
                          </w:txbxContent>
                        </wps:txbx>
                        <wps:bodyPr lIns="0" rIns="0" tIns="0" bIns="0">
                          <a:noAutofit/>
                        </wps:bodyPr>
                      </wps:wsp>
                      <wps:wsp>
                        <wps:cNvSpPr/>
                        <wps:spPr>
                          <a:xfrm>
                            <a:off x="2674080" y="140400"/>
                            <a:ext cx="816120" cy="855360"/>
                          </a:xfrm>
                          <a:custGeom>
                            <a:avLst/>
                            <a:gdLst/>
                            <a:ahLst/>
                            <a:rect l="l" t="t" r="r" b="b"/>
                            <a:pathLst>
                              <a:path w="824116" h="860590">
                                <a:moveTo>
                                  <a:pt x="0" y="860590"/>
                                </a:moveTo>
                                <a:lnTo>
                                  <a:pt x="824116" y="860590"/>
                                </a:lnTo>
                                <a:lnTo>
                                  <a:pt x="824116" y="0"/>
                                </a:lnTo>
                                <a:lnTo>
                                  <a:pt x="0" y="0"/>
                                </a:lnTo>
                                <a:close/>
                              </a:path>
                            </a:pathLst>
                          </a:custGeom>
                          <a:noFill/>
                          <a:ln cap="sq" w="11520">
                            <a:solidFill>
                              <a:srgbClr val="ffffff"/>
                            </a:solidFill>
                          </a:ln>
                        </wps:spPr>
                        <wps:style>
                          <a:lnRef idx="1"/>
                          <a:fillRef idx="0"/>
                          <a:effectRef idx="0"/>
                          <a:fontRef idx="minor"/>
                        </wps:style>
                        <wps:bodyPr/>
                      </wps:wsp>
                      <wps:wsp>
                        <wps:cNvSpPr/>
                        <wps:spPr>
                          <a:xfrm>
                            <a:off x="2861280" y="526320"/>
                            <a:ext cx="57780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 Ctrlr</w:t>
                              </w:r>
                            </w:p>
                          </w:txbxContent>
                        </wps:txbx>
                        <wps:bodyPr lIns="0" rIns="0" tIns="0" bIns="0">
                          <a:noAutofit/>
                        </wps:bodyPr>
                      </wps:wsp>
                      <wps:wsp>
                        <wps:cNvSpPr/>
                        <wps:spPr>
                          <a:xfrm>
                            <a:off x="1242000" y="2309040"/>
                            <a:ext cx="813600" cy="714960"/>
                          </a:xfrm>
                          <a:custGeom>
                            <a:avLst/>
                            <a:gdLst/>
                            <a:ahLst/>
                            <a:rect l="l" t="t" r="r" b="b"/>
                            <a:pathLst>
                              <a:path w="824116" h="719315">
                                <a:moveTo>
                                  <a:pt x="0" y="719315"/>
                                </a:moveTo>
                                <a:lnTo>
                                  <a:pt x="824116" y="719315"/>
                                </a:lnTo>
                                <a:lnTo>
                                  <a:pt x="824116" y="0"/>
                                </a:lnTo>
                                <a:lnTo>
                                  <a:pt x="0" y="0"/>
                                </a:lnTo>
                                <a:close/>
                              </a:path>
                            </a:pathLst>
                          </a:custGeom>
                          <a:noFill/>
                          <a:ln cap="sq" w="11520">
                            <a:solidFill>
                              <a:srgbClr val="ffffff"/>
                            </a:solidFill>
                          </a:ln>
                        </wps:spPr>
                        <wps:style>
                          <a:lnRef idx="1"/>
                          <a:fillRef idx="0"/>
                          <a:effectRef idx="0"/>
                          <a:fontRef idx="minor"/>
                        </wps:style>
                        <wps:bodyPr/>
                      </wps:wsp>
                      <wps:wsp>
                        <wps:cNvSpPr/>
                        <wps:spPr>
                          <a:xfrm>
                            <a:off x="1404720" y="2626920"/>
                            <a:ext cx="65088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数据移动器</w:t>
                              </w:r>
                            </w:p>
                          </w:txbxContent>
                        </wps:txbx>
                        <wps:bodyPr lIns="0" rIns="0" tIns="0" bIns="0">
                          <a:noAutofit/>
                        </wps:bodyPr>
                      </wps:wsp>
                      <wps:wsp>
                        <wps:cNvSpPr/>
                        <wps:spPr>
                          <a:xfrm>
                            <a:off x="2670840" y="1567800"/>
                            <a:ext cx="1019880" cy="456480"/>
                          </a:xfrm>
                          <a:custGeom>
                            <a:avLst/>
                            <a:gdLst/>
                            <a:ahLst/>
                            <a:rect l="l" t="t" r="r" b="b"/>
                            <a:pathLst>
                              <a:path w="1030148" h="462420">
                                <a:moveTo>
                                  <a:pt x="0" y="462420"/>
                                </a:moveTo>
                                <a:lnTo>
                                  <a:pt x="1030148" y="462420"/>
                                </a:lnTo>
                                <a:lnTo>
                                  <a:pt x="1030148" y="0"/>
                                </a:lnTo>
                                <a:lnTo>
                                  <a:pt x="0" y="0"/>
                                </a:lnTo>
                                <a:close/>
                              </a:path>
                            </a:pathLst>
                          </a:custGeom>
                          <a:noFill/>
                          <a:ln cap="sq" w="11520">
                            <a:solidFill>
                              <a:srgbClr val="ffffff"/>
                            </a:solidFill>
                          </a:ln>
                        </wps:spPr>
                        <wps:style>
                          <a:lnRef idx="1"/>
                          <a:fillRef idx="0"/>
                          <a:effectRef idx="0"/>
                          <a:fontRef idx="minor"/>
                        </wps:style>
                        <wps:bodyPr/>
                      </wps:wsp>
                      <wps:wsp>
                        <wps:cNvSpPr/>
                        <wps:spPr>
                          <a:xfrm>
                            <a:off x="2737440" y="1695600"/>
                            <a:ext cx="120204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TDEST，TUSER，TID</w:t>
                              </w:r>
                            </w:p>
                          </w:txbxContent>
                        </wps:txbx>
                        <wps:bodyPr lIns="0" rIns="0" tIns="0" bIns="0">
                          <a:noAutofit/>
                        </wps:bodyPr>
                      </wps:wsp>
                      <wps:wsp>
                        <wps:cNvSpPr/>
                        <wps:spPr>
                          <a:xfrm>
                            <a:off x="3067200" y="1816200"/>
                            <a:ext cx="30348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先进先出</w:t>
                              </w:r>
                            </w:p>
                          </w:txbxContent>
                        </wps:txbx>
                        <wps:bodyPr lIns="0" rIns="0" tIns="0" bIns="0">
                          <a:noAutofit/>
                        </wps:bodyPr>
                      </wps:wsp>
                      <wps:wsp>
                        <wps:cNvSpPr/>
                        <wps:spPr>
                          <a:xfrm>
                            <a:off x="2847240" y="2719080"/>
                            <a:ext cx="76500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m_axis_mm2s</w:t>
                              </w:r>
                            </w:p>
                          </w:txbxContent>
                        </wps:txbx>
                        <wps:bodyPr lIns="0" rIns="0" tIns="0" bIns="0">
                          <a:noAutofit/>
                        </wps:bodyPr>
                      </wps:wsp>
                      <wps:wsp>
                        <wps:cNvSpPr/>
                        <wps:spPr>
                          <a:xfrm>
                            <a:off x="3390120" y="2244600"/>
                            <a:ext cx="901800" cy="1098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tuser，tdest，tid，tda</w:t>
                              </w:r>
                            </w:p>
                          </w:txbxContent>
                        </wps:txbx>
                        <wps:bodyPr lIns="0" rIns="0" tIns="0" bIns="0">
                          <a:noAutofit/>
                        </wps:bodyPr>
                      </wps:wsp>
                      <wps:wsp>
                        <wps:cNvSpPr/>
                        <wps:spPr>
                          <a:xfrm>
                            <a:off x="3444840" y="2354760"/>
                            <a:ext cx="762480" cy="108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ta，tkeep，tvalid，</w:t>
                              </w:r>
                            </w:p>
                          </w:txbxContent>
                        </wps:txbx>
                        <wps:bodyPr lIns="0" rIns="0" tIns="0" bIns="0">
                          <a:noAutofit/>
                        </wps:bodyPr>
                      </wps:wsp>
                      <wps:wsp>
                        <wps:cNvSpPr/>
                        <wps:spPr>
                          <a:xfrm>
                            <a:off x="3513960" y="2463120"/>
                            <a:ext cx="57780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最后，准备好</w:t>
                              </w:r>
                            </w:p>
                          </w:txbxContent>
                        </wps:txbx>
                        <wps:bodyPr lIns="0" rIns="0" tIns="0" bIns="0">
                          <a:noAutofit/>
                        </wps:bodyPr>
                      </wps:wsp>
                      <wps:wsp>
                        <wps:cNvSpPr/>
                        <wps:spPr>
                          <a:xfrm>
                            <a:off x="221040" y="2581200"/>
                            <a:ext cx="108144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m_axis_mm2s（读）</w:t>
                              </w:r>
                            </w:p>
                          </w:txbxContent>
                        </wps:txbx>
                        <wps:bodyPr lIns="0" rIns="0" tIns="0" bIns="0">
                          <a:noAutofit/>
                        </wps:bodyPr>
                      </wps:wsp>
                      <wps:wsp>
                        <wps:cNvSpPr/>
                        <wps:spPr>
                          <a:xfrm>
                            <a:off x="443880" y="502200"/>
                            <a:ext cx="50544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m_axi_sg</w:t>
                              </w:r>
                            </w:p>
                          </w:txbxContent>
                        </wps:txbx>
                        <wps:bodyPr lIns="0" rIns="0" tIns="0" bIns="0">
                          <a:noAutofit/>
                        </wps:bodyPr>
                      </wps:wsp>
                      <wps:wsp>
                        <wps:cNvSpPr/>
                        <wps:spPr>
                          <a:xfrm>
                            <a:off x="2414160" y="1445400"/>
                            <a:ext cx="43056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Wr Cntrl</w:t>
                              </w:r>
                            </w:p>
                          </w:txbxContent>
                        </wps:txbx>
                        <wps:bodyPr lIns="0" rIns="0" tIns="0" bIns="0">
                          <a:noAutofit/>
                        </wps:bodyPr>
                      </wps:wsp>
                      <wps:wsp>
                        <wps:cNvSpPr/>
                        <wps:spPr>
                          <a:xfrm>
                            <a:off x="2007720" y="2042280"/>
                            <a:ext cx="452880" cy="107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RD Cntrl</w:t>
                              </w:r>
                            </w:p>
                          </w:txbxContent>
                        </wps:txbx>
                        <wps:bodyPr lIns="0" rIns="0" tIns="0" bIns="0">
                          <a:noAutofit/>
                        </wps:bodyPr>
                      </wps:wsp>
                      <wps:wsp>
                        <wps:cNvSpPr/>
                        <wps:spPr>
                          <a:xfrm>
                            <a:off x="2367360" y="1843560"/>
                            <a:ext cx="224640" cy="846360"/>
                          </a:xfrm>
                          <a:custGeom>
                            <a:avLst/>
                            <a:gdLst/>
                            <a:ahLst/>
                            <a:rect l="l" t="t" r="r" b="b"/>
                            <a:pathLst>
                              <a:path w="229870" h="851345">
                                <a:moveTo>
                                  <a:pt x="0" y="851345"/>
                                </a:moveTo>
                                <a:lnTo>
                                  <a:pt x="0" y="0"/>
                                </a:lnTo>
                                <a:lnTo>
                                  <a:pt x="229870" y="0"/>
                                </a:lnTo>
                              </a:path>
                            </a:pathLst>
                          </a:custGeom>
                          <a:noFill/>
                          <a:ln cap="rnd" w="5760">
                            <a:solidFill>
                              <a:srgbClr val="ffffff"/>
                            </a:solidFill>
                            <a:round/>
                          </a:ln>
                        </wps:spPr>
                        <wps:style>
                          <a:lnRef idx="1"/>
                          <a:fillRef idx="0"/>
                          <a:effectRef idx="0"/>
                          <a:fontRef idx="minor"/>
                        </wps:style>
                        <wps:bodyPr/>
                      </wps:wsp>
                      <wps:wsp>
                        <wps:cNvSpPr/>
                        <wps:spPr>
                          <a:xfrm>
                            <a:off x="2595240" y="1817280"/>
                            <a:ext cx="73800" cy="48960"/>
                          </a:xfrm>
                          <a:custGeom>
                            <a:avLst/>
                            <a:gdLst/>
                            <a:ahLst/>
                            <a:rect l="l" t="t" r="r" b="b"/>
                            <a:pathLst>
                              <a:path w="77750" h="51854">
                                <a:moveTo>
                                  <a:pt x="0" y="0"/>
                                </a:moveTo>
                                <a:lnTo>
                                  <a:pt x="77750" y="25933"/>
                                </a:lnTo>
                                <a:lnTo>
                                  <a:pt x="0" y="51854"/>
                                </a:lnTo>
                                <a:lnTo>
                                  <a:pt x="0" y="0"/>
                                </a:lnTo>
                                <a:close/>
                              </a:path>
                            </a:pathLst>
                          </a:custGeom>
                          <a:solidFill>
                            <a:srgbClr val="000000"/>
                          </a:solidFill>
                          <a:ln>
                            <a:noFill/>
                          </a:ln>
                        </wps:spPr>
                        <wps:style>
                          <a:lnRef idx="0"/>
                          <a:fillRef idx="0"/>
                          <a:effectRef idx="0"/>
                          <a:fontRef idx="minor"/>
                        </wps:style>
                        <wps:bodyPr/>
                      </wps:wsp>
                      <wps:wsp>
                        <wps:cNvSpPr/>
                        <wps:spPr>
                          <a:xfrm>
                            <a:off x="2058840" y="605880"/>
                            <a:ext cx="541080" cy="720"/>
                          </a:xfrm>
                          <a:custGeom>
                            <a:avLst/>
                            <a:gdLst/>
                            <a:ahLst/>
                            <a:rect l="l" t="t" r="r" b="b"/>
                            <a:pathLst>
                              <a:path w="549339" h="0">
                                <a:moveTo>
                                  <a:pt x="0" y="0"/>
                                </a:moveTo>
                                <a:lnTo>
                                  <a:pt x="549339" y="0"/>
                                </a:lnTo>
                              </a:path>
                            </a:pathLst>
                          </a:custGeom>
                          <a:noFill/>
                          <a:ln cap="rnd" w="5760">
                            <a:solidFill>
                              <a:srgbClr val="ffffff"/>
                            </a:solidFill>
                            <a:round/>
                          </a:ln>
                        </wps:spPr>
                        <wps:style>
                          <a:lnRef idx="1"/>
                          <a:fillRef idx="0"/>
                          <a:effectRef idx="0"/>
                          <a:fontRef idx="minor"/>
                        </wps:style>
                        <wps:bodyPr/>
                      </wps:wsp>
                      <wps:wsp>
                        <wps:cNvSpPr/>
                        <wps:spPr>
                          <a:xfrm>
                            <a:off x="2602800" y="579600"/>
                            <a:ext cx="73800" cy="48960"/>
                          </a:xfrm>
                          <a:custGeom>
                            <a:avLst/>
                            <a:gdLst/>
                            <a:ahLst/>
                            <a:rect l="l" t="t" r="r" b="b"/>
                            <a:pathLst>
                              <a:path w="77750" h="51854">
                                <a:moveTo>
                                  <a:pt x="0" y="0"/>
                                </a:moveTo>
                                <a:lnTo>
                                  <a:pt x="77750" y="25933"/>
                                </a:lnTo>
                                <a:lnTo>
                                  <a:pt x="0" y="51854"/>
                                </a:lnTo>
                                <a:lnTo>
                                  <a:pt x="0" y="0"/>
                                </a:lnTo>
                                <a:close/>
                              </a:path>
                            </a:pathLst>
                          </a:custGeom>
                          <a:solidFill>
                            <a:srgbClr val="000000"/>
                          </a:solidFill>
                          <a:ln>
                            <a:noFill/>
                          </a:ln>
                        </wps:spPr>
                        <wps:style>
                          <a:lnRef idx="0"/>
                          <a:fillRef idx="0"/>
                          <a:effectRef idx="0"/>
                          <a:fontRef idx="minor"/>
                        </wps:style>
                        <wps:bodyPr/>
                      </wps:wsp>
                      <wps:wsp>
                        <wps:cNvSpPr/>
                        <wps:spPr>
                          <a:xfrm>
                            <a:off x="337680" y="605880"/>
                            <a:ext cx="897840" cy="720"/>
                          </a:xfrm>
                          <a:custGeom>
                            <a:avLst/>
                            <a:gdLst/>
                            <a:ahLst/>
                            <a:rect l="l" t="t" r="r" b="b"/>
                            <a:pathLst>
                              <a:path w="906653" h="0">
                                <a:moveTo>
                                  <a:pt x="906653" y="0"/>
                                </a:moveTo>
                                <a:lnTo>
                                  <a:pt x="0" y="0"/>
                                </a:lnTo>
                              </a:path>
                            </a:pathLst>
                          </a:custGeom>
                          <a:noFill/>
                          <a:ln cap="rnd" w="5760">
                            <a:solidFill>
                              <a:srgbClr val="ffffff"/>
                            </a:solidFill>
                            <a:round/>
                          </a:ln>
                        </wps:spPr>
                        <wps:style>
                          <a:lnRef idx="1"/>
                          <a:fillRef idx="0"/>
                          <a:effectRef idx="0"/>
                          <a:fontRef idx="minor"/>
                        </wps:style>
                        <wps:bodyPr/>
                      </wps:wsp>
                      <wps:wsp>
                        <wps:cNvSpPr/>
                        <wps:spPr>
                          <a:xfrm>
                            <a:off x="260280" y="579600"/>
                            <a:ext cx="73800" cy="48960"/>
                          </a:xfrm>
                          <a:custGeom>
                            <a:avLst/>
                            <a:gdLst/>
                            <a:ahLst/>
                            <a:rect l="l" t="t" r="r" b="b"/>
                            <a:pathLst>
                              <a:path w="77749" h="51854">
                                <a:moveTo>
                                  <a:pt x="77749" y="0"/>
                                </a:moveTo>
                                <a:lnTo>
                                  <a:pt x="77749" y="51854"/>
                                </a:lnTo>
                                <a:lnTo>
                                  <a:pt x="0" y="25933"/>
                                </a:lnTo>
                                <a:lnTo>
                                  <a:pt x="77749" y="0"/>
                                </a:lnTo>
                                <a:close/>
                              </a:path>
                            </a:pathLst>
                          </a:custGeom>
                          <a:solidFill>
                            <a:srgbClr val="000000"/>
                          </a:solidFill>
                          <a:ln>
                            <a:noFill/>
                          </a:ln>
                        </wps:spPr>
                        <wps:style>
                          <a:lnRef idx="0"/>
                          <a:fillRef idx="0"/>
                          <a:effectRef idx="0"/>
                          <a:fontRef idx="minor"/>
                        </wps:style>
                        <wps:bodyPr/>
                      </wps:wsp>
                      <wps:wsp>
                        <wps:cNvSpPr/>
                        <wps:spPr>
                          <a:xfrm>
                            <a:off x="76680" y="2690640"/>
                            <a:ext cx="1158120" cy="720"/>
                          </a:xfrm>
                          <a:custGeom>
                            <a:avLst/>
                            <a:gdLst/>
                            <a:ahLst/>
                            <a:rect l="l" t="t" r="r" b="b"/>
                            <a:pathLst>
                              <a:path w="1169657" h="0">
                                <a:moveTo>
                                  <a:pt x="1169657" y="0"/>
                                </a:moveTo>
                                <a:lnTo>
                                  <a:pt x="0" y="0"/>
                                </a:lnTo>
                              </a:path>
                            </a:pathLst>
                          </a:custGeom>
                          <a:noFill/>
                          <a:ln cap="rnd" w="5760">
                            <a:solidFill>
                              <a:srgbClr val="ffffff"/>
                            </a:solidFill>
                            <a:round/>
                          </a:ln>
                        </wps:spPr>
                        <wps:style>
                          <a:lnRef idx="1"/>
                          <a:fillRef idx="0"/>
                          <a:effectRef idx="0"/>
                          <a:fontRef idx="minor"/>
                        </wps:style>
                        <wps:bodyPr/>
                      </wps:wsp>
                      <wps:wsp>
                        <wps:cNvSpPr/>
                        <wps:spPr>
                          <a:xfrm>
                            <a:off x="0" y="2665080"/>
                            <a:ext cx="73800" cy="48240"/>
                          </a:xfrm>
                          <a:custGeom>
                            <a:avLst/>
                            <a:gdLst/>
                            <a:ahLst/>
                            <a:rect l="l" t="t" r="r" b="b"/>
                            <a:pathLst>
                              <a:path w="77749" h="51854">
                                <a:moveTo>
                                  <a:pt x="77749" y="0"/>
                                </a:moveTo>
                                <a:lnTo>
                                  <a:pt x="77749" y="51854"/>
                                </a:lnTo>
                                <a:lnTo>
                                  <a:pt x="0" y="25933"/>
                                </a:lnTo>
                                <a:lnTo>
                                  <a:pt x="77749" y="0"/>
                                </a:lnTo>
                                <a:close/>
                              </a:path>
                            </a:pathLst>
                          </a:custGeom>
                          <a:solidFill>
                            <a:srgbClr val="000000"/>
                          </a:solidFill>
                          <a:ln>
                            <a:noFill/>
                          </a:ln>
                        </wps:spPr>
                        <wps:style>
                          <a:lnRef idx="0"/>
                          <a:fillRef idx="0"/>
                          <a:effectRef idx="0"/>
                          <a:fontRef idx="minor"/>
                        </wps:style>
                        <wps:bodyPr/>
                      </wps:wsp>
                      <wps:wsp>
                        <wps:cNvSpPr/>
                        <wps:spPr>
                          <a:xfrm>
                            <a:off x="2129760" y="2690640"/>
                            <a:ext cx="2169000" cy="720"/>
                          </a:xfrm>
                          <a:custGeom>
                            <a:avLst/>
                            <a:gdLst/>
                            <a:ahLst/>
                            <a:rect l="l" t="t" r="r" b="b"/>
                            <a:pathLst>
                              <a:path w="2190344" h="0">
                                <a:moveTo>
                                  <a:pt x="2190344" y="0"/>
                                </a:moveTo>
                                <a:lnTo>
                                  <a:pt x="0" y="0"/>
                                </a:lnTo>
                              </a:path>
                            </a:pathLst>
                          </a:custGeom>
                          <a:noFill/>
                          <a:ln cap="rnd" w="5760">
                            <a:solidFill>
                              <a:srgbClr val="ffffff"/>
                            </a:solidFill>
                            <a:round/>
                          </a:ln>
                        </wps:spPr>
                        <wps:style>
                          <a:lnRef idx="1"/>
                          <a:fillRef idx="0"/>
                          <a:effectRef idx="0"/>
                          <a:fontRef idx="minor"/>
                        </wps:style>
                        <wps:bodyPr/>
                      </wps:wsp>
                      <wps:wsp>
                        <wps:cNvSpPr/>
                        <wps:spPr>
                          <a:xfrm>
                            <a:off x="2053080" y="2665080"/>
                            <a:ext cx="73800" cy="48240"/>
                          </a:xfrm>
                          <a:custGeom>
                            <a:avLst/>
                            <a:gdLst/>
                            <a:ahLst/>
                            <a:rect l="l" t="t" r="r" b="b"/>
                            <a:pathLst>
                              <a:path w="77750" h="51854">
                                <a:moveTo>
                                  <a:pt x="77750" y="0"/>
                                </a:moveTo>
                                <a:lnTo>
                                  <a:pt x="77750" y="51854"/>
                                </a:lnTo>
                                <a:lnTo>
                                  <a:pt x="0" y="25933"/>
                                </a:lnTo>
                                <a:lnTo>
                                  <a:pt x="77750" y="0"/>
                                </a:lnTo>
                                <a:close/>
                              </a:path>
                            </a:pathLst>
                          </a:custGeom>
                          <a:solidFill>
                            <a:srgbClr val="000000"/>
                          </a:solidFill>
                          <a:ln>
                            <a:noFill/>
                          </a:ln>
                        </wps:spPr>
                        <wps:style>
                          <a:lnRef idx="0"/>
                          <a:fillRef idx="0"/>
                          <a:effectRef idx="0"/>
                          <a:fontRef idx="minor"/>
                        </wps:style>
                        <wps:bodyPr/>
                      </wps:wsp>
                      <wps:wsp>
                        <wps:cNvSpPr/>
                        <wps:spPr>
                          <a:xfrm>
                            <a:off x="2058840" y="1151280"/>
                            <a:ext cx="536040" cy="570240"/>
                          </a:xfrm>
                          <a:custGeom>
                            <a:avLst/>
                            <a:gdLst/>
                            <a:ahLst/>
                            <a:rect l="l" t="t" r="r" b="b"/>
                            <a:pathLst>
                              <a:path w="544373" h="575945">
                                <a:moveTo>
                                  <a:pt x="544373" y="575945"/>
                                </a:moveTo>
                                <a:lnTo>
                                  <a:pt x="311912" y="575945"/>
                                </a:lnTo>
                                <a:lnTo>
                                  <a:pt x="311912" y="0"/>
                                </a:lnTo>
                                <a:lnTo>
                                  <a:pt x="0" y="0"/>
                                </a:lnTo>
                              </a:path>
                            </a:pathLst>
                          </a:custGeom>
                          <a:noFill/>
                          <a:ln cap="rnd" w="5760">
                            <a:solidFill>
                              <a:srgbClr val="ffffff"/>
                            </a:solidFill>
                            <a:round/>
                          </a:ln>
                        </wps:spPr>
                        <wps:style>
                          <a:lnRef idx="1"/>
                          <a:fillRef idx="0"/>
                          <a:effectRef idx="0"/>
                          <a:fontRef idx="minor"/>
                        </wps:style>
                        <wps:bodyPr/>
                      </wps:wsp>
                      <wps:wsp>
                        <wps:cNvSpPr/>
                        <wps:spPr>
                          <a:xfrm>
                            <a:off x="2593800" y="1698480"/>
                            <a:ext cx="73800" cy="48240"/>
                          </a:xfrm>
                          <a:custGeom>
                            <a:avLst/>
                            <a:gdLst/>
                            <a:ahLst/>
                            <a:rect l="l" t="t" r="r" b="b"/>
                            <a:pathLst>
                              <a:path w="77750" h="51854">
                                <a:moveTo>
                                  <a:pt x="0" y="0"/>
                                </a:moveTo>
                                <a:lnTo>
                                  <a:pt x="77750" y="25933"/>
                                </a:lnTo>
                                <a:lnTo>
                                  <a:pt x="0" y="51854"/>
                                </a:lnTo>
                                <a:lnTo>
                                  <a:pt x="0" y="0"/>
                                </a:lnTo>
                                <a:close/>
                              </a:path>
                            </a:pathLst>
                          </a:custGeom>
                          <a:solidFill>
                            <a:srgbClr val="000000"/>
                          </a:solidFill>
                          <a:ln>
                            <a:noFill/>
                          </a:ln>
                        </wps:spPr>
                        <wps:style>
                          <a:lnRef idx="0"/>
                          <a:fillRef idx="0"/>
                          <a:effectRef idx="0"/>
                          <a:fontRef idx="minor"/>
                        </wps:style>
                        <wps:bodyPr/>
                      </wps:wsp>
                      <wps:wsp>
                        <wps:cNvSpPr/>
                        <wps:spPr>
                          <a:xfrm>
                            <a:off x="3697560" y="1803240"/>
                            <a:ext cx="513720" cy="293400"/>
                          </a:xfrm>
                          <a:custGeom>
                            <a:avLst/>
                            <a:gdLst/>
                            <a:ahLst/>
                            <a:rect l="l" t="t" r="r" b="b"/>
                            <a:pathLst>
                              <a:path w="521843" h="297828">
                                <a:moveTo>
                                  <a:pt x="521843" y="297828"/>
                                </a:moveTo>
                                <a:lnTo>
                                  <a:pt x="300533" y="297828"/>
                                </a:lnTo>
                                <a:lnTo>
                                  <a:pt x="300533" y="0"/>
                                </a:lnTo>
                                <a:lnTo>
                                  <a:pt x="0" y="0"/>
                                </a:lnTo>
                              </a:path>
                            </a:pathLst>
                          </a:custGeom>
                          <a:noFill/>
                          <a:ln cap="rnd" w="5760">
                            <a:solidFill>
                              <a:srgbClr val="ffffff"/>
                            </a:solidFill>
                            <a:round/>
                          </a:ln>
                        </wps:spPr>
                        <wps:style>
                          <a:lnRef idx="1"/>
                          <a:fillRef idx="0"/>
                          <a:effectRef idx="0"/>
                          <a:fontRef idx="minor"/>
                        </wps:style>
                        <wps:bodyPr/>
                      </wps:wsp>
                      <wps:wsp>
                        <wps:cNvSpPr/>
                        <wps:spPr>
                          <a:xfrm>
                            <a:off x="4210560" y="2074680"/>
                            <a:ext cx="73800" cy="48240"/>
                          </a:xfrm>
                          <a:custGeom>
                            <a:avLst/>
                            <a:gdLst/>
                            <a:ahLst/>
                            <a:rect l="l" t="t" r="r" b="b"/>
                            <a:pathLst>
                              <a:path w="77750" h="51854">
                                <a:moveTo>
                                  <a:pt x="0" y="0"/>
                                </a:moveTo>
                                <a:lnTo>
                                  <a:pt x="77750" y="25933"/>
                                </a:lnTo>
                                <a:lnTo>
                                  <a:pt x="0" y="51854"/>
                                </a:lnTo>
                                <a:lnTo>
                                  <a:pt x="0"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72" style="position:absolute;margin-left:0pt;margin-top:-246.9pt;width:341.75pt;height:246.85pt" coordorigin="0,-4938" coordsize="6835,4937">
                <v:rect id="shape_0" stroked="f" style="position:absolute;left:6437;top:-104;width:397;height:102;mso-position-vertical:top">
                  <v:textbo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X12595</w:t>
                        </w:r>
                      </w:p>
                    </w:txbxContent>
                  </v:textbox>
                  <w10:wrap type="square"/>
                  <v:fill o:detectmouseclick="t" on="false"/>
                  <v:stroke color="#3465a4" joinstyle="round" endcap="flat"/>
                </v:rect>
                <v:rect id="shape_0" stroked="f" style="position:absolute;left:2085;top:-3952;width:1362;height:18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分散/聚集</w:t>
                        </w:r>
                      </w:p>
                    </w:txbxContent>
                  </v:textbox>
                  <w10:wrap type="square"/>
                  <v:fill o:detectmouseclick="t" on="false"/>
                  <v:stroke color="#3465a4" joinstyle="round" endcap="flat"/>
                </v:rect>
                <v:rect id="shape_0" stroked="f" style="position:absolute;left:4506;top:-4109;width:909;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DMA Ctrlr</w:t>
                        </w:r>
                      </w:p>
                    </w:txbxContent>
                  </v:textbox>
                  <w10:wrap type="square"/>
                  <v:fill o:detectmouseclick="t" on="false"/>
                  <v:stroke color="#3465a4" joinstyle="round" endcap="flat"/>
                </v:rect>
                <v:rect id="shape_0" stroked="f" style="position:absolute;left:2212;top:-801;width:1024;height:18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数据移动器</w:t>
                        </w:r>
                      </w:p>
                    </w:txbxContent>
                  </v:textbox>
                  <w10:wrap type="square"/>
                  <v:fill o:detectmouseclick="t" on="false"/>
                  <v:stroke color="#3465a4" joinstyle="round" endcap="flat"/>
                </v:rect>
                <v:rect id="shape_0" stroked="f" style="position:absolute;left:4311;top:-2268;width:1892;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TDEST，TUSER，TID</w:t>
                        </w:r>
                      </w:p>
                    </w:txbxContent>
                  </v:textbox>
                  <w10:wrap type="square"/>
                  <v:fill o:detectmouseclick="t" on="false"/>
                  <v:stroke color="#3465a4" joinstyle="round" endcap="flat"/>
                </v:rect>
                <v:rect id="shape_0" stroked="f" style="position:absolute;left:4830;top:-2078;width:477;height:18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先进先出</w:t>
                        </w:r>
                      </w:p>
                    </w:txbxContent>
                  </v:textbox>
                  <w10:wrap type="square"/>
                  <v:fill o:detectmouseclick="t" on="false"/>
                  <v:stroke color="#3465a4" joinstyle="round" endcap="flat"/>
                </v:rect>
                <v:rect id="shape_0" stroked="f" style="position:absolute;left:4484;top:-656;width:1204;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m_axis_mm2s</w:t>
                        </w:r>
                      </w:p>
                    </w:txbxContent>
                  </v:textbox>
                  <w10:wrap type="square"/>
                  <v:fill o:detectmouseclick="t" on="false"/>
                  <v:stroke color="#3465a4" joinstyle="round" endcap="flat"/>
                </v:rect>
                <v:rect id="shape_0" stroked="f" style="position:absolute;left:5339;top:-1403;width:1419;height:172;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tuser，tdest，tid，tda</w:t>
                        </w:r>
                      </w:p>
                    </w:txbxContent>
                  </v:textbox>
                  <w10:wrap type="square"/>
                  <v:fill o:detectmouseclick="t" on="false"/>
                  <v:stroke color="#3465a4" joinstyle="round" endcap="flat"/>
                </v:rect>
                <v:rect id="shape_0" stroked="f" style="position:absolute;left:5425;top:-1230;width:1200;height:169;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ta，tkeep，tvalid，</w:t>
                        </w:r>
                      </w:p>
                    </w:txbxContent>
                  </v:textbox>
                  <w10:wrap type="square"/>
                  <v:fill o:detectmouseclick="t" on="false"/>
                  <v:stroke color="#3465a4" joinstyle="round" endcap="flat"/>
                </v:rect>
                <v:rect id="shape_0" stroked="f" style="position:absolute;left:5534;top:-1059;width:909;height:16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最后，准备好</w:t>
                        </w:r>
                      </w:p>
                    </w:txbxContent>
                  </v:textbox>
                  <w10:wrap type="square"/>
                  <v:fill o:detectmouseclick="t" on="false"/>
                  <v:stroke color="#3465a4" joinstyle="round" endcap="flat"/>
                </v:rect>
                <v:rect id="shape_0" stroked="f" style="position:absolute;left:348;top:-873;width:1702;height:168;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m_axis_mm2s（读）</w:t>
                        </w:r>
                      </w:p>
                    </w:txbxContent>
                  </v:textbox>
                  <w10:wrap type="square"/>
                  <v:fill o:detectmouseclick="t" on="false"/>
                  <v:stroke color="#3465a4" joinstyle="round" endcap="flat"/>
                </v:rect>
                <v:rect id="shape_0" stroked="f" style="position:absolute;left:699;top:-4147;width:795;height:168;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m_axi_sg</w:t>
                        </w:r>
                      </w:p>
                    </w:txbxContent>
                  </v:textbox>
                  <w10:wrap type="square"/>
                  <v:fill o:detectmouseclick="t" on="false"/>
                  <v:stroke color="#3465a4" joinstyle="round" endcap="flat"/>
                </v:rect>
                <v:rect id="shape_0" stroked="f" style="position:absolute;left:3802;top:-2662;width:677;height:168;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Wr Cntrl</w:t>
                        </w:r>
                      </w:p>
                    </w:txbxContent>
                  </v:textbox>
                  <w10:wrap type="square"/>
                  <v:fill o:detectmouseclick="t" on="false"/>
                  <v:stroke color="#3465a4" joinstyle="round" endcap="flat"/>
                </v:rect>
                <v:rect id="shape_0" stroked="f" style="position:absolute;left:3162;top:-1722;width:712;height:168;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RD Cntrl</w:t>
                        </w:r>
                      </w:p>
                    </w:txbxContent>
                  </v:textbox>
                  <w10:wrap type="square"/>
                  <v:fill o:detectmouseclick="t" on="false"/>
                  <v:stroke color="#3465a4" joinstyle="round" endcap="flat"/>
                </v:rect>
              </v:group>
            </w:pict>
          </mc:Fallback>
        </mc:AlternateContent>
      </w:r>
    </w:p>
    <w:p>
      <w:pPr>
        <w:pStyle w:val="Normal"/>
        <w:tabs>
          <w:tab w:val="clear" w:pos="420"/>
          <w:tab w:val="center" w:pos="2897" w:leader="none"/>
          <w:tab w:val="center" w:pos="5329" w:leader="none"/>
        </w:tabs>
        <w:spacing w:lineRule="auto" w:line="264" w:before="0" w:after="505"/>
        <w:ind w:left="0" w:right="0" w:hanging="0"/>
        <w:jc w:val="left"/>
        <w:rPr/>
      </w:pPr>
      <w:r>
        <w:rPr>
          <w:lang w:val="zh-Hans"/>
        </w:rPr>
        <w:tab/>
      </w:r>
      <w:r>
        <w:rPr>
          <w:i/>
          <w:lang w:val="zh-Hans"/>
        </w:rPr>
        <w:t xml:space="preserve">图 </w:t>
      </w:r>
      <w:r>
        <w:rPr>
          <w:i/>
          <w:lang w:val="zh-Hans"/>
        </w:rPr>
        <w:t>2-42</w:t>
        <w:tab/>
      </w:r>
      <w:r>
        <w:rPr>
          <w:b/>
          <w:lang w:val="zh-Hans"/>
        </w:rPr>
        <w:t>：</w:t>
      </w:r>
      <w:r>
        <w:rPr>
          <w:b/>
          <w:lang w:val="zh-Hans"/>
        </w:rPr>
        <w:t xml:space="preserve">MM2S </w:t>
      </w:r>
      <w:r>
        <w:rPr>
          <w:b/>
          <w:lang w:val="zh-Hans"/>
        </w:rPr>
        <w:t>控制和数据路径流</w:t>
      </w:r>
    </w:p>
    <w:p>
      <w:pPr>
        <w:pStyle w:val="4"/>
        <w:ind w:left="755" w:right="67" w:hanging="10"/>
        <w:rPr/>
      </w:pPr>
      <w:r>
        <w:rPr>
          <w:lang w:val="zh-Hans"/>
        </w:rPr>
        <w:t>S2</w:t>
      </w:r>
      <w:r>
        <w:rPr>
          <w:lang w:val="zh-Hans"/>
        </w:rPr>
        <w:t>毫米</w:t>
      </w:r>
    </w:p>
    <w:p>
      <w:pPr>
        <w:pStyle w:val="Normal"/>
        <w:ind w:left="748" w:right="43" w:hanging="3"/>
        <w:rPr/>
      </w:pPr>
      <w:r>
        <w:rPr>
          <w:lang w:val="zh-Hans"/>
        </w:rPr>
        <w:t xml:space="preserve">tdest </w:t>
      </w:r>
      <w:r>
        <w:rPr>
          <w:lang w:val="zh-Hans"/>
        </w:rPr>
        <w:t>信号从传入流中采样。</w:t>
      </w:r>
      <w:r>
        <w:rPr>
          <w:lang w:val="zh-Hans"/>
        </w:rPr>
        <w:t xml:space="preserve">DMA </w:t>
      </w:r>
      <w:r>
        <w:rPr>
          <w:lang w:val="zh-Hans"/>
        </w:rPr>
        <w:t>控制器使用此值读取相应的</w:t>
      </w:r>
      <w:r>
        <w:rPr>
          <w:lang w:val="zh-Hans"/>
        </w:rPr>
        <w:t>S2MM_CURDESC</w:t>
      </w:r>
      <w:r>
        <w:rPr>
          <w:lang w:val="zh-Hans"/>
        </w:rPr>
        <w:t>和</w:t>
      </w:r>
      <w:r>
        <w:rPr>
          <w:lang w:val="zh-Hans"/>
        </w:rPr>
        <w:t>S2MM_TAILDESC</w:t>
      </w:r>
      <w:r>
        <w:rPr>
          <w:lang w:val="zh-Hans"/>
        </w:rPr>
        <w:t xml:space="preserve">并将其呈现给分散聚集模块。反过来，这个 </w:t>
      </w:r>
      <w:r>
        <w:rPr>
          <w:lang w:val="zh-Hans"/>
        </w:rPr>
        <w:t xml:space="preserve">SG </w:t>
      </w:r>
      <w:r>
        <w:rPr>
          <w:lang w:val="zh-Hans"/>
        </w:rPr>
        <w:t xml:space="preserve">模块获取该 </w:t>
      </w:r>
      <w:r>
        <w:rPr>
          <w:lang w:val="zh-Hans"/>
        </w:rPr>
        <w:t xml:space="preserve">tdest </w:t>
      </w:r>
      <w:r>
        <w:rPr>
          <w:lang w:val="zh-Hans"/>
        </w:rPr>
        <w:t xml:space="preserve">的描述符链。这意味着缓冲区描述符链设置应在数据包到达 </w:t>
      </w:r>
      <w:r>
        <w:rPr>
          <w:lang w:val="zh-Hans"/>
        </w:rPr>
        <w:t xml:space="preserve">S2MM </w:t>
      </w:r>
      <w:r>
        <w:rPr>
          <w:lang w:val="zh-Hans"/>
        </w:rPr>
        <w:t>通道之前完成（针对所有通道）。电流描述符和尾描述符寄存器应在数据包</w:t>
      </w:r>
      <w:r>
        <w:rPr>
          <w:lang w:val="zh-Hans"/>
        </w:rPr>
        <w:t>/</w:t>
      </w:r>
      <w:r>
        <w:rPr>
          <w:lang w:val="zh-Hans"/>
        </w:rPr>
        <w:t>数据到达之前进行编程。</w:t>
      </w:r>
      <w:r>
        <w:rPr>
          <w:lang w:val="zh-Hans"/>
        </w:rPr>
        <w:t xml:space="preserve">AXI DMA </w:t>
      </w:r>
      <w:r>
        <w:rPr>
          <w:lang w:val="zh-Hans"/>
        </w:rPr>
        <w:t xml:space="preserve">通过取消断言 </w:t>
      </w:r>
      <w:r>
        <w:rPr>
          <w:lang w:val="zh-Hans"/>
        </w:rPr>
        <w:t xml:space="preserve">tready </w:t>
      </w:r>
      <w:r>
        <w:rPr>
          <w:lang w:val="zh-Hans"/>
        </w:rPr>
        <w:t>来保存流数据，  直到获取相应的描述符。然后，</w:t>
      </w:r>
      <w:r>
        <w:rPr>
          <w:lang w:val="zh-Hans"/>
        </w:rPr>
        <w:t xml:space="preserve">AXI DMA </w:t>
      </w:r>
      <w:r>
        <w:rPr>
          <w:lang w:val="zh-Hans"/>
        </w:rPr>
        <w:t xml:space="preserve">写入从缓冲区地址开始，一直持续到从流端接收到 </w:t>
      </w:r>
      <w:r>
        <w:rPr>
          <w:lang w:val="zh-Hans"/>
        </w:rPr>
        <w:t>tlast</w:t>
      </w:r>
      <w:r>
        <w:rPr>
          <w:lang w:val="zh-Hans"/>
        </w:rPr>
        <w:t xml:space="preserve">。对于特定通道，当数据传输完成时，当前描述符寄存器将加载该链中下一个描述符的地址。这是为了确保正确处理下一个数据包。您必须确保正确设置描述符链，并且正确处理尾部 </w:t>
      </w:r>
      <w:r>
        <w:rPr>
          <w:lang w:val="zh-Hans"/>
        </w:rPr>
        <w:t>Descriptor</w:t>
      </w:r>
      <w:r>
        <w:rPr>
          <w:lang w:val="zh-Hans"/>
        </w:rPr>
        <w:t>，以避免跳转当前描述符。</w:t>
      </w:r>
    </w:p>
    <w:p>
      <w:pPr>
        <w:pStyle w:val="Normal"/>
        <w:ind w:left="748" w:right="43" w:hanging="3"/>
        <w:rPr/>
      </w:pPr>
      <w:r>
        <w:rPr>
          <w:lang w:val="zh-Hans"/>
        </w:rPr>
        <w:t>TDEST</w:t>
      </w:r>
      <w:r>
        <w:rPr>
          <w:lang w:val="zh-Hans"/>
        </w:rPr>
        <w:t>、</w:t>
      </w:r>
      <w:r>
        <w:rPr>
          <w:lang w:val="zh-Hans"/>
        </w:rPr>
        <w:t>TID</w:t>
      </w:r>
      <w:r>
        <w:rPr>
          <w:lang w:val="zh-Hans"/>
        </w:rPr>
        <w:t>、</w:t>
      </w:r>
      <w:r>
        <w:rPr>
          <w:lang w:val="zh-Hans"/>
        </w:rPr>
        <w:t xml:space="preserve">TUSER </w:t>
      </w:r>
      <w:r>
        <w:rPr>
          <w:lang w:val="zh-Hans"/>
        </w:rPr>
        <w:t xml:space="preserve">值从传入流中捕获并存储在内部。这些值预计不会在数据包中间更改。在完成该描述符的数据写入到内存映射端后，这些值将与其他状态位一起在链的每个 </w:t>
      </w:r>
      <w:r>
        <w:rPr>
          <w:lang w:val="zh-Hans"/>
        </w:rPr>
        <w:t xml:space="preserve">descr iptor </w:t>
      </w:r>
      <w:r>
        <w:rPr>
          <w:lang w:val="zh-Hans"/>
        </w:rPr>
        <w:t>中更新。</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2-43</w:t>
      </w:r>
    </w:p>
    <w:p>
      <w:pPr>
        <w:pStyle w:val="Normal"/>
        <w:spacing w:lineRule="auto" w:line="259" w:before="0" w:after="211"/>
        <w:ind w:left="1691" w:right="0" w:hanging="0"/>
        <w:jc w:val="left"/>
        <w:rPr/>
      </w:pPr>
      <w:r>
        <w:rPr/>
        <mc:AlternateContent>
          <mc:Choice Requires="wpg">
            <w:drawing>
              <wp:inline distT="0" distB="0" distL="0" distR="0" wp14:anchorId="47E52374">
                <wp:extent cx="4223385" cy="2176780"/>
                <wp:effectExtent l="0" t="0" r="0" b="0"/>
                <wp:docPr id="100" name="形状73"/>
                <a:graphic xmlns:a="http://schemas.openxmlformats.org/drawingml/2006/main">
                  <a:graphicData uri="http://schemas.microsoft.com/office/word/2010/wordprocessingGroup">
                    <wpg:wgp>
                      <wpg:cNvGrpSpPr/>
                      <wpg:grpSpPr>
                        <a:xfrm>
                          <a:off x="0" y="0"/>
                          <a:ext cx="4222800" cy="2176200"/>
                        </a:xfrm>
                      </wpg:grpSpPr>
                      <wps:wsp>
                        <wps:cNvSpPr/>
                        <wps:spPr>
                          <a:xfrm>
                            <a:off x="980280" y="26640"/>
                            <a:ext cx="817200" cy="1392480"/>
                          </a:xfrm>
                          <a:custGeom>
                            <a:avLst/>
                            <a:gdLst/>
                            <a:ahLst/>
                            <a:rect l="l" t="t" r="r" b="b"/>
                            <a:pathLst>
                              <a:path w="839597" h="1392454">
                                <a:moveTo>
                                  <a:pt x="0" y="1392454"/>
                                </a:moveTo>
                                <a:lnTo>
                                  <a:pt x="839597" y="1392454"/>
                                </a:lnTo>
                                <a:lnTo>
                                  <a:pt x="839597" y="0"/>
                                </a:lnTo>
                                <a:lnTo>
                                  <a:pt x="0" y="0"/>
                                </a:lnTo>
                                <a:close/>
                              </a:path>
                            </a:pathLst>
                          </a:custGeom>
                          <a:noFill/>
                          <a:ln cap="sq" w="12600">
                            <a:solidFill>
                              <a:srgbClr val="ffffff"/>
                            </a:solidFill>
                          </a:ln>
                        </wps:spPr>
                        <wps:style>
                          <a:lnRef idx="1"/>
                          <a:fillRef idx="0"/>
                          <a:effectRef idx="0"/>
                          <a:fontRef idx="minor"/>
                        </wps:style>
                        <wps:bodyPr/>
                      </wps:wsp>
                      <wps:wsp>
                        <wps:cNvSpPr/>
                        <wps:spPr>
                          <a:xfrm>
                            <a:off x="1073880" y="671040"/>
                            <a:ext cx="84384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分散/聚集</w:t>
                              </w:r>
                            </w:p>
                          </w:txbxContent>
                        </wps:txbx>
                        <wps:bodyPr lIns="0" rIns="0" tIns="0" bIns="0">
                          <a:noAutofit/>
                        </wps:bodyPr>
                      </wps:wsp>
                      <wps:wsp>
                        <wps:cNvSpPr/>
                        <wps:spPr>
                          <a:xfrm>
                            <a:off x="3297600" y="170280"/>
                            <a:ext cx="814680" cy="875520"/>
                          </a:xfrm>
                          <a:custGeom>
                            <a:avLst/>
                            <a:gdLst/>
                            <a:ahLst/>
                            <a:rect l="l" t="t" r="r" b="b"/>
                            <a:pathLst>
                              <a:path w="839597" h="876020">
                                <a:moveTo>
                                  <a:pt x="0" y="876020"/>
                                </a:moveTo>
                                <a:lnTo>
                                  <a:pt x="839597" y="876020"/>
                                </a:lnTo>
                                <a:lnTo>
                                  <a:pt x="839597" y="0"/>
                                </a:lnTo>
                                <a:lnTo>
                                  <a:pt x="0" y="0"/>
                                </a:lnTo>
                                <a:close/>
                              </a:path>
                            </a:pathLst>
                          </a:custGeom>
                          <a:noFill/>
                          <a:ln cap="sq" w="12600">
                            <a:solidFill>
                              <a:srgbClr val="ffffff"/>
                            </a:solidFill>
                          </a:ln>
                        </wps:spPr>
                        <wps:style>
                          <a:lnRef idx="1"/>
                          <a:fillRef idx="0"/>
                          <a:effectRef idx="0"/>
                          <a:fontRef idx="minor"/>
                        </wps:style>
                        <wps:bodyPr/>
                      </wps:wsp>
                      <wps:wsp>
                        <wps:cNvSpPr/>
                        <wps:spPr>
                          <a:xfrm>
                            <a:off x="3415680" y="506160"/>
                            <a:ext cx="80712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注册地图</w:t>
                              </w:r>
                            </w:p>
                          </w:txbxContent>
                        </wps:txbx>
                        <wps:bodyPr lIns="0" rIns="0" tIns="0" bIns="0">
                          <a:noAutofit/>
                        </wps:bodyPr>
                      </wps:wsp>
                      <wps:wsp>
                        <wps:cNvSpPr/>
                        <wps:spPr>
                          <a:xfrm>
                            <a:off x="3547080" y="629280"/>
                            <a:ext cx="4068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w:t>
                              </w:r>
                            </w:p>
                          </w:txbxContent>
                        </wps:txbx>
                        <wps:bodyPr lIns="0" rIns="0" tIns="0" bIns="0">
                          <a:noAutofit/>
                        </wps:bodyPr>
                      </wps:wsp>
                      <wps:wsp>
                        <wps:cNvSpPr/>
                        <wps:spPr>
                          <a:xfrm>
                            <a:off x="3580200" y="629280"/>
                            <a:ext cx="18468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新加坡</w:t>
                              </w:r>
                            </w:p>
                          </w:txbxContent>
                        </wps:txbx>
                        <wps:bodyPr lIns="0" rIns="0" tIns="0" bIns="0">
                          <a:noAutofit/>
                        </wps:bodyPr>
                      </wps:wsp>
                      <wps:wsp>
                        <wps:cNvSpPr/>
                        <wps:spPr>
                          <a:xfrm>
                            <a:off x="3720960" y="629280"/>
                            <a:ext cx="18864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=1）</w:t>
                              </w:r>
                            </w:p>
                          </w:txbxContent>
                        </wps:txbx>
                        <wps:bodyPr lIns="0" rIns="0" tIns="0" bIns="0">
                          <a:noAutofit/>
                        </wps:bodyPr>
                      </wps:wsp>
                      <wps:wsp>
                        <wps:cNvSpPr/>
                        <wps:spPr>
                          <a:xfrm>
                            <a:off x="2414160" y="1633320"/>
                            <a:ext cx="1021680" cy="468720"/>
                          </a:xfrm>
                          <a:custGeom>
                            <a:avLst/>
                            <a:gdLst/>
                            <a:ahLst/>
                            <a:rect l="l" t="t" r="r" b="b"/>
                            <a:pathLst>
                              <a:path w="1049503" h="470713">
                                <a:moveTo>
                                  <a:pt x="0" y="470713"/>
                                </a:moveTo>
                                <a:lnTo>
                                  <a:pt x="1049503" y="470713"/>
                                </a:lnTo>
                                <a:lnTo>
                                  <a:pt x="1049503" y="0"/>
                                </a:lnTo>
                                <a:lnTo>
                                  <a:pt x="0" y="0"/>
                                </a:lnTo>
                                <a:close/>
                              </a:path>
                            </a:pathLst>
                          </a:custGeom>
                          <a:noFill/>
                          <a:ln cap="sq" w="12600">
                            <a:solidFill>
                              <a:srgbClr val="ffffff"/>
                            </a:solidFill>
                          </a:ln>
                        </wps:spPr>
                        <wps:style>
                          <a:lnRef idx="1"/>
                          <a:fillRef idx="0"/>
                          <a:effectRef idx="0"/>
                          <a:fontRef idx="minor"/>
                        </wps:style>
                        <wps:bodyPr/>
                      </wps:wsp>
                      <wps:wsp>
                        <wps:cNvSpPr/>
                        <wps:spPr>
                          <a:xfrm>
                            <a:off x="2493000" y="1767960"/>
                            <a:ext cx="117036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TDEST，TUSER，TID</w:t>
                              </w:r>
                            </w:p>
                          </w:txbxContent>
                        </wps:txbx>
                        <wps:bodyPr lIns="0" rIns="0" tIns="0" bIns="0">
                          <a:noAutofit/>
                        </wps:bodyPr>
                      </wps:wsp>
                      <wps:wsp>
                        <wps:cNvSpPr/>
                        <wps:spPr>
                          <a:xfrm>
                            <a:off x="2813760" y="1888560"/>
                            <a:ext cx="29340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先进先出</w:t>
                              </w:r>
                            </w:p>
                          </w:txbxContent>
                        </wps:txbx>
                        <wps:bodyPr lIns="0" rIns="0" tIns="0" bIns="0">
                          <a:noAutofit/>
                        </wps:bodyPr>
                      </wps:wsp>
                      <wps:wsp>
                        <wps:cNvSpPr/>
                        <wps:spPr>
                          <a:xfrm>
                            <a:off x="225360" y="537120"/>
                            <a:ext cx="55368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m_axi_sg</w:t>
                              </w:r>
                            </w:p>
                          </w:txbxContent>
                        </wps:txbx>
                        <wps:bodyPr lIns="0" rIns="0" tIns="0" bIns="0">
                          <a:noAutofit/>
                        </wps:bodyPr>
                      </wps:wsp>
                      <wps:wsp>
                        <wps:cNvSpPr/>
                        <wps:spPr>
                          <a:xfrm>
                            <a:off x="1628640" y="1773000"/>
                            <a:ext cx="47448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Rd Data</w:t>
                              </w:r>
                            </w:p>
                          </w:txbxContent>
                        </wps:txbx>
                        <wps:bodyPr lIns="0" rIns="0" tIns="0" bIns="0">
                          <a:noAutofit/>
                        </wps:bodyPr>
                      </wps:wsp>
                      <wps:wsp>
                        <wps:cNvSpPr/>
                        <wps:spPr>
                          <a:xfrm>
                            <a:off x="1458000" y="1534680"/>
                            <a:ext cx="951120" cy="359280"/>
                          </a:xfrm>
                          <a:custGeom>
                            <a:avLst/>
                            <a:gdLst/>
                            <a:ahLst/>
                            <a:rect l="l" t="t" r="r" b="b"/>
                            <a:pathLst>
                              <a:path w="979513" h="359842">
                                <a:moveTo>
                                  <a:pt x="979513" y="359842"/>
                                </a:moveTo>
                                <a:lnTo>
                                  <a:pt x="0" y="359842"/>
                                </a:lnTo>
                                <a:lnTo>
                                  <a:pt x="0" y="0"/>
                                </a:lnTo>
                              </a:path>
                            </a:pathLst>
                          </a:custGeom>
                          <a:noFill/>
                          <a:ln cap="rnd">
                            <a:solidFill>
                              <a:srgbClr val="ffffff"/>
                            </a:solidFill>
                            <a:round/>
                          </a:ln>
                        </wps:spPr>
                        <wps:style>
                          <a:lnRef idx="1"/>
                          <a:fillRef idx="0"/>
                          <a:effectRef idx="0"/>
                          <a:fontRef idx="minor"/>
                        </wps:style>
                        <wps:bodyPr/>
                      </wps:wsp>
                      <wps:wsp>
                        <wps:cNvSpPr/>
                        <wps:spPr>
                          <a:xfrm>
                            <a:off x="1429920" y="1447920"/>
                            <a:ext cx="53280" cy="83160"/>
                          </a:xfrm>
                          <a:custGeom>
                            <a:avLst/>
                            <a:gdLst/>
                            <a:ahLst/>
                            <a:rect l="l" t="t" r="r" b="b"/>
                            <a:pathLst>
                              <a:path w="57785" h="86639">
                                <a:moveTo>
                                  <a:pt x="28893" y="0"/>
                                </a:moveTo>
                                <a:lnTo>
                                  <a:pt x="57785" y="86639"/>
                                </a:lnTo>
                                <a:lnTo>
                                  <a:pt x="0" y="86639"/>
                                </a:lnTo>
                                <a:lnTo>
                                  <a:pt x="28893" y="0"/>
                                </a:lnTo>
                                <a:close/>
                              </a:path>
                            </a:pathLst>
                          </a:custGeom>
                          <a:solidFill>
                            <a:srgbClr val="000000"/>
                          </a:solidFill>
                          <a:ln>
                            <a:noFill/>
                          </a:ln>
                        </wps:spPr>
                        <wps:style>
                          <a:lnRef idx="0"/>
                          <a:fillRef idx="0"/>
                          <a:effectRef idx="0"/>
                          <a:fontRef idx="minor"/>
                        </wps:style>
                        <wps:bodyPr/>
                      </wps:wsp>
                      <wps:wsp>
                        <wps:cNvSpPr/>
                        <wps:spPr>
                          <a:xfrm>
                            <a:off x="1885320" y="649440"/>
                            <a:ext cx="357480" cy="720"/>
                          </a:xfrm>
                          <a:custGeom>
                            <a:avLst/>
                            <a:gdLst/>
                            <a:ahLst/>
                            <a:rect l="l" t="t" r="r" b="b"/>
                            <a:pathLst>
                              <a:path w="370421" h="0">
                                <a:moveTo>
                                  <a:pt x="370421" y="0"/>
                                </a:moveTo>
                                <a:lnTo>
                                  <a:pt x="0" y="0"/>
                                </a:lnTo>
                              </a:path>
                            </a:pathLst>
                          </a:custGeom>
                          <a:noFill/>
                          <a:ln cap="rnd">
                            <a:solidFill>
                              <a:srgbClr val="ffffff"/>
                            </a:solidFill>
                            <a:round/>
                          </a:ln>
                        </wps:spPr>
                        <wps:style>
                          <a:lnRef idx="1"/>
                          <a:fillRef idx="0"/>
                          <a:effectRef idx="0"/>
                          <a:fontRef idx="minor"/>
                        </wps:style>
                        <wps:bodyPr/>
                      </wps:wsp>
                      <wps:wsp>
                        <wps:cNvSpPr/>
                        <wps:spPr>
                          <a:xfrm>
                            <a:off x="1800720" y="620280"/>
                            <a:ext cx="81360" cy="54720"/>
                          </a:xfrm>
                          <a:custGeom>
                            <a:avLst/>
                            <a:gdLst/>
                            <a:ahLst/>
                            <a:rect l="l" t="t" r="r" b="b"/>
                            <a:pathLst>
                              <a:path w="86678" h="57760">
                                <a:moveTo>
                                  <a:pt x="86678" y="0"/>
                                </a:moveTo>
                                <a:lnTo>
                                  <a:pt x="86678" y="57760"/>
                                </a:lnTo>
                                <a:lnTo>
                                  <a:pt x="0" y="28880"/>
                                </a:lnTo>
                                <a:lnTo>
                                  <a:pt x="86678" y="0"/>
                                </a:lnTo>
                                <a:close/>
                              </a:path>
                            </a:pathLst>
                          </a:custGeom>
                          <a:solidFill>
                            <a:srgbClr val="000000"/>
                          </a:solidFill>
                          <a:ln>
                            <a:noFill/>
                          </a:ln>
                        </wps:spPr>
                        <wps:style>
                          <a:lnRef idx="0"/>
                          <a:fillRef idx="0"/>
                          <a:effectRef idx="0"/>
                          <a:fontRef idx="minor"/>
                        </wps:style>
                        <wps:bodyPr/>
                      </wps:wsp>
                      <wps:wsp>
                        <wps:cNvSpPr/>
                        <wps:spPr>
                          <a:xfrm>
                            <a:off x="83880" y="649440"/>
                            <a:ext cx="889560" cy="720"/>
                          </a:xfrm>
                          <a:custGeom>
                            <a:avLst/>
                            <a:gdLst/>
                            <a:ahLst/>
                            <a:rect l="l" t="t" r="r" b="b"/>
                            <a:pathLst>
                              <a:path w="916203" h="0">
                                <a:moveTo>
                                  <a:pt x="916203" y="0"/>
                                </a:moveTo>
                                <a:lnTo>
                                  <a:pt x="0" y="0"/>
                                </a:lnTo>
                              </a:path>
                            </a:pathLst>
                          </a:custGeom>
                          <a:noFill/>
                          <a:ln cap="rnd">
                            <a:solidFill>
                              <a:srgbClr val="ffffff"/>
                            </a:solidFill>
                            <a:round/>
                          </a:ln>
                        </wps:spPr>
                        <wps:style>
                          <a:lnRef idx="1"/>
                          <a:fillRef idx="0"/>
                          <a:effectRef idx="0"/>
                          <a:fontRef idx="minor"/>
                        </wps:style>
                        <wps:bodyPr/>
                      </wps:wsp>
                      <wps:wsp>
                        <wps:cNvSpPr/>
                        <wps:spPr>
                          <a:xfrm>
                            <a:off x="0" y="620280"/>
                            <a:ext cx="80640" cy="54720"/>
                          </a:xfrm>
                          <a:custGeom>
                            <a:avLst/>
                            <a:gdLst/>
                            <a:ahLst/>
                            <a:rect l="l" t="t" r="r" b="b"/>
                            <a:pathLst>
                              <a:path w="86677" h="57760">
                                <a:moveTo>
                                  <a:pt x="86677" y="0"/>
                                </a:moveTo>
                                <a:lnTo>
                                  <a:pt x="86677" y="57760"/>
                                </a:lnTo>
                                <a:lnTo>
                                  <a:pt x="0" y="28880"/>
                                </a:lnTo>
                                <a:lnTo>
                                  <a:pt x="86677" y="0"/>
                                </a:lnTo>
                                <a:close/>
                              </a:path>
                            </a:pathLst>
                          </a:custGeom>
                          <a:solidFill>
                            <a:srgbClr val="000000"/>
                          </a:solidFill>
                          <a:ln>
                            <a:noFill/>
                          </a:ln>
                        </wps:spPr>
                        <wps:style>
                          <a:lnRef idx="0"/>
                          <a:fillRef idx="0"/>
                          <a:effectRef idx="0"/>
                          <a:fontRef idx="minor"/>
                        </wps:style>
                        <wps:bodyPr/>
                      </wps:wsp>
                      <wps:wsp>
                        <wps:cNvSpPr/>
                        <wps:spPr>
                          <a:xfrm>
                            <a:off x="3526920" y="1875960"/>
                            <a:ext cx="503640" cy="300240"/>
                          </a:xfrm>
                          <a:custGeom>
                            <a:avLst/>
                            <a:gdLst/>
                            <a:ahLst/>
                            <a:rect l="l" t="t" r="r" b="b"/>
                            <a:pathLst>
                              <a:path w="520040" h="303213">
                                <a:moveTo>
                                  <a:pt x="520040" y="303213"/>
                                </a:moveTo>
                                <a:lnTo>
                                  <a:pt x="219583" y="303213"/>
                                </a:lnTo>
                                <a:lnTo>
                                  <a:pt x="219583" y="0"/>
                                </a:lnTo>
                                <a:lnTo>
                                  <a:pt x="0" y="0"/>
                                </a:lnTo>
                              </a:path>
                            </a:pathLst>
                          </a:custGeom>
                          <a:noFill/>
                          <a:ln cap="rnd">
                            <a:solidFill>
                              <a:srgbClr val="ffffff"/>
                            </a:solidFill>
                            <a:round/>
                          </a:ln>
                        </wps:spPr>
                        <wps:style>
                          <a:lnRef idx="1"/>
                          <a:fillRef idx="0"/>
                          <a:effectRef idx="0"/>
                          <a:fontRef idx="minor"/>
                        </wps:style>
                        <wps:bodyPr/>
                      </wps:wsp>
                      <wps:wsp>
                        <wps:cNvSpPr/>
                        <wps:spPr>
                          <a:xfrm>
                            <a:off x="3443040" y="1846440"/>
                            <a:ext cx="80640" cy="54720"/>
                          </a:xfrm>
                          <a:custGeom>
                            <a:avLst/>
                            <a:gdLst/>
                            <a:ahLst/>
                            <a:rect l="l" t="t" r="r" b="b"/>
                            <a:pathLst>
                              <a:path w="86665" h="57760">
                                <a:moveTo>
                                  <a:pt x="86665" y="0"/>
                                </a:moveTo>
                                <a:lnTo>
                                  <a:pt x="86665" y="57760"/>
                                </a:lnTo>
                                <a:lnTo>
                                  <a:pt x="0" y="28880"/>
                                </a:lnTo>
                                <a:lnTo>
                                  <a:pt x="86665" y="0"/>
                                </a:lnTo>
                                <a:close/>
                              </a:path>
                            </a:pathLst>
                          </a:custGeom>
                          <a:solidFill>
                            <a:srgbClr val="000000"/>
                          </a:solidFill>
                          <a:ln>
                            <a:noFill/>
                          </a:ln>
                        </wps:spPr>
                        <wps:style>
                          <a:lnRef idx="0"/>
                          <a:fillRef idx="0"/>
                          <a:effectRef idx="0"/>
                          <a:fontRef idx="minor"/>
                        </wps:style>
                        <wps:bodyPr/>
                      </wps:wsp>
                      <wps:wsp>
                        <wps:cNvSpPr/>
                        <wps:spPr>
                          <a:xfrm>
                            <a:off x="2246040" y="0"/>
                            <a:ext cx="272520" cy="1294200"/>
                          </a:xfrm>
                          <a:custGeom>
                            <a:avLst/>
                            <a:gdLst/>
                            <a:ahLst/>
                            <a:rect l="l" t="t" r="r" b="b"/>
                            <a:pathLst>
                              <a:path w="283121" h="1293851">
                                <a:moveTo>
                                  <a:pt x="0" y="225996"/>
                                </a:moveTo>
                                <a:lnTo>
                                  <a:pt x="0" y="1067854"/>
                                </a:lnTo>
                                <a:lnTo>
                                  <a:pt x="283121" y="1293851"/>
                                </a:lnTo>
                                <a:lnTo>
                                  <a:pt x="283121" y="0"/>
                                </a:lnTo>
                                <a:lnTo>
                                  <a:pt x="0" y="225996"/>
                                </a:lnTo>
                                <a:close/>
                              </a:path>
                            </a:pathLst>
                          </a:custGeom>
                          <a:noFill/>
                          <a:ln cap="sq" w="12600">
                            <a:solidFill>
                              <a:srgbClr val="ffffff"/>
                            </a:solidFill>
                          </a:ln>
                        </wps:spPr>
                        <wps:style>
                          <a:lnRef idx="1"/>
                          <a:fillRef idx="0"/>
                          <a:effectRef idx="0"/>
                          <a:fontRef idx="minor"/>
                        </wps:style>
                        <wps:bodyPr/>
                      </wps:wsp>
                      <wps:wsp>
                        <wps:cNvSpPr/>
                        <wps:spPr>
                          <a:xfrm>
                            <a:off x="2606760" y="649440"/>
                            <a:ext cx="690840" cy="720"/>
                          </a:xfrm>
                          <a:custGeom>
                            <a:avLst/>
                            <a:gdLst/>
                            <a:ahLst/>
                            <a:rect l="l" t="t" r="r" b="b"/>
                            <a:pathLst>
                              <a:path w="709701" h="0">
                                <a:moveTo>
                                  <a:pt x="709701" y="0"/>
                                </a:moveTo>
                                <a:lnTo>
                                  <a:pt x="0" y="0"/>
                                </a:lnTo>
                              </a:path>
                            </a:pathLst>
                          </a:custGeom>
                          <a:noFill/>
                          <a:ln cap="rnd">
                            <a:solidFill>
                              <a:srgbClr val="ffffff"/>
                            </a:solidFill>
                            <a:round/>
                          </a:ln>
                        </wps:spPr>
                        <wps:style>
                          <a:lnRef idx="1"/>
                          <a:fillRef idx="0"/>
                          <a:effectRef idx="0"/>
                          <a:fontRef idx="minor"/>
                        </wps:style>
                        <wps:bodyPr/>
                      </wps:wsp>
                      <wps:wsp>
                        <wps:cNvSpPr/>
                        <wps:spPr>
                          <a:xfrm>
                            <a:off x="2521440" y="620280"/>
                            <a:ext cx="82080" cy="54720"/>
                          </a:xfrm>
                          <a:custGeom>
                            <a:avLst/>
                            <a:gdLst/>
                            <a:ahLst/>
                            <a:rect l="l" t="t" r="r" b="b"/>
                            <a:pathLst>
                              <a:path w="86678" h="57760">
                                <a:moveTo>
                                  <a:pt x="86678" y="0"/>
                                </a:moveTo>
                                <a:lnTo>
                                  <a:pt x="86678" y="57760"/>
                                </a:lnTo>
                                <a:lnTo>
                                  <a:pt x="0" y="28880"/>
                                </a:lnTo>
                                <a:lnTo>
                                  <a:pt x="86678" y="0"/>
                                </a:lnTo>
                                <a:close/>
                              </a:path>
                            </a:pathLst>
                          </a:custGeom>
                          <a:solidFill>
                            <a:srgbClr val="000000"/>
                          </a:solidFill>
                          <a:ln>
                            <a:noFill/>
                          </a:ln>
                        </wps:spPr>
                        <wps:style>
                          <a:lnRef idx="0"/>
                          <a:fillRef idx="0"/>
                          <a:effectRef idx="0"/>
                          <a:fontRef idx="minor"/>
                        </wps:style>
                        <wps:bodyPr/>
                      </wps:wsp>
                      <wps:wsp>
                        <wps:cNvSpPr/>
                        <wps:spPr>
                          <a:xfrm>
                            <a:off x="2355120" y="1267920"/>
                            <a:ext cx="1663200" cy="216360"/>
                          </a:xfrm>
                          <a:custGeom>
                            <a:avLst/>
                            <a:gdLst/>
                            <a:ahLst/>
                            <a:rect l="l" t="t" r="r" b="b"/>
                            <a:pathLst>
                              <a:path w="1707680" h="219977">
                                <a:moveTo>
                                  <a:pt x="1707680" y="219977"/>
                                </a:moveTo>
                                <a:lnTo>
                                  <a:pt x="0" y="219977"/>
                                </a:lnTo>
                                <a:lnTo>
                                  <a:pt x="0" y="0"/>
                                </a:lnTo>
                              </a:path>
                            </a:pathLst>
                          </a:custGeom>
                          <a:noFill/>
                          <a:ln cap="rnd">
                            <a:solidFill>
                              <a:srgbClr val="ffffff"/>
                            </a:solidFill>
                            <a:round/>
                          </a:ln>
                        </wps:spPr>
                        <wps:style>
                          <a:lnRef idx="1"/>
                          <a:fillRef idx="0"/>
                          <a:effectRef idx="0"/>
                          <a:fontRef idx="minor"/>
                        </wps:style>
                        <wps:bodyPr/>
                      </wps:wsp>
                      <wps:wsp>
                        <wps:cNvSpPr/>
                        <wps:spPr>
                          <a:xfrm>
                            <a:off x="2327400" y="1181880"/>
                            <a:ext cx="53280" cy="83160"/>
                          </a:xfrm>
                          <a:custGeom>
                            <a:avLst/>
                            <a:gdLst/>
                            <a:ahLst/>
                            <a:rect l="l" t="t" r="r" b="b"/>
                            <a:pathLst>
                              <a:path w="57785" h="86627">
                                <a:moveTo>
                                  <a:pt x="28892" y="0"/>
                                </a:moveTo>
                                <a:lnTo>
                                  <a:pt x="57785" y="86627"/>
                                </a:lnTo>
                                <a:lnTo>
                                  <a:pt x="0" y="86627"/>
                                </a:lnTo>
                                <a:lnTo>
                                  <a:pt x="28892" y="0"/>
                                </a:lnTo>
                                <a:close/>
                              </a:path>
                            </a:pathLst>
                          </a:custGeom>
                          <a:solidFill>
                            <a:srgbClr val="000000"/>
                          </a:solidFill>
                          <a:ln>
                            <a:noFill/>
                          </a:ln>
                        </wps:spPr>
                        <wps:style>
                          <a:lnRef idx="0"/>
                          <a:fillRef idx="0"/>
                          <a:effectRef idx="0"/>
                          <a:fontRef idx="minor"/>
                        </wps:style>
                        <wps:bodyPr/>
                      </wps:wsp>
                      <wps:wsp>
                        <wps:cNvSpPr/>
                        <wps:spPr>
                          <a:xfrm>
                            <a:off x="3658320" y="1365840"/>
                            <a:ext cx="42372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泰斯特</w:t>
                              </w:r>
                            </w:p>
                          </w:txbxContent>
                        </wps:txbx>
                        <wps:bodyPr lIns="0" rIns="0" tIns="0" bIns="0">
                          <a:noAutofit/>
                        </wps:bodyPr>
                      </wps:wsp>
                      <wps:wsp>
                        <wps:cNvSpPr/>
                        <wps:spPr>
                          <a:xfrm>
                            <a:off x="2660760" y="392400"/>
                            <a:ext cx="67896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诅咒/</w:t>
                              </w:r>
                            </w:p>
                          </w:txbxContent>
                        </wps:txbx>
                        <wps:bodyPr lIns="0" rIns="0" tIns="0" bIns="0">
                          <a:noAutofit/>
                        </wps:bodyPr>
                      </wps:wsp>
                      <wps:wsp>
                        <wps:cNvSpPr/>
                        <wps:spPr>
                          <a:xfrm>
                            <a:off x="2572920" y="513000"/>
                            <a:ext cx="901080" cy="1224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尾部[0：N]</w:t>
                              </w:r>
                            </w:p>
                          </w:txbxContent>
                        </wps:txbx>
                        <wps:bodyPr lIns="0" rIns="0" tIns="0" bIns="0">
                          <a:noAutofit/>
                        </wps:bodyPr>
                      </wps:wsp>
                    </wpg:wgp>
                  </a:graphicData>
                </a:graphic>
              </wp:inline>
            </w:drawing>
          </mc:Choice>
          <mc:Fallback>
            <w:pict>
              <v:group id="shape_0" alt="形状73" style="position:absolute;margin-left:0pt;margin-top:-171.4pt;width:332.5pt;height:171.35pt" coordorigin="0,-3428" coordsize="6650,3427">
                <v:rect id="shape_0" stroked="f" style="position:absolute;left:1691;top:-2371;width:1328;height:18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分散/聚集</w:t>
                        </w:r>
                      </w:p>
                    </w:txbxContent>
                  </v:textbox>
                  <w10:wrap type="square"/>
                  <v:fill o:detectmouseclick="t" on="false"/>
                  <v:stroke color="#3465a4" joinstyle="round" endcap="flat"/>
                </v:rect>
                <v:rect id="shape_0" stroked="f" style="position:absolute;left:5379;top:-2631;width:1270;height:19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注册地图</w:t>
                        </w:r>
                      </w:p>
                    </w:txbxContent>
                  </v:textbox>
                  <w10:wrap type="square"/>
                  <v:fill o:detectmouseclick="t" on="false"/>
                  <v:stroke color="#3465a4" joinstyle="round" endcap="flat"/>
                </v:rect>
                <v:rect id="shape_0" stroked="f" style="position:absolute;left:5586;top:-2437;width:63;height:18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5638;top:-2437;width:290;height:18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新加坡</w:t>
                        </w:r>
                      </w:p>
                    </w:txbxContent>
                  </v:textbox>
                  <w10:wrap type="square"/>
                  <v:fill o:detectmouseclick="t" on="false"/>
                  <v:stroke color="#3465a4" joinstyle="round" endcap="flat"/>
                </v:rect>
                <v:rect id="shape_0" stroked="f" style="position:absolute;left:5860;top:-2437;width:296;height:18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=1）</w:t>
                        </w:r>
                      </w:p>
                    </w:txbxContent>
                  </v:textbox>
                  <w10:wrap type="square"/>
                  <v:fill o:detectmouseclick="t" on="false"/>
                  <v:stroke color="#3465a4" joinstyle="round" endcap="flat"/>
                </v:rect>
                <v:rect id="shape_0" stroked="f" style="position:absolute;left:3926;top:-644;width:1842;height:18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TDEST，TUSER，TID</w:t>
                        </w:r>
                      </w:p>
                    </w:txbxContent>
                  </v:textbox>
                  <w10:wrap type="square"/>
                  <v:fill o:detectmouseclick="t" on="false"/>
                  <v:stroke color="#3465a4" joinstyle="round" endcap="flat"/>
                </v:rect>
                <v:rect id="shape_0" stroked="f" style="position:absolute;left:4431;top:-454;width:461;height:18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先进先出</w:t>
                        </w:r>
                      </w:p>
                    </w:txbxContent>
                  </v:textbox>
                  <w10:wrap type="square"/>
                  <v:fill o:detectmouseclick="t" on="false"/>
                  <v:stroke color="#3465a4" joinstyle="round" endcap="flat"/>
                </v:rect>
                <v:rect id="shape_0" stroked="f" style="position:absolute;left:355;top:-2582;width:871;height:192;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m_axi_sg</w:t>
                        </w:r>
                      </w:p>
                    </w:txbxContent>
                  </v:textbox>
                  <w10:wrap type="square"/>
                  <v:fill o:detectmouseclick="t" on="false"/>
                  <v:stroke color="#3465a4" joinstyle="round" endcap="flat"/>
                </v:rect>
                <v:rect id="shape_0" stroked="f" style="position:absolute;left:2565;top:-636;width:746;height:188;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Rd Data</w:t>
                        </w:r>
                      </w:p>
                    </w:txbxContent>
                  </v:textbox>
                  <w10:wrap type="square"/>
                  <v:fill o:detectmouseclick="t" on="false"/>
                  <v:stroke color="#3465a4" joinstyle="round" endcap="flat"/>
                </v:rect>
                <v:rect id="shape_0" stroked="f" style="position:absolute;left:5761;top:-1277;width:666;height:18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泰斯特</w:t>
                        </w:r>
                      </w:p>
                    </w:txbxContent>
                  </v:textbox>
                  <w10:wrap type="square"/>
                  <v:fill o:detectmouseclick="t" on="false"/>
                  <v:stroke color="#3465a4" joinstyle="round" endcap="flat"/>
                </v:rect>
                <v:rect id="shape_0" stroked="f" style="position:absolute;left:4190;top:-2810;width:1068;height:18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诅咒/</w:t>
                        </w:r>
                      </w:p>
                    </w:txbxContent>
                  </v:textbox>
                  <w10:wrap type="square"/>
                  <v:fill o:detectmouseclick="t" on="false"/>
                  <v:stroke color="#3465a4" joinstyle="round" endcap="flat"/>
                </v:rect>
                <v:rect id="shape_0" stroked="f" style="position:absolute;left:4052;top:-2620;width:1418;height:19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尾部[0：N]</w:t>
                        </w:r>
                      </w:p>
                    </w:txbxContent>
                  </v:textbox>
                  <w10:wrap type="square"/>
                  <v:fill o:detectmouseclick="t" on="false"/>
                  <v:stroke color="#3465a4" joinstyle="round" endcap="flat"/>
                </v:rect>
              </v:group>
            </w:pict>
          </mc:Fallback>
        </mc:AlternateContent>
      </w:r>
    </w:p>
    <w:p>
      <w:pPr>
        <w:pStyle w:val="Normal"/>
        <w:spacing w:lineRule="auto" w:line="259" w:before="0" w:after="112"/>
        <w:ind w:left="1268" w:right="0" w:hanging="0"/>
        <w:jc w:val="left"/>
        <w:rPr/>
      </w:pPr>
      <w:r>
        <w:rPr/>
        <mc:AlternateContent>
          <mc:Choice Requires="wpg">
            <w:drawing>
              <wp:inline distT="0" distB="0" distL="0" distR="0" wp14:anchorId="2FA91696">
                <wp:extent cx="4495800" cy="951865"/>
                <wp:effectExtent l="0" t="0" r="0" b="0"/>
                <wp:docPr id="101" name="形状74"/>
                <a:graphic xmlns:a="http://schemas.openxmlformats.org/drawingml/2006/main">
                  <a:graphicData uri="http://schemas.microsoft.com/office/word/2010/wordprocessingGroup">
                    <wpg:wgp>
                      <wpg:cNvGrpSpPr/>
                      <wpg:grpSpPr>
                        <a:xfrm>
                          <a:off x="0" y="0"/>
                          <a:ext cx="4495320" cy="951120"/>
                        </a:xfrm>
                      </wpg:grpSpPr>
                      <wps:wsp>
                        <wps:cNvSpPr/>
                        <wps:spPr>
                          <a:xfrm>
                            <a:off x="1257840" y="78120"/>
                            <a:ext cx="824400" cy="720000"/>
                          </a:xfrm>
                          <a:custGeom>
                            <a:avLst/>
                            <a:gdLst/>
                            <a:ahLst/>
                            <a:rect l="l" t="t" r="r" b="b"/>
                            <a:pathLst>
                              <a:path w="839597" h="732206">
                                <a:moveTo>
                                  <a:pt x="0" y="732206"/>
                                </a:moveTo>
                                <a:lnTo>
                                  <a:pt x="839597" y="732206"/>
                                </a:lnTo>
                                <a:lnTo>
                                  <a:pt x="839597" y="0"/>
                                </a:lnTo>
                                <a:lnTo>
                                  <a:pt x="0" y="0"/>
                                </a:lnTo>
                                <a:close/>
                              </a:path>
                            </a:pathLst>
                          </a:custGeom>
                          <a:noFill/>
                          <a:ln cap="sq" w="12600">
                            <a:solidFill>
                              <a:srgbClr val="ffffff"/>
                            </a:solidFill>
                          </a:ln>
                        </wps:spPr>
                        <wps:style>
                          <a:lnRef idx="1"/>
                          <a:fillRef idx="0"/>
                          <a:effectRef idx="0"/>
                          <a:fontRef idx="minor"/>
                        </wps:style>
                        <wps:bodyPr/>
                      </wps:wsp>
                      <wps:wsp>
                        <wps:cNvSpPr/>
                        <wps:spPr>
                          <a:xfrm>
                            <a:off x="1429920" y="398880"/>
                            <a:ext cx="640800" cy="117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数据移动器</w:t>
                              </w:r>
                            </w:p>
                          </w:txbxContent>
                        </wps:txbx>
                        <wps:bodyPr lIns="0" rIns="0" tIns="0" bIns="0">
                          <a:noAutofit/>
                        </wps:bodyPr>
                      </wps:wsp>
                      <wps:wsp>
                        <wps:cNvSpPr/>
                        <wps:spPr>
                          <a:xfrm>
                            <a:off x="2884680" y="486360"/>
                            <a:ext cx="847800" cy="118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m_axis_s2mm</w:t>
                              </w:r>
                            </w:p>
                          </w:txbxContent>
                        </wps:txbx>
                        <wps:bodyPr lIns="0" rIns="0" tIns="0" bIns="0">
                          <a:noAutofit/>
                        </wps:bodyPr>
                      </wps:wsp>
                      <wps:wsp>
                        <wps:cNvSpPr/>
                        <wps:spPr>
                          <a:xfrm>
                            <a:off x="3402360" y="0"/>
                            <a:ext cx="999360" cy="117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tuser，tdest，tid，tda</w:t>
                              </w:r>
                            </w:p>
                          </w:txbxContent>
                        </wps:txbx>
                        <wps:bodyPr lIns="0" rIns="0" tIns="0" bIns="0">
                          <a:noAutofit/>
                        </wps:bodyPr>
                      </wps:wsp>
                      <wps:wsp>
                        <wps:cNvSpPr/>
                        <wps:spPr>
                          <a:xfrm>
                            <a:off x="3462120" y="118080"/>
                            <a:ext cx="846000" cy="120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ta，tkeep，tvalid，</w:t>
                              </w:r>
                            </w:p>
                          </w:txbxContent>
                        </wps:txbx>
                        <wps:bodyPr lIns="0" rIns="0" tIns="0" bIns="0">
                          <a:noAutofit/>
                        </wps:bodyPr>
                      </wps:wsp>
                      <wps:wsp>
                        <wps:cNvSpPr/>
                        <wps:spPr>
                          <a:xfrm>
                            <a:off x="3540240" y="236880"/>
                            <a:ext cx="640080" cy="1198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最后，准备好</w:t>
                              </w:r>
                            </w:p>
                          </w:txbxContent>
                        </wps:txbx>
                        <wps:bodyPr lIns="0" rIns="0" tIns="0" bIns="0">
                          <a:noAutofit/>
                        </wps:bodyPr>
                      </wps:wsp>
                      <wps:wsp>
                        <wps:cNvSpPr/>
                        <wps:spPr>
                          <a:xfrm>
                            <a:off x="224280" y="348120"/>
                            <a:ext cx="1213560" cy="1180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m_axis_s2mm（写入）</w:t>
                              </w:r>
                            </w:p>
                          </w:txbxContent>
                        </wps:txbx>
                        <wps:bodyPr lIns="0" rIns="0" tIns="0" bIns="0">
                          <a:noAutofit/>
                        </wps:bodyPr>
                      </wps:wsp>
                      <wps:wsp>
                        <wps:cNvSpPr/>
                        <wps:spPr>
                          <a:xfrm>
                            <a:off x="84960" y="461160"/>
                            <a:ext cx="1166040" cy="720"/>
                          </a:xfrm>
                          <a:custGeom>
                            <a:avLst/>
                            <a:gdLst/>
                            <a:ahLst/>
                            <a:rect l="l" t="t" r="r" b="b"/>
                            <a:pathLst>
                              <a:path w="1184262" h="0">
                                <a:moveTo>
                                  <a:pt x="1184262" y="0"/>
                                </a:moveTo>
                                <a:lnTo>
                                  <a:pt x="0" y="0"/>
                                </a:lnTo>
                              </a:path>
                            </a:pathLst>
                          </a:custGeom>
                          <a:noFill/>
                          <a:ln cap="rnd">
                            <a:solidFill>
                              <a:srgbClr val="ffffff"/>
                            </a:solidFill>
                            <a:round/>
                          </a:ln>
                        </wps:spPr>
                        <wps:style>
                          <a:lnRef idx="1"/>
                          <a:fillRef idx="0"/>
                          <a:effectRef idx="0"/>
                          <a:fontRef idx="minor"/>
                        </wps:style>
                        <wps:bodyPr/>
                      </wps:wsp>
                      <wps:wsp>
                        <wps:cNvSpPr/>
                        <wps:spPr>
                          <a:xfrm>
                            <a:off x="0" y="433080"/>
                            <a:ext cx="82080" cy="53280"/>
                          </a:xfrm>
                          <a:custGeom>
                            <a:avLst/>
                            <a:gdLst/>
                            <a:ahLst/>
                            <a:rect l="l" t="t" r="r" b="b"/>
                            <a:pathLst>
                              <a:path w="86677" h="57760">
                                <a:moveTo>
                                  <a:pt x="86677" y="0"/>
                                </a:moveTo>
                                <a:lnTo>
                                  <a:pt x="86677" y="57760"/>
                                </a:lnTo>
                                <a:lnTo>
                                  <a:pt x="0" y="28880"/>
                                </a:lnTo>
                                <a:lnTo>
                                  <a:pt x="86677" y="0"/>
                                </a:lnTo>
                                <a:close/>
                              </a:path>
                            </a:pathLst>
                          </a:custGeom>
                          <a:solidFill>
                            <a:srgbClr val="000000"/>
                          </a:solidFill>
                          <a:ln>
                            <a:noFill/>
                          </a:ln>
                        </wps:spPr>
                        <wps:style>
                          <a:lnRef idx="0"/>
                          <a:fillRef idx="0"/>
                          <a:effectRef idx="0"/>
                          <a:fontRef idx="minor"/>
                        </wps:style>
                        <wps:bodyPr/>
                      </wps:wsp>
                      <wps:wsp>
                        <wps:cNvSpPr/>
                        <wps:spPr>
                          <a:xfrm>
                            <a:off x="2165400" y="461160"/>
                            <a:ext cx="2190240" cy="720"/>
                          </a:xfrm>
                          <a:custGeom>
                            <a:avLst/>
                            <a:gdLst/>
                            <a:ahLst/>
                            <a:rect l="l" t="t" r="r" b="b"/>
                            <a:pathLst>
                              <a:path w="2223935" h="0">
                                <a:moveTo>
                                  <a:pt x="2223935" y="0"/>
                                </a:moveTo>
                                <a:lnTo>
                                  <a:pt x="0" y="0"/>
                                </a:lnTo>
                              </a:path>
                            </a:pathLst>
                          </a:custGeom>
                          <a:noFill/>
                          <a:ln cap="rnd">
                            <a:solidFill>
                              <a:srgbClr val="ffffff"/>
                            </a:solidFill>
                            <a:round/>
                          </a:ln>
                        </wps:spPr>
                        <wps:style>
                          <a:lnRef idx="1"/>
                          <a:fillRef idx="0"/>
                          <a:effectRef idx="0"/>
                          <a:fontRef idx="minor"/>
                        </wps:style>
                        <wps:bodyPr/>
                      </wps:wsp>
                      <wps:wsp>
                        <wps:cNvSpPr/>
                        <wps:spPr>
                          <a:xfrm>
                            <a:off x="2080440" y="433080"/>
                            <a:ext cx="82440" cy="53280"/>
                          </a:xfrm>
                          <a:custGeom>
                            <a:avLst/>
                            <a:gdLst/>
                            <a:ahLst/>
                            <a:rect l="l" t="t" r="r" b="b"/>
                            <a:pathLst>
                              <a:path w="86678" h="57760">
                                <a:moveTo>
                                  <a:pt x="86678" y="0"/>
                                </a:moveTo>
                                <a:lnTo>
                                  <a:pt x="86678" y="57760"/>
                                </a:lnTo>
                                <a:lnTo>
                                  <a:pt x="0" y="28880"/>
                                </a:lnTo>
                                <a:lnTo>
                                  <a:pt x="86678" y="0"/>
                                </a:lnTo>
                                <a:close/>
                              </a:path>
                            </a:pathLst>
                          </a:custGeom>
                          <a:solidFill>
                            <a:srgbClr val="000000"/>
                          </a:solidFill>
                          <a:ln>
                            <a:noFill/>
                          </a:ln>
                        </wps:spPr>
                        <wps:style>
                          <a:lnRef idx="0"/>
                          <a:fillRef idx="0"/>
                          <a:effectRef idx="0"/>
                          <a:fontRef idx="minor"/>
                        </wps:style>
                        <wps:bodyPr/>
                      </wps:wsp>
                      <wps:wsp>
                        <wps:cNvSpPr/>
                        <wps:spPr>
                          <a:xfrm>
                            <a:off x="4228560" y="878760"/>
                            <a:ext cx="266760" cy="72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x14589</w:t>
                              </w:r>
                            </w:p>
                          </w:txbxContent>
                        </wps:txbx>
                        <wps:bodyPr lIns="0" rIns="0" tIns="0" bIns="0">
                          <a:noAutofit/>
                        </wps:bodyPr>
                      </wps:wsp>
                    </wpg:wgp>
                  </a:graphicData>
                </a:graphic>
              </wp:inline>
            </w:drawing>
          </mc:Choice>
          <mc:Fallback>
            <w:pict>
              <v:group id="shape_0" alt="形状74" style="position:absolute;margin-left:0pt;margin-top:-74.95pt;width:353.95pt;height:74.9pt" coordorigin="0,-1499" coordsize="7079,1498">
                <v:rect id="shape_0" stroked="f" style="position:absolute;left:2252;top:-871;width:1008;height:18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数据移动器</w:t>
                        </w:r>
                      </w:p>
                    </w:txbxContent>
                  </v:textbox>
                  <w10:wrap type="square"/>
                  <v:fill o:detectmouseclick="t" on="false"/>
                  <v:stroke color="#3465a4" joinstyle="round" endcap="flat"/>
                </v:rect>
                <v:rect id="shape_0" stroked="f" style="position:absolute;left:4543;top:-733;width:1334;height:185;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m_axis_s2mm</w:t>
                        </w:r>
                      </w:p>
                    </w:txbxContent>
                  </v:textbox>
                  <w10:wrap type="square"/>
                  <v:fill o:detectmouseclick="t" on="false"/>
                  <v:stroke color="#3465a4" joinstyle="round" endcap="flat"/>
                </v:rect>
                <v:rect id="shape_0" stroked="f" style="position:absolute;left:5358;top:-1499;width:1573;height:184;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tuser，tdest，tid，tda</w:t>
                        </w:r>
                      </w:p>
                    </w:txbxContent>
                  </v:textbox>
                  <w10:wrap type="square"/>
                  <v:fill o:detectmouseclick="t" on="false"/>
                  <v:stroke color="#3465a4" joinstyle="round" endcap="flat"/>
                </v:rect>
                <v:rect id="shape_0" stroked="f" style="position:absolute;left:5452;top:-1313;width:1331;height:189;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ta，tkeep，tvalid，</w:t>
                        </w:r>
                      </w:p>
                    </w:txbxContent>
                  </v:textbox>
                  <w10:wrap type="square"/>
                  <v:fill o:detectmouseclick="t" on="false"/>
                  <v:stroke color="#3465a4" joinstyle="round" endcap="flat"/>
                </v:rect>
                <v:rect id="shape_0" stroked="f" style="position:absolute;left:5575;top:-1126;width:1007;height:188;mso-position-vertical:top">
                  <v:textbox>
                    <w:txbxContent>
                      <w:p>
                        <w:pPr>
                          <w:overflowPunct w:val="false"/>
                          <w:spacing w:before="0" w:after="160" w:lineRule="auto" w:line="252"/>
                          <w:ind w:hanging="0"/>
                          <w:jc w:val="left"/>
                          <w:rPr/>
                        </w:pPr>
                        <w:r>
                          <w:rPr>
                            <w:smallCaps w:val="false"/>
                            <w:caps w:val="false"/>
                            <w:iCs w:val="false"/>
                            <w:i w:val="false"/>
                            <w:bCs w:val="false"/>
                            <w:b w:val="false"/>
                            <w:szCs w:val="16"/>
                            <w:sz w:val="16"/>
                            <w:spacing w:val="0"/>
                            <w:vertAlign w:val="baseline"/>
                            <w:position w:val="0"/>
                            <w:dstrike w:val="false"/>
                            <w:strike w:val="false"/>
                            <w:u w:val="none"/>
                            <w:rFonts w:eastAsia="等线" w:cs="等线" w:ascii="等线" w:hAnsi="等线"/>
                            <w:color w:val="00000A"/>
                            <w14:ligatures w14:val="standardContextual"/>
                          </w:rPr>
                          <w:t>最后，准备好</w:t>
                        </w:r>
                      </w:p>
                    </w:txbxContent>
                  </v:textbox>
                  <w10:wrap type="square"/>
                  <v:fill o:detectmouseclick="t" on="false"/>
                  <v:stroke color="#3465a4" joinstyle="round" endcap="flat"/>
                </v:rect>
                <v:rect id="shape_0" stroked="f" style="position:absolute;left:353;top:-951;width:1910;height:185;mso-position-vertical:top">
                  <v:textbox>
                    <w:txbxContent>
                      <w:p>
                        <w:pPr>
                          <w:overflowPunct w:val="false"/>
                          <w:spacing w:before="0" w:after="160" w:lineRule="auto" w:line="252"/>
                          <w:ind w:hanging="0"/>
                          <w:jc w:val="left"/>
                          <w:rPr/>
                        </w:pPr>
                        <w:r>
                          <w:rPr>
                            <w:smallCaps w:val="false"/>
                            <w:caps w:val="false"/>
                            <w:iCs w:val="false"/>
                            <w:bCs w:val="false"/>
                            <w:szCs w:val="16"/>
                            <w:spacing w:val="0"/>
                            <w:vertAlign w:val="baseline"/>
                            <w:position w:val="0"/>
                            <w:sz w:val="16"/>
                            <w:i w:val="false"/>
                            <w:dstrike w:val="false"/>
                            <w:strike w:val="false"/>
                            <w:u w:val="none"/>
                            <w:b w:val="false"/>
                            <w:sz w:val="16"/>
                            <w:rFonts w:eastAsia="等线" w:cs="等线" w:ascii="等线" w:hAnsi="等线"/>
                            <w:color w:val="00000A"/>
                            <w14:ligatures w14:val="standardContextual"/>
                          </w:rPr>
                          <w:t>m_axis_s2mm（写入）</w:t>
                        </w:r>
                      </w:p>
                    </w:txbxContent>
                  </v:textbox>
                  <w10:wrap type="square"/>
                  <v:fill o:detectmouseclick="t" on="false"/>
                  <v:stroke color="#3465a4" joinstyle="round" endcap="flat"/>
                </v:rect>
                <v:rect id="shape_0" stroked="f" style="position:absolute;left:6659;top:-115;width:419;height:113;mso-position-vertical:top">
                  <v:textbo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x14589</w:t>
                        </w:r>
                      </w:p>
                    </w:txbxContent>
                  </v:textbox>
                  <w10:wrap type="square"/>
                  <v:fill o:detectmouseclick="t" on="false"/>
                  <v:stroke color="#3465a4" joinstyle="round" endcap="flat"/>
                </v:rect>
              </v:group>
            </w:pict>
          </mc:Fallback>
        </mc:AlternateContent>
      </w:r>
    </w:p>
    <w:p>
      <w:pPr>
        <w:pStyle w:val="Normal"/>
        <w:tabs>
          <w:tab w:val="clear" w:pos="420"/>
          <w:tab w:val="center" w:pos="2897" w:leader="none"/>
          <w:tab w:val="center" w:pos="5329" w:leader="none"/>
        </w:tabs>
        <w:spacing w:lineRule="auto" w:line="264" w:before="0" w:after="586"/>
        <w:ind w:left="0" w:right="0" w:hanging="0"/>
        <w:jc w:val="left"/>
        <w:rPr/>
      </w:pPr>
      <w:r>
        <w:rPr>
          <w:lang w:val="zh-Hans"/>
        </w:rPr>
        <w:tab/>
      </w:r>
      <w:r>
        <w:rPr>
          <w:i/>
          <w:lang w:val="zh-Hans"/>
        </w:rPr>
        <w:t xml:space="preserve">图 </w:t>
      </w:r>
      <w:r>
        <w:rPr>
          <w:i/>
          <w:lang w:val="zh-Hans"/>
        </w:rPr>
        <w:t>2-43</w:t>
      </w:r>
      <w:r>
        <w:rPr>
          <w:i/>
          <w:lang w:val="zh-Hans"/>
        </w:rPr>
        <w:t>：</w:t>
      </w:r>
      <w:r>
        <w:rPr>
          <w:i/>
          <w:lang w:val="zh-Hans"/>
        </w:rPr>
        <w:tab/>
      </w:r>
      <w:r>
        <w:rPr>
          <w:b/>
          <w:lang w:val="zh-Hans"/>
        </w:rPr>
        <w:t xml:space="preserve">S2MM </w:t>
      </w:r>
      <w:r>
        <w:rPr>
          <w:b/>
          <w:lang w:val="zh-Hans"/>
        </w:rPr>
        <w:t>控制和数据路径流</w:t>
      </w:r>
    </w:p>
    <w:p>
      <w:pPr>
        <w:pStyle w:val="3"/>
        <w:ind w:left="755" w:right="67" w:hanging="10"/>
        <w:rPr/>
      </w:pPr>
      <w:r>
        <w:rPr>
          <w:lang w:val="zh-Hans"/>
        </w:rPr>
        <w:t>二维传输</w:t>
      </w:r>
    </w:p>
    <w:p>
      <w:pPr>
        <w:pStyle w:val="Normal"/>
        <w:ind w:left="748" w:right="43" w:hanging="3"/>
        <w:rPr/>
      </w:pPr>
      <w:r>
        <w:rPr>
          <w:lang w:val="zh-Hans"/>
        </w:rPr>
        <w:t>在多通道模式下，</w:t>
      </w:r>
      <w:r>
        <w:rPr>
          <w:lang w:val="zh-Hans"/>
        </w:rPr>
        <w:t xml:space="preserve">AXI DMA </w:t>
      </w:r>
      <w:r>
        <w:rPr>
          <w:lang w:val="zh-Hans"/>
        </w:rPr>
        <w:t xml:space="preserve">支持通过 </w:t>
      </w:r>
      <w:r>
        <w:rPr>
          <w:lang w:val="zh-Hans"/>
        </w:rPr>
        <w:t xml:space="preserve">AXI4 </w:t>
      </w:r>
      <w:r>
        <w:rPr>
          <w:lang w:val="zh-Hans"/>
        </w:rPr>
        <w:t xml:space="preserve">流通道高效传输的二维内存访问模式。 </w:t>
      </w:r>
    </w:p>
    <w:p>
      <w:pPr>
        <w:pStyle w:val="Normal"/>
        <w:ind w:left="748" w:right="43" w:hanging="3"/>
        <w:rPr/>
      </w:pPr>
      <w:r>
        <w:rPr>
          <w:lang w:val="zh-Hans"/>
        </w:rPr>
        <w:t xml:space="preserve">访问模式由描述符字段 </w:t>
      </w:r>
      <w:r>
        <w:rPr>
          <w:lang w:val="zh-Hans"/>
        </w:rPr>
        <w:t>HSIZE</w:t>
      </w:r>
      <w:r>
        <w:rPr>
          <w:lang w:val="zh-Hans"/>
        </w:rPr>
        <w:t>、</w:t>
      </w:r>
      <w:r>
        <w:rPr>
          <w:lang w:val="zh-Hans"/>
        </w:rPr>
        <w:t xml:space="preserve">VSIZE </w:t>
      </w:r>
      <w:r>
        <w:rPr>
          <w:lang w:val="zh-Hans"/>
        </w:rPr>
        <w:t xml:space="preserve">和 </w:t>
      </w:r>
      <w:r>
        <w:rPr>
          <w:lang w:val="zh-Hans"/>
        </w:rPr>
        <w:t xml:space="preserve">STRIDE </w:t>
      </w:r>
      <w:r>
        <w:rPr>
          <w:lang w:val="zh-Hans"/>
        </w:rPr>
        <w:t>控制，这些字段允许在（隐式）二维数组内传输子块。</w:t>
      </w:r>
      <w:r>
        <w:rPr>
          <w:lang w:val="zh-Hans"/>
        </w:rPr>
        <w:t xml:space="preserve">HSIZE </w:t>
      </w:r>
      <w:r>
        <w:rPr>
          <w:lang w:val="zh-Hans"/>
        </w:rPr>
        <w:t xml:space="preserve">在连续“行”子块的起始地址之间指定。对于 </w:t>
      </w:r>
      <w:r>
        <w:rPr>
          <w:lang w:val="zh-Hans"/>
        </w:rPr>
        <w:t xml:space="preserve">2-D </w:t>
      </w:r>
      <w:r>
        <w:rPr>
          <w:lang w:val="zh-Hans"/>
        </w:rPr>
        <w:t>传输，</w:t>
      </w:r>
      <w:r>
        <w:rPr>
          <w:lang w:val="zh-Hans"/>
        </w:rPr>
        <w:t>HSIZE</w:t>
      </w:r>
      <w:r>
        <w:rPr>
          <w:lang w:val="zh-Hans"/>
        </w:rPr>
        <w:t>、</w:t>
      </w:r>
      <w:r>
        <w:rPr>
          <w:lang w:val="zh-Hans"/>
        </w:rPr>
        <w:t xml:space="preserve">VISZE </w:t>
      </w:r>
      <w:r>
        <w:rPr>
          <w:lang w:val="zh-Hans"/>
        </w:rPr>
        <w:t xml:space="preserve">和 </w:t>
      </w:r>
      <w:r>
        <w:rPr>
          <w:lang w:val="zh-Hans"/>
        </w:rPr>
        <w:t xml:space="preserve">STRIDE </w:t>
      </w:r>
      <w:r>
        <w:rPr>
          <w:lang w:val="zh-Hans"/>
        </w:rPr>
        <w:t xml:space="preserve">应按字节对齐。未对齐的 </w:t>
      </w:r>
      <w:r>
        <w:rPr>
          <w:lang w:val="zh-Hans"/>
        </w:rPr>
        <w:t>HSIZE</w:t>
      </w:r>
      <w:r>
        <w:rPr>
          <w:lang w:val="zh-Hans"/>
        </w:rPr>
        <w:t>、</w:t>
      </w:r>
      <w:r>
        <w:rPr>
          <w:lang w:val="zh-Hans"/>
        </w:rPr>
        <w:t xml:space="preserve">VSIZE </w:t>
      </w:r>
      <w:r>
        <w:rPr>
          <w:lang w:val="zh-Hans"/>
        </w:rPr>
        <w:t xml:space="preserve">或 </w:t>
      </w:r>
      <w:r>
        <w:rPr>
          <w:lang w:val="zh-Hans"/>
        </w:rPr>
        <w:t xml:space="preserve">STRIDE </w:t>
      </w:r>
      <w:r>
        <w:rPr>
          <w:lang w:val="zh-Hans"/>
        </w:rPr>
        <w:t>值会导致意外行为。</w:t>
      </w:r>
    </w:p>
    <w:p>
      <w:pPr>
        <w:pStyle w:val="Normal"/>
        <w:ind w:left="748" w:right="43" w:hanging="3"/>
        <w:rPr/>
      </w:pPr>
      <w:r>
        <w:rPr>
          <w:lang w:val="zh-Hans"/>
        </w:rPr>
        <w:t>每个读取 （</w:t>
      </w:r>
      <w:r>
        <w:rPr>
          <w:lang w:val="zh-Hans"/>
        </w:rPr>
        <w:t>MM2S</w:t>
      </w:r>
      <w:r>
        <w:rPr>
          <w:lang w:val="zh-Hans"/>
        </w:rPr>
        <w:t>） 或写入 （</w:t>
      </w:r>
      <w:r>
        <w:rPr>
          <w:lang w:val="zh-Hans"/>
        </w:rPr>
        <w:t>S2MM</w:t>
      </w:r>
      <w:r>
        <w:rPr>
          <w:lang w:val="zh-Hans"/>
        </w:rPr>
        <w:t xml:space="preserve">） 传输都由 </w:t>
      </w:r>
      <w:r>
        <w:rPr>
          <w:lang w:val="zh-Hans"/>
        </w:rPr>
        <w:t xml:space="preserve">VSIZE </w:t>
      </w:r>
      <w:r>
        <w:rPr>
          <w:lang w:val="zh-Hans"/>
        </w:rPr>
        <w:t xml:space="preserve">传输组成，每个传输的大小为 </w:t>
      </w:r>
      <w:r>
        <w:rPr>
          <w:lang w:val="zh-Hans"/>
        </w:rPr>
        <w:t>HSIZE</w:t>
      </w:r>
      <w:r>
        <w:rPr>
          <w:lang w:val="zh-Hans"/>
        </w:rPr>
        <w:t xml:space="preserve">。每个连续传输的起始地址是 来自上一个传输的起始地址（最初是数据包传输的 </w:t>
      </w:r>
      <w:r>
        <w:rPr>
          <w:lang w:val="zh-Hans"/>
        </w:rPr>
        <w:t>BaseAddr</w:t>
      </w:r>
      <w:r>
        <w:rPr>
          <w:lang w:val="zh-Hans"/>
        </w:rPr>
        <w:t xml:space="preserve">）的 </w:t>
      </w:r>
      <w:r>
        <w:rPr>
          <w:lang w:val="zh-Hans"/>
        </w:rPr>
        <w:t xml:space="preserve">STRIDE </w:t>
      </w:r>
      <w:r>
        <w:rPr>
          <w:lang w:val="zh-Hans"/>
        </w:rPr>
        <w:t xml:space="preserve">地址。 </w:t>
      </w:r>
    </w:p>
    <w:p>
      <w:pPr>
        <w:pStyle w:val="Normal"/>
        <w:ind w:left="748" w:right="43" w:hanging="3"/>
        <w:rPr/>
      </w:pPr>
      <w:r>
        <w:rPr>
          <w:color w:val="0000FF"/>
          <w:lang w:val="zh-Hans"/>
        </w:rPr>
        <w:t xml:space="preserve">图 </w:t>
      </w:r>
      <w:r>
        <w:rPr>
          <w:color w:val="0000FF"/>
          <w:lang w:val="zh-Hans"/>
        </w:rPr>
        <w:t>2-44</w:t>
      </w:r>
      <w:r>
        <w:rPr>
          <w:lang w:val="zh-Hans"/>
        </w:rPr>
        <w:t xml:space="preserve"> </w:t>
      </w:r>
      <w:r>
        <w:rPr>
          <w:lang w:val="zh-Hans"/>
        </w:rPr>
        <w:t>显示了二维数据格式的示例。</w:t>
      </w:r>
    </w:p>
    <w:p>
      <w:pPr>
        <w:pStyle w:val="Normal"/>
        <w:spacing w:lineRule="auto" w:line="264" w:before="0" w:after="75"/>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2-44</w:t>
      </w:r>
    </w:p>
    <w:p>
      <w:pPr>
        <w:pStyle w:val="Normal"/>
        <w:spacing w:lineRule="auto" w:line="259" w:before="0" w:after="233"/>
        <w:ind w:left="964" w:right="0" w:hanging="0"/>
        <w:jc w:val="left"/>
        <w:rPr/>
      </w:pPr>
      <w:r>
        <w:rPr/>
        <mc:AlternateContent>
          <mc:Choice Requires="wpg">
            <w:drawing>
              <wp:inline distT="0" distB="0" distL="0" distR="0" wp14:anchorId="5DA7183C">
                <wp:extent cx="4500880" cy="1731010"/>
                <wp:effectExtent l="0" t="0" r="0" b="0"/>
                <wp:docPr id="102" name="形状75"/>
                <a:graphic xmlns:a="http://schemas.openxmlformats.org/drawingml/2006/main">
                  <a:graphicData uri="http://schemas.microsoft.com/office/word/2010/wordprocessingGroup">
                    <wpg:wgp>
                      <wpg:cNvGrpSpPr/>
                      <wpg:grpSpPr>
                        <a:xfrm>
                          <a:off x="0" y="0"/>
                          <a:ext cx="4500360" cy="1730520"/>
                        </a:xfrm>
                      </wpg:grpSpPr>
                      <wps:wsp>
                        <wps:cNvSpPr/>
                        <wps:spPr>
                          <a:xfrm>
                            <a:off x="4287600" y="1676520"/>
                            <a:ext cx="212760" cy="5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7"/>
                                  <w:spacing w:val="0"/>
                                  <w:vertAlign w:val="baseline"/>
                                  <w:position w:val="0"/>
                                  <w:sz w:val="7"/>
                                  <w:i w:val="false"/>
                                  <w:dstrike w:val="false"/>
                                  <w:strike w:val="false"/>
                                  <w:u w:val="none"/>
                                  <w:b w:val="false"/>
                                  <w:sz w:val="7"/>
                                  <w:rFonts w:eastAsia="等线" w:cs="等线" w:ascii="等线" w:hAnsi="等线"/>
                                  <w:color w:val="00000A"/>
                                  <w14:ligatures w14:val="standardContextual"/>
                                </w:rPr>
                                <w:t>X12594</w:t>
                              </w:r>
                            </w:p>
                          </w:txbxContent>
                        </wps:txbx>
                        <wps:bodyPr lIns="0" rIns="0" tIns="0" bIns="0">
                          <a:noAutofit/>
                        </wps:bodyPr>
                      </wps:wsp>
                      <wps:wsp>
                        <wps:cNvSpPr/>
                        <wps:spPr>
                          <a:xfrm>
                            <a:off x="1957680" y="1544400"/>
                            <a:ext cx="439560" cy="135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海泽</w:t>
                              </w:r>
                            </w:p>
                          </w:txbxContent>
                        </wps:txbx>
                        <wps:bodyPr lIns="0" rIns="0" tIns="0" bIns="0">
                          <a:noAutofit/>
                        </wps:bodyPr>
                      </wps:wsp>
                      <wps:wsp>
                        <wps:cNvSpPr/>
                        <wps:spPr>
                          <a:xfrm>
                            <a:off x="1226880" y="384120"/>
                            <a:ext cx="1935000" cy="963360"/>
                          </a:xfrm>
                          <a:custGeom>
                            <a:avLst/>
                            <a:gdLst/>
                            <a:ahLst/>
                            <a:rect l="l" t="t" r="r" b="b"/>
                            <a:pathLst>
                              <a:path w="1944916" h="968820">
                                <a:moveTo>
                                  <a:pt x="0" y="968820"/>
                                </a:moveTo>
                                <a:lnTo>
                                  <a:pt x="1944916" y="968820"/>
                                </a:lnTo>
                                <a:lnTo>
                                  <a:pt x="1944916" y="0"/>
                                </a:lnTo>
                                <a:lnTo>
                                  <a:pt x="0" y="0"/>
                                </a:lnTo>
                                <a:close/>
                              </a:path>
                            </a:pathLst>
                          </a:custGeom>
                          <a:noFill/>
                          <a:ln cap="rnd" w="9360">
                            <a:solidFill>
                              <a:srgbClr val="ffffff"/>
                            </a:solidFill>
                            <a:round/>
                          </a:ln>
                        </wps:spPr>
                        <wps:style>
                          <a:lnRef idx="1"/>
                          <a:fillRef idx="0"/>
                          <a:effectRef idx="0"/>
                          <a:fontRef idx="minor"/>
                        </wps:style>
                        <wps:bodyPr/>
                      </wps:wsp>
                      <wps:wsp>
                        <wps:cNvSpPr/>
                        <wps:spPr>
                          <a:xfrm>
                            <a:off x="1226880" y="506880"/>
                            <a:ext cx="1935000" cy="720"/>
                          </a:xfrm>
                          <a:custGeom>
                            <a:avLst/>
                            <a:gdLst/>
                            <a:ahLst/>
                            <a:rect l="l" t="t" r="r" b="b"/>
                            <a:pathLst>
                              <a:path w="1945005" h="0">
                                <a:moveTo>
                                  <a:pt x="0" y="0"/>
                                </a:moveTo>
                                <a:lnTo>
                                  <a:pt x="1945005" y="0"/>
                                </a:lnTo>
                              </a:path>
                            </a:pathLst>
                          </a:custGeom>
                          <a:noFill/>
                          <a:ln cap="rnd" w="6840">
                            <a:solidFill>
                              <a:srgbClr val="ffffff"/>
                            </a:solidFill>
                            <a:round/>
                          </a:ln>
                        </wps:spPr>
                        <wps:style>
                          <a:lnRef idx="1"/>
                          <a:fillRef idx="0"/>
                          <a:effectRef idx="0"/>
                          <a:fontRef idx="minor"/>
                        </wps:style>
                        <wps:bodyPr/>
                      </wps:wsp>
                      <wps:wsp>
                        <wps:cNvSpPr/>
                        <wps:spPr>
                          <a:xfrm>
                            <a:off x="412200" y="727560"/>
                            <a:ext cx="430560" cy="134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VSIZE</w:t>
                              </w:r>
                            </w:p>
                          </w:txbxContent>
                        </wps:txbx>
                        <wps:bodyPr lIns="0" rIns="0" tIns="0" bIns="0">
                          <a:noAutofit/>
                        </wps:bodyPr>
                      </wps:wsp>
                      <wps:wsp>
                        <wps:cNvSpPr/>
                        <wps:spPr>
                          <a:xfrm>
                            <a:off x="1348200" y="384120"/>
                            <a:ext cx="720" cy="119880"/>
                          </a:xfrm>
                          <a:custGeom>
                            <a:avLst/>
                            <a:gdLst/>
                            <a:ahLst/>
                            <a:rect l="l" t="t" r="r" b="b"/>
                            <a:pathLst>
                              <a:path w="0" h="121120">
                                <a:moveTo>
                                  <a:pt x="0" y="0"/>
                                </a:moveTo>
                                <a:lnTo>
                                  <a:pt x="0" y="121120"/>
                                </a:lnTo>
                              </a:path>
                            </a:pathLst>
                          </a:custGeom>
                          <a:noFill/>
                          <a:ln cap="rnd" w="6840">
                            <a:solidFill>
                              <a:srgbClr val="ffffff"/>
                            </a:solidFill>
                            <a:round/>
                          </a:ln>
                        </wps:spPr>
                        <wps:style>
                          <a:lnRef idx="1"/>
                          <a:fillRef idx="0"/>
                          <a:effectRef idx="0"/>
                          <a:fontRef idx="minor"/>
                        </wps:style>
                        <wps:bodyPr/>
                      </wps:wsp>
                      <wps:wsp>
                        <wps:cNvSpPr/>
                        <wps:spPr>
                          <a:xfrm>
                            <a:off x="255240" y="384120"/>
                            <a:ext cx="723960" cy="720"/>
                          </a:xfrm>
                          <a:custGeom>
                            <a:avLst/>
                            <a:gdLst/>
                            <a:ahLst/>
                            <a:rect l="l" t="t" r="r" b="b"/>
                            <a:pathLst>
                              <a:path w="729374" h="0">
                                <a:moveTo>
                                  <a:pt x="0" y="0"/>
                                </a:moveTo>
                                <a:lnTo>
                                  <a:pt x="729374" y="0"/>
                                </a:lnTo>
                              </a:path>
                            </a:pathLst>
                          </a:custGeom>
                          <a:noFill/>
                          <a:ln cap="rnd" w="6840">
                            <a:solidFill>
                              <a:srgbClr val="ffffff"/>
                            </a:solidFill>
                            <a:round/>
                          </a:ln>
                        </wps:spPr>
                        <wps:style>
                          <a:lnRef idx="1"/>
                          <a:fillRef idx="0"/>
                          <a:effectRef idx="0"/>
                          <a:fontRef idx="minor"/>
                        </wps:style>
                        <wps:bodyPr/>
                      </wps:wsp>
                      <wps:wsp>
                        <wps:cNvSpPr/>
                        <wps:spPr>
                          <a:xfrm>
                            <a:off x="255240" y="1350000"/>
                            <a:ext cx="723960" cy="720"/>
                          </a:xfrm>
                          <a:custGeom>
                            <a:avLst/>
                            <a:gdLst/>
                            <a:ahLst/>
                            <a:rect l="l" t="t" r="r" b="b"/>
                            <a:pathLst>
                              <a:path w="729374" h="0">
                                <a:moveTo>
                                  <a:pt x="0" y="0"/>
                                </a:moveTo>
                                <a:lnTo>
                                  <a:pt x="729374" y="0"/>
                                </a:lnTo>
                              </a:path>
                            </a:pathLst>
                          </a:custGeom>
                          <a:noFill/>
                          <a:ln cap="rnd" w="6840">
                            <a:solidFill>
                              <a:srgbClr val="ffffff"/>
                            </a:solidFill>
                            <a:round/>
                          </a:ln>
                        </wps:spPr>
                        <wps:style>
                          <a:lnRef idx="1"/>
                          <a:fillRef idx="0"/>
                          <a:effectRef idx="0"/>
                          <a:fontRef idx="minor"/>
                        </wps:style>
                        <wps:bodyPr/>
                      </wps:wsp>
                      <wps:wsp>
                        <wps:cNvSpPr/>
                        <wps:spPr>
                          <a:xfrm>
                            <a:off x="4379040" y="384120"/>
                            <a:ext cx="720" cy="963360"/>
                          </a:xfrm>
                          <a:custGeom>
                            <a:avLst/>
                            <a:gdLst/>
                            <a:ahLst/>
                            <a:rect l="l" t="t" r="r" b="b"/>
                            <a:pathLst>
                              <a:path w="0" h="968832">
                                <a:moveTo>
                                  <a:pt x="0" y="0"/>
                                </a:moveTo>
                                <a:lnTo>
                                  <a:pt x="0" y="968832"/>
                                </a:lnTo>
                              </a:path>
                            </a:pathLst>
                          </a:custGeom>
                          <a:noFill/>
                          <a:ln cap="rnd" w="6840">
                            <a:solidFill>
                              <a:srgbClr val="ffffff"/>
                            </a:solidFill>
                            <a:round/>
                          </a:ln>
                        </wps:spPr>
                        <wps:style>
                          <a:lnRef idx="1"/>
                          <a:fillRef idx="0"/>
                          <a:effectRef idx="0"/>
                          <a:fontRef idx="minor"/>
                        </wps:style>
                        <wps:bodyPr/>
                      </wps:wsp>
                      <wps:wsp>
                        <wps:cNvSpPr/>
                        <wps:spPr>
                          <a:xfrm>
                            <a:off x="3406320" y="669960"/>
                            <a:ext cx="389160" cy="135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跨</w:t>
                              </w:r>
                            </w:p>
                          </w:txbxContent>
                        </wps:txbx>
                        <wps:bodyPr lIns="0" rIns="0" tIns="0" bIns="0">
                          <a:noAutofit/>
                        </wps:bodyPr>
                      </wps:wsp>
                      <wps:wsp>
                        <wps:cNvSpPr/>
                        <wps:spPr>
                          <a:xfrm>
                            <a:off x="0" y="384120"/>
                            <a:ext cx="720" cy="963360"/>
                          </a:xfrm>
                          <a:custGeom>
                            <a:avLst/>
                            <a:gdLst/>
                            <a:ahLst/>
                            <a:rect l="l" t="t" r="r" b="b"/>
                            <a:pathLst>
                              <a:path w="0" h="968832">
                                <a:moveTo>
                                  <a:pt x="0" y="0"/>
                                </a:moveTo>
                                <a:lnTo>
                                  <a:pt x="0" y="968832"/>
                                </a:lnTo>
                              </a:path>
                            </a:pathLst>
                          </a:custGeom>
                          <a:noFill/>
                          <a:ln cap="rnd" w="6840">
                            <a:solidFill>
                              <a:srgbClr val="ffffff"/>
                            </a:solidFill>
                            <a:round/>
                          </a:ln>
                        </wps:spPr>
                        <wps:style>
                          <a:lnRef idx="1"/>
                          <a:fillRef idx="0"/>
                          <a:effectRef idx="0"/>
                          <a:fontRef idx="minor"/>
                        </wps:style>
                        <wps:bodyPr/>
                      </wps:wsp>
                      <wps:wsp>
                        <wps:cNvSpPr/>
                        <wps:spPr>
                          <a:xfrm>
                            <a:off x="127800" y="1149480"/>
                            <a:ext cx="389160" cy="135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跨</w:t>
                              </w:r>
                            </w:p>
                          </w:txbxContent>
                        </wps:txbx>
                        <wps:bodyPr lIns="0" rIns="0" tIns="0" bIns="0">
                          <a:noAutofit/>
                        </wps:bodyPr>
                      </wps:wsp>
                      <wps:wsp>
                        <wps:cNvSpPr/>
                        <wps:spPr>
                          <a:xfrm>
                            <a:off x="11520" y="866880"/>
                            <a:ext cx="4473000" cy="236880"/>
                          </a:xfrm>
                          <a:custGeom>
                            <a:avLst/>
                            <a:gdLst/>
                            <a:ahLst/>
                            <a:rect l="l" t="t" r="r" b="b"/>
                            <a:pathLst>
                              <a:path w="4486593" h="242240">
                                <a:moveTo>
                                  <a:pt x="4320070" y="0"/>
                                </a:moveTo>
                                <a:cubicBezTo>
                                  <a:pt x="4412069" y="0"/>
                                  <a:pt x="4486593" y="36919"/>
                                  <a:pt x="4486593" y="82321"/>
                                </a:cubicBezTo>
                                <a:lnTo>
                                  <a:pt x="0" y="82321"/>
                                </a:lnTo>
                                <a:cubicBezTo>
                                  <a:pt x="0" y="170675"/>
                                  <a:pt x="255130" y="242240"/>
                                  <a:pt x="569760" y="242240"/>
                                </a:cubicBezTo>
                              </a:path>
                            </a:pathLst>
                          </a:custGeom>
                          <a:noFill/>
                          <a:ln cap="rnd" w="3960">
                            <a:solidFill>
                              <a:srgbClr val="ffffff"/>
                            </a:solidFill>
                            <a:round/>
                          </a:ln>
                        </wps:spPr>
                        <wps:style>
                          <a:lnRef idx="1"/>
                          <a:fillRef idx="0"/>
                          <a:effectRef idx="0"/>
                          <a:fontRef idx="minor"/>
                        </wps:style>
                        <wps:bodyPr/>
                      </wps:wsp>
                      <wps:wsp>
                        <wps:cNvSpPr/>
                        <wps:spPr>
                          <a:xfrm>
                            <a:off x="255240" y="0"/>
                            <a:ext cx="981720" cy="134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缓冲区地址</w:t>
                              </w:r>
                            </w:p>
                          </w:txbxContent>
                        </wps:txbx>
                        <wps:bodyPr lIns="0" rIns="0" tIns="0" bIns="0">
                          <a:noAutofit/>
                        </wps:bodyPr>
                      </wps:wsp>
                      <wps:wsp>
                        <wps:cNvSpPr/>
                        <wps:spPr>
                          <a:xfrm>
                            <a:off x="1226880" y="866880"/>
                            <a:ext cx="3026520" cy="720"/>
                          </a:xfrm>
                          <a:custGeom>
                            <a:avLst/>
                            <a:gdLst/>
                            <a:ahLst/>
                            <a:rect l="l" t="t" r="r" b="b"/>
                            <a:pathLst>
                              <a:path w="3037662" h="0">
                                <a:moveTo>
                                  <a:pt x="0" y="0"/>
                                </a:moveTo>
                                <a:lnTo>
                                  <a:pt x="3037662" y="0"/>
                                </a:lnTo>
                              </a:path>
                            </a:pathLst>
                          </a:custGeom>
                          <a:noFill/>
                          <a:ln w="4320">
                            <a:solidFill>
                              <a:srgbClr val="ffffff"/>
                            </a:solidFill>
                          </a:ln>
                        </wps:spPr>
                        <wps:style>
                          <a:lnRef idx="1"/>
                          <a:fillRef idx="0"/>
                          <a:effectRef idx="0"/>
                          <a:fontRef idx="minor"/>
                        </wps:style>
                        <wps:bodyPr/>
                      </wps:wsp>
                      <wps:wsp>
                        <wps:cNvSpPr/>
                        <wps:spPr>
                          <a:xfrm>
                            <a:off x="4255920" y="845280"/>
                            <a:ext cx="62280" cy="39960"/>
                          </a:xfrm>
                          <a:custGeom>
                            <a:avLst/>
                            <a:gdLst/>
                            <a:ahLst/>
                            <a:rect l="l" t="t" r="r" b="b"/>
                            <a:pathLst>
                              <a:path w="65176" h="43421">
                                <a:moveTo>
                                  <a:pt x="0" y="0"/>
                                </a:moveTo>
                                <a:lnTo>
                                  <a:pt x="65176" y="21717"/>
                                </a:lnTo>
                                <a:lnTo>
                                  <a:pt x="0" y="43421"/>
                                </a:lnTo>
                                <a:lnTo>
                                  <a:pt x="0" y="0"/>
                                </a:lnTo>
                                <a:close/>
                              </a:path>
                            </a:pathLst>
                          </a:custGeom>
                          <a:solidFill>
                            <a:srgbClr val="000000"/>
                          </a:solidFill>
                          <a:ln>
                            <a:noFill/>
                          </a:ln>
                        </wps:spPr>
                        <wps:style>
                          <a:lnRef idx="0"/>
                          <a:fillRef idx="0"/>
                          <a:effectRef idx="0"/>
                          <a:fontRef idx="minor"/>
                        </wps:style>
                        <wps:bodyPr/>
                      </wps:wsp>
                      <wps:wsp>
                        <wps:cNvSpPr/>
                        <wps:spPr>
                          <a:xfrm>
                            <a:off x="1289160" y="1590120"/>
                            <a:ext cx="524520" cy="720"/>
                          </a:xfrm>
                          <a:custGeom>
                            <a:avLst/>
                            <a:gdLst/>
                            <a:ahLst/>
                            <a:rect l="l" t="t" r="r" b="b"/>
                            <a:pathLst>
                              <a:path w="529895" h="0">
                                <a:moveTo>
                                  <a:pt x="529895" y="0"/>
                                </a:moveTo>
                                <a:lnTo>
                                  <a:pt x="0" y="0"/>
                                </a:lnTo>
                              </a:path>
                            </a:pathLst>
                          </a:custGeom>
                          <a:noFill/>
                          <a:ln w="4320">
                            <a:solidFill>
                              <a:srgbClr val="ffffff"/>
                            </a:solidFill>
                          </a:ln>
                        </wps:spPr>
                        <wps:style>
                          <a:lnRef idx="1"/>
                          <a:fillRef idx="0"/>
                          <a:effectRef idx="0"/>
                          <a:fontRef idx="minor"/>
                        </wps:style>
                        <wps:bodyPr/>
                      </wps:wsp>
                      <wps:wsp>
                        <wps:cNvSpPr/>
                        <wps:spPr>
                          <a:xfrm>
                            <a:off x="1223640" y="1568520"/>
                            <a:ext cx="62280" cy="39960"/>
                          </a:xfrm>
                          <a:custGeom>
                            <a:avLst/>
                            <a:gdLst/>
                            <a:ahLst/>
                            <a:rect l="l" t="t" r="r" b="b"/>
                            <a:pathLst>
                              <a:path w="65176" h="43421">
                                <a:moveTo>
                                  <a:pt x="65176" y="0"/>
                                </a:moveTo>
                                <a:lnTo>
                                  <a:pt x="65176" y="43421"/>
                                </a:lnTo>
                                <a:lnTo>
                                  <a:pt x="0" y="21704"/>
                                </a:lnTo>
                                <a:lnTo>
                                  <a:pt x="65176" y="0"/>
                                </a:lnTo>
                                <a:close/>
                              </a:path>
                            </a:pathLst>
                          </a:custGeom>
                          <a:solidFill>
                            <a:srgbClr val="000000"/>
                          </a:solidFill>
                          <a:ln>
                            <a:noFill/>
                          </a:ln>
                        </wps:spPr>
                        <wps:style>
                          <a:lnRef idx="0"/>
                          <a:fillRef idx="0"/>
                          <a:effectRef idx="0"/>
                          <a:fontRef idx="minor"/>
                        </wps:style>
                        <wps:bodyPr/>
                      </wps:wsp>
                      <wps:wsp>
                        <wps:cNvSpPr/>
                        <wps:spPr>
                          <a:xfrm>
                            <a:off x="2367360" y="1590120"/>
                            <a:ext cx="736560" cy="720"/>
                          </a:xfrm>
                          <a:custGeom>
                            <a:avLst/>
                            <a:gdLst/>
                            <a:ahLst/>
                            <a:rect l="l" t="t" r="r" b="b"/>
                            <a:pathLst>
                              <a:path w="742417" h="0">
                                <a:moveTo>
                                  <a:pt x="0" y="0"/>
                                </a:moveTo>
                                <a:lnTo>
                                  <a:pt x="742417" y="0"/>
                                </a:lnTo>
                              </a:path>
                            </a:pathLst>
                          </a:custGeom>
                          <a:noFill/>
                          <a:ln w="4320">
                            <a:solidFill>
                              <a:srgbClr val="ffffff"/>
                            </a:solidFill>
                          </a:ln>
                        </wps:spPr>
                        <wps:style>
                          <a:lnRef idx="1"/>
                          <a:fillRef idx="0"/>
                          <a:effectRef idx="0"/>
                          <a:fontRef idx="minor"/>
                        </wps:style>
                        <wps:bodyPr/>
                      </wps:wsp>
                      <wps:wsp>
                        <wps:cNvSpPr/>
                        <wps:spPr>
                          <a:xfrm>
                            <a:off x="3107160" y="1568520"/>
                            <a:ext cx="61560" cy="39960"/>
                          </a:xfrm>
                          <a:custGeom>
                            <a:avLst/>
                            <a:gdLst/>
                            <a:ahLst/>
                            <a:rect l="l" t="t" r="r" b="b"/>
                            <a:pathLst>
                              <a:path w="65176" h="43421">
                                <a:moveTo>
                                  <a:pt x="0" y="0"/>
                                </a:moveTo>
                                <a:lnTo>
                                  <a:pt x="65176" y="21704"/>
                                </a:lnTo>
                                <a:lnTo>
                                  <a:pt x="0" y="43421"/>
                                </a:lnTo>
                                <a:lnTo>
                                  <a:pt x="0" y="0"/>
                                </a:lnTo>
                                <a:close/>
                              </a:path>
                            </a:pathLst>
                          </a:custGeom>
                          <a:solidFill>
                            <a:srgbClr val="000000"/>
                          </a:solidFill>
                          <a:ln>
                            <a:noFill/>
                          </a:ln>
                        </wps:spPr>
                        <wps:style>
                          <a:lnRef idx="0"/>
                          <a:fillRef idx="0"/>
                          <a:effectRef idx="0"/>
                          <a:fontRef idx="minor"/>
                        </wps:style>
                        <wps:bodyPr/>
                      </wps:wsp>
                      <wps:wsp>
                        <wps:cNvSpPr/>
                        <wps:spPr>
                          <a:xfrm>
                            <a:off x="0" y="1113840"/>
                            <a:ext cx="1158840" cy="720"/>
                          </a:xfrm>
                          <a:custGeom>
                            <a:avLst/>
                            <a:gdLst/>
                            <a:ahLst/>
                            <a:rect l="l" t="t" r="r" b="b"/>
                            <a:pathLst>
                              <a:path w="1163307" h="0">
                                <a:moveTo>
                                  <a:pt x="0" y="0"/>
                                </a:moveTo>
                                <a:lnTo>
                                  <a:pt x="1163307" y="0"/>
                                </a:lnTo>
                              </a:path>
                            </a:pathLst>
                          </a:custGeom>
                          <a:noFill/>
                          <a:ln w="4320">
                            <a:solidFill>
                              <a:srgbClr val="ffffff"/>
                            </a:solidFill>
                          </a:ln>
                        </wps:spPr>
                        <wps:style>
                          <a:lnRef idx="1"/>
                          <a:fillRef idx="0"/>
                          <a:effectRef idx="0"/>
                          <a:fontRef idx="minor"/>
                        </wps:style>
                        <wps:bodyPr/>
                      </wps:wsp>
                      <wps:wsp>
                        <wps:cNvSpPr/>
                        <wps:spPr>
                          <a:xfrm>
                            <a:off x="1162080" y="1092240"/>
                            <a:ext cx="61560" cy="39960"/>
                          </a:xfrm>
                          <a:custGeom>
                            <a:avLst/>
                            <a:gdLst/>
                            <a:ahLst/>
                            <a:rect l="l" t="t" r="r" b="b"/>
                            <a:pathLst>
                              <a:path w="65164" h="43421">
                                <a:moveTo>
                                  <a:pt x="0" y="0"/>
                                </a:moveTo>
                                <a:lnTo>
                                  <a:pt x="65164" y="21704"/>
                                </a:lnTo>
                                <a:lnTo>
                                  <a:pt x="0" y="43421"/>
                                </a:lnTo>
                                <a:lnTo>
                                  <a:pt x="0" y="0"/>
                                </a:lnTo>
                                <a:close/>
                              </a:path>
                            </a:pathLst>
                          </a:custGeom>
                          <a:solidFill>
                            <a:srgbClr val="000000"/>
                          </a:solidFill>
                          <a:ln>
                            <a:noFill/>
                          </a:ln>
                        </wps:spPr>
                        <wps:style>
                          <a:lnRef idx="0"/>
                          <a:fillRef idx="0"/>
                          <a:effectRef idx="0"/>
                          <a:fontRef idx="minor"/>
                        </wps:style>
                        <wps:bodyPr/>
                      </wps:wsp>
                      <wps:wsp>
                        <wps:cNvSpPr/>
                        <wps:spPr>
                          <a:xfrm>
                            <a:off x="586080" y="852840"/>
                            <a:ext cx="720" cy="427320"/>
                          </a:xfrm>
                          <a:custGeom>
                            <a:avLst/>
                            <a:gdLst/>
                            <a:ahLst/>
                            <a:rect l="l" t="t" r="r" b="b"/>
                            <a:pathLst>
                              <a:path w="0" h="433578">
                                <a:moveTo>
                                  <a:pt x="0" y="0"/>
                                </a:moveTo>
                                <a:lnTo>
                                  <a:pt x="0" y="433578"/>
                                </a:lnTo>
                              </a:path>
                            </a:pathLst>
                          </a:custGeom>
                          <a:noFill/>
                          <a:ln w="4320">
                            <a:solidFill>
                              <a:srgbClr val="ffffff"/>
                            </a:solidFill>
                          </a:ln>
                        </wps:spPr>
                        <wps:style>
                          <a:lnRef idx="1"/>
                          <a:fillRef idx="0"/>
                          <a:effectRef idx="0"/>
                          <a:fontRef idx="minor"/>
                        </wps:style>
                        <wps:bodyPr/>
                      </wps:wsp>
                      <wps:wsp>
                        <wps:cNvSpPr/>
                        <wps:spPr>
                          <a:xfrm>
                            <a:off x="564480" y="1283400"/>
                            <a:ext cx="39960" cy="64080"/>
                          </a:xfrm>
                          <a:custGeom>
                            <a:avLst/>
                            <a:gdLst/>
                            <a:ahLst/>
                            <a:rect l="l" t="t" r="r" b="b"/>
                            <a:pathLst>
                              <a:path w="43447" h="65138">
                                <a:moveTo>
                                  <a:pt x="0" y="0"/>
                                </a:moveTo>
                                <a:lnTo>
                                  <a:pt x="43447" y="0"/>
                                </a:lnTo>
                                <a:lnTo>
                                  <a:pt x="21730" y="65138"/>
                                </a:lnTo>
                                <a:lnTo>
                                  <a:pt x="0" y="0"/>
                                </a:lnTo>
                                <a:close/>
                              </a:path>
                            </a:pathLst>
                          </a:custGeom>
                          <a:solidFill>
                            <a:srgbClr val="000000"/>
                          </a:solidFill>
                          <a:ln>
                            <a:noFill/>
                          </a:ln>
                        </wps:spPr>
                        <wps:style>
                          <a:lnRef idx="0"/>
                          <a:fillRef idx="0"/>
                          <a:effectRef idx="0"/>
                          <a:fontRef idx="minor"/>
                        </wps:style>
                        <wps:bodyPr/>
                      </wps:wsp>
                      <wps:wsp>
                        <wps:cNvSpPr/>
                        <wps:spPr>
                          <a:xfrm>
                            <a:off x="840240" y="88920"/>
                            <a:ext cx="332280" cy="252000"/>
                          </a:xfrm>
                          <a:custGeom>
                            <a:avLst/>
                            <a:gdLst/>
                            <a:ahLst/>
                            <a:rect l="l" t="t" r="r" b="b"/>
                            <a:pathLst>
                              <a:path w="333832" h="257429">
                                <a:moveTo>
                                  <a:pt x="0" y="0"/>
                                </a:moveTo>
                                <a:lnTo>
                                  <a:pt x="333832" y="257429"/>
                                </a:lnTo>
                              </a:path>
                            </a:pathLst>
                          </a:custGeom>
                          <a:noFill/>
                          <a:ln w="4320">
                            <a:solidFill>
                              <a:srgbClr val="ffffff"/>
                            </a:solidFill>
                          </a:ln>
                        </wps:spPr>
                        <wps:style>
                          <a:lnRef idx="1"/>
                          <a:fillRef idx="0"/>
                          <a:effectRef idx="0"/>
                          <a:fontRef idx="minor"/>
                        </wps:style>
                        <wps:bodyPr/>
                      </wps:wsp>
                      <wps:wsp>
                        <wps:cNvSpPr/>
                        <wps:spPr>
                          <a:xfrm>
                            <a:off x="1162080" y="327600"/>
                            <a:ext cx="60840" cy="53280"/>
                          </a:xfrm>
                          <a:custGeom>
                            <a:avLst/>
                            <a:gdLst/>
                            <a:ahLst/>
                            <a:rect l="l" t="t" r="r" b="b"/>
                            <a:pathLst>
                              <a:path w="64872" h="56985">
                                <a:moveTo>
                                  <a:pt x="26543" y="0"/>
                                </a:moveTo>
                                <a:lnTo>
                                  <a:pt x="64872" y="56985"/>
                                </a:lnTo>
                                <a:lnTo>
                                  <a:pt x="0" y="34379"/>
                                </a:lnTo>
                                <a:lnTo>
                                  <a:pt x="26543" y="0"/>
                                </a:lnTo>
                                <a:close/>
                              </a:path>
                            </a:pathLst>
                          </a:custGeom>
                          <a:solidFill>
                            <a:srgbClr val="000000"/>
                          </a:solidFill>
                          <a:ln>
                            <a:noFill/>
                          </a:ln>
                        </wps:spPr>
                        <wps:style>
                          <a:lnRef idx="0"/>
                          <a:fillRef idx="0"/>
                          <a:effectRef idx="0"/>
                          <a:fontRef idx="minor"/>
                        </wps:style>
                        <wps:bodyPr/>
                      </wps:wsp>
                      <wps:wsp>
                        <wps:cNvSpPr/>
                        <wps:spPr>
                          <a:xfrm>
                            <a:off x="586080" y="450720"/>
                            <a:ext cx="720" cy="216360"/>
                          </a:xfrm>
                          <a:custGeom>
                            <a:avLst/>
                            <a:gdLst/>
                            <a:ahLst/>
                            <a:rect l="l" t="t" r="r" b="b"/>
                            <a:pathLst>
                              <a:path w="0" h="221374">
                                <a:moveTo>
                                  <a:pt x="0" y="221374"/>
                                </a:moveTo>
                                <a:lnTo>
                                  <a:pt x="0" y="0"/>
                                </a:lnTo>
                              </a:path>
                            </a:pathLst>
                          </a:custGeom>
                          <a:noFill/>
                          <a:ln w="4320">
                            <a:solidFill>
                              <a:srgbClr val="ffffff"/>
                            </a:solidFill>
                          </a:ln>
                        </wps:spPr>
                        <wps:style>
                          <a:lnRef idx="1"/>
                          <a:fillRef idx="0"/>
                          <a:effectRef idx="0"/>
                          <a:fontRef idx="minor"/>
                        </wps:style>
                        <wps:bodyPr/>
                      </wps:wsp>
                      <wps:wsp>
                        <wps:cNvSpPr/>
                        <wps:spPr>
                          <a:xfrm>
                            <a:off x="564480" y="383400"/>
                            <a:ext cx="39960" cy="64080"/>
                          </a:xfrm>
                          <a:custGeom>
                            <a:avLst/>
                            <a:gdLst/>
                            <a:ahLst/>
                            <a:rect l="l" t="t" r="r" b="b"/>
                            <a:pathLst>
                              <a:path w="43447" h="65138">
                                <a:moveTo>
                                  <a:pt x="21730" y="0"/>
                                </a:moveTo>
                                <a:lnTo>
                                  <a:pt x="43447" y="65138"/>
                                </a:lnTo>
                                <a:lnTo>
                                  <a:pt x="0" y="65138"/>
                                </a:lnTo>
                                <a:lnTo>
                                  <a:pt x="21730" y="0"/>
                                </a:lnTo>
                                <a:close/>
                              </a:path>
                            </a:pathLst>
                          </a:custGeom>
                          <a:solidFill>
                            <a:srgbClr val="000000"/>
                          </a:solidFill>
                          <a:ln>
                            <a:noFill/>
                          </a:ln>
                        </wps:spPr>
                        <wps:style>
                          <a:lnRef idx="0"/>
                          <a:fillRef idx="0"/>
                          <a:effectRef idx="0"/>
                          <a:fontRef idx="minor"/>
                        </wps:style>
                        <wps:bodyPr/>
                      </wps:wsp>
                    </wpg:wgp>
                  </a:graphicData>
                </a:graphic>
              </wp:inline>
            </w:drawing>
          </mc:Choice>
          <mc:Fallback>
            <w:pict>
              <v:group id="shape_0" alt="形状75" style="position:absolute;margin-left:0pt;margin-top:-136.3pt;width:354.35pt;height:136.25pt" coordorigin="0,-2726" coordsize="7087,2725">
                <v:rect id="shape_0" stroked="f" style="position:absolute;left:6752;top:-86;width:334;height:84;mso-position-vertical:top">
                  <v:textbox>
                    <w:txbxContent>
                      <w:p>
                        <w:pPr>
                          <w:overflowPunct w:val="false"/>
                          <w:spacing w:before="0" w:after="160" w:lineRule="auto" w:line="252"/>
                          <w:ind w:hanging="0"/>
                          <w:jc w:val="left"/>
                          <w:rPr/>
                        </w:pPr>
                        <w:r>
                          <w:rPr>
                            <w:smallCaps w:val="false"/>
                            <w:caps w:val="false"/>
                            <w:iCs w:val="false"/>
                            <w:bCs w:val="false"/>
                            <w:szCs w:val="7"/>
                            <w:spacing w:val="0"/>
                            <w:vertAlign w:val="baseline"/>
                            <w:position w:val="0"/>
                            <w:sz w:val="7"/>
                            <w:i w:val="false"/>
                            <w:dstrike w:val="false"/>
                            <w:strike w:val="false"/>
                            <w:u w:val="none"/>
                            <w:b w:val="false"/>
                            <w:sz w:val="7"/>
                            <w:rFonts w:eastAsia="等线" w:cs="等线" w:ascii="等线" w:hAnsi="等线"/>
                            <w:color w:val="00000A"/>
                            <w14:ligatures w14:val="standardContextual"/>
                          </w:rPr>
                          <w:t>X12594</w:t>
                        </w:r>
                      </w:p>
                    </w:txbxContent>
                  </v:textbox>
                  <w10:wrap type="square"/>
                  <v:fill o:detectmouseclick="t" on="false"/>
                  <v:stroke color="#3465a4" joinstyle="round" endcap="flat"/>
                </v:rect>
                <v:rect id="shape_0" stroked="f" style="position:absolute;left:3083;top:-294;width:691;height:21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海泽</w:t>
                        </w:r>
                      </w:p>
                    </w:txbxContent>
                  </v:textbox>
                  <w10:wrap type="square"/>
                  <v:fill o:detectmouseclick="t" on="false"/>
                  <v:stroke color="#3465a4" joinstyle="round" endcap="flat"/>
                </v:rect>
                <v:rect id="shape_0" stroked="f" style="position:absolute;left:649;top:-1580;width:677;height:211;mso-position-vertical:top">
                  <v:textbox>
                    <w:txbxContent>
                      <w:p>
                        <w:pPr>
                          <w:overflowPunct w:val="false"/>
                          <w:spacing w:before="0" w:after="160" w:lineRule="auto" w:line="252"/>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等线" w:cs="等线" w:ascii="等线" w:hAnsi="等线"/>
                            <w:color w:val="00000A"/>
                            <w14:ligatures w14:val="standardContextual"/>
                          </w:rPr>
                          <w:t>VSIZE</w:t>
                        </w:r>
                      </w:p>
                    </w:txbxContent>
                  </v:textbox>
                  <w10:wrap type="square"/>
                  <v:fill o:detectmouseclick="t" on="false"/>
                  <v:stroke color="#3465a4" joinstyle="round" endcap="flat"/>
                </v:rect>
                <v:rect id="shape_0" stroked="f" style="position:absolute;left:5364;top:-1671;width:612;height:21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跨</w:t>
                        </w:r>
                      </w:p>
                    </w:txbxContent>
                  </v:textbox>
                  <w10:wrap type="square"/>
                  <v:fill o:detectmouseclick="t" on="false"/>
                  <v:stroke color="#3465a4" joinstyle="round" endcap="flat"/>
                </v:rect>
                <v:rect id="shape_0" stroked="f" style="position:absolute;left:201;top:-916;width:612;height:212;mso-position-vertical:top">
                  <v:textbo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跨</w:t>
                        </w:r>
                      </w:p>
                    </w:txbxContent>
                  </v:textbox>
                  <w10:wrap type="square"/>
                  <v:fill o:detectmouseclick="t" on="false"/>
                  <v:stroke color="#3465a4" joinstyle="round" endcap="flat"/>
                </v:rect>
                <v:rect id="shape_0" stroked="f" style="position:absolute;left:402;top:-2726;width:1545;height:21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8"/>
                            <w:sz w:val="18"/>
                            <w:spacing w:val="0"/>
                            <w:vertAlign w:val="baseline"/>
                            <w:position w:val="0"/>
                            <w:dstrike w:val="false"/>
                            <w:strike w:val="false"/>
                            <w:u w:val="none"/>
                            <w:rFonts w:eastAsia="等线" w:cs="等线" w:ascii="等线" w:hAnsi="等线"/>
                            <w:color w:val="00000A"/>
                            <w14:ligatures w14:val="standardContextual"/>
                          </w:rPr>
                          <w:t>缓冲区地址</w:t>
                        </w:r>
                      </w:p>
                    </w:txbxContent>
                  </v:textbox>
                  <w10:wrap type="square"/>
                  <v:fill o:detectmouseclick="t" on="false"/>
                  <v:stroke color="#3465a4" joinstyle="round" endcap="flat"/>
                </v:rect>
              </v:group>
            </w:pict>
          </mc:Fallback>
        </mc:AlternateContent>
      </w:r>
    </w:p>
    <w:p>
      <w:pPr>
        <w:pStyle w:val="Normal"/>
        <w:tabs>
          <w:tab w:val="clear" w:pos="420"/>
          <w:tab w:val="center" w:pos="3746" w:leader="none"/>
          <w:tab w:val="center" w:pos="5329" w:leader="none"/>
        </w:tabs>
        <w:spacing w:lineRule="auto" w:line="264" w:before="0" w:after="505"/>
        <w:ind w:left="0" w:right="0" w:hanging="0"/>
        <w:jc w:val="left"/>
        <w:rPr/>
      </w:pPr>
      <w:r>
        <w:rPr>
          <w:lang w:val="zh-Hans"/>
        </w:rPr>
        <w:tab/>
      </w:r>
      <w:r>
        <w:rPr>
          <w:i/>
          <w:lang w:val="zh-Hans"/>
        </w:rPr>
        <w:t xml:space="preserve">图 </w:t>
      </w:r>
      <w:r>
        <w:rPr>
          <w:i/>
          <w:lang w:val="zh-Hans"/>
        </w:rPr>
        <w:t>2-44</w:t>
      </w:r>
      <w:r>
        <w:rPr>
          <w:i/>
          <w:lang w:val="zh-Hans"/>
        </w:rPr>
        <w:t>：</w:t>
      </w:r>
      <w:r>
        <w:rPr>
          <w:i/>
          <w:lang w:val="zh-Hans"/>
        </w:rPr>
        <w:tab/>
      </w:r>
      <w:r>
        <w:rPr>
          <w:b/>
          <w:lang w:val="zh-Hans"/>
        </w:rPr>
        <w:t xml:space="preserve">2-D </w:t>
      </w:r>
      <w:r>
        <w:rPr>
          <w:b/>
          <w:lang w:val="zh-Hans"/>
        </w:rPr>
        <w:t>数据格式</w:t>
      </w:r>
    </w:p>
    <w:p>
      <w:pPr>
        <w:pStyle w:val="4"/>
        <w:ind w:left="755" w:right="67" w:hanging="10"/>
        <w:rPr/>
      </w:pPr>
      <w:r>
        <w:rPr>
          <w:lang w:val="zh-Hans"/>
        </w:rPr>
        <w:t>MM2S</w:t>
      </w:r>
    </w:p>
    <w:p>
      <w:pPr>
        <w:pStyle w:val="Normal"/>
        <w:ind w:left="748" w:right="43" w:hanging="3"/>
        <w:rPr/>
      </w:pPr>
      <w:r>
        <w:rPr>
          <w:lang w:val="zh-Hans"/>
        </w:rPr>
        <w:t xml:space="preserve">读取从缓冲区地址开始，由 </w:t>
      </w:r>
      <w:r>
        <w:rPr>
          <w:lang w:val="zh-Hans"/>
        </w:rPr>
        <w:t xml:space="preserve">VSIZE </w:t>
      </w:r>
      <w:r>
        <w:rPr>
          <w:lang w:val="zh-Hans"/>
        </w:rPr>
        <w:t xml:space="preserve">读取突发组成，每个都有 </w:t>
      </w:r>
      <w:r>
        <w:rPr>
          <w:lang w:val="zh-Hans"/>
        </w:rPr>
        <w:t xml:space="preserve">HSIZE </w:t>
      </w:r>
      <w:r>
        <w:rPr>
          <w:lang w:val="zh-Hans"/>
        </w:rPr>
        <w:t xml:space="preserve">字节。每个读取突发的起始地址是大于上一次突发读取的起始地址的 </w:t>
      </w:r>
      <w:r>
        <w:rPr>
          <w:lang w:val="zh-Hans"/>
        </w:rPr>
        <w:t xml:space="preserve">STRIDE </w:t>
      </w:r>
      <w:r>
        <w:rPr>
          <w:lang w:val="zh-Hans"/>
        </w:rPr>
        <w:t xml:space="preserve">地址。 </w:t>
      </w:r>
    </w:p>
    <w:p>
      <w:pPr>
        <w:pStyle w:val="Normal"/>
        <w:ind w:left="748" w:right="43" w:hanging="3"/>
        <w:rPr/>
      </w:pPr>
      <w:r>
        <w:rPr>
          <w:lang w:val="zh-Hans"/>
        </w:rPr>
        <w:t xml:space="preserve">示例：缓冲区地址 </w:t>
      </w:r>
      <w:r>
        <w:rPr>
          <w:lang w:val="zh-Hans"/>
        </w:rPr>
        <w:t>= 08</w:t>
      </w:r>
      <w:r>
        <w:rPr>
          <w:lang w:val="zh-Hans"/>
        </w:rPr>
        <w:t>、</w:t>
      </w:r>
      <w:r>
        <w:rPr>
          <w:lang w:val="zh-Hans"/>
        </w:rPr>
        <w:t>VSIZE = 06</w:t>
      </w:r>
      <w:r>
        <w:rPr>
          <w:lang w:val="zh-Hans"/>
        </w:rPr>
        <w:t>、</w:t>
      </w:r>
      <w:r>
        <w:rPr>
          <w:lang w:val="zh-Hans"/>
        </w:rPr>
        <w:t xml:space="preserve">HSIZE = 256 </w:t>
      </w:r>
      <w:r>
        <w:rPr>
          <w:lang w:val="zh-Hans"/>
        </w:rPr>
        <w:t xml:space="preserve">字节和步幅 </w:t>
      </w:r>
      <w:r>
        <w:rPr>
          <w:lang w:val="zh-Hans"/>
        </w:rPr>
        <w:t xml:space="preserve">= 512 </w:t>
      </w:r>
      <w:r>
        <w:rPr>
          <w:lang w:val="zh-Hans"/>
        </w:rPr>
        <w:t xml:space="preserve">字节 </w:t>
      </w:r>
    </w:p>
    <w:p>
      <w:pPr>
        <w:pStyle w:val="Normal"/>
        <w:spacing w:lineRule="auto" w:line="235" w:before="0" w:after="218"/>
        <w:ind w:left="755" w:right="0" w:hanging="10"/>
        <w:jc w:val="left"/>
        <w:rPr/>
      </w:pPr>
      <w:r>
        <w:rPr>
          <w:lang w:val="zh-Hans"/>
        </w:rPr>
        <w:t xml:space="preserve">在这种情况下，读取从缓冲区地址位置 </w:t>
      </w:r>
      <w:r>
        <w:rPr>
          <w:lang w:val="zh-Hans"/>
        </w:rPr>
        <w:t xml:space="preserve">08 </w:t>
      </w:r>
      <w:r>
        <w:rPr>
          <w:lang w:val="zh-Hans"/>
        </w:rPr>
        <w:t xml:space="preserve">开始，并继续读取 </w:t>
      </w:r>
      <w:r>
        <w:rPr>
          <w:lang w:val="zh-Hans"/>
        </w:rPr>
        <w:t xml:space="preserve">HSIZE </w:t>
      </w:r>
      <w:r>
        <w:rPr>
          <w:lang w:val="zh-Hans"/>
        </w:rPr>
        <w:t>（</w:t>
      </w:r>
      <w:r>
        <w:rPr>
          <w:lang w:val="zh-Hans"/>
        </w:rPr>
        <w:t>256</w:t>
      </w:r>
      <w:r>
        <w:rPr>
          <w:lang w:val="zh-Hans"/>
        </w:rPr>
        <w:t>） 字节。 第二行从缓冲区地址</w:t>
      </w:r>
      <w:r>
        <w:rPr>
          <w:lang w:val="zh-Hans"/>
        </w:rPr>
        <w:t>+</w:t>
      </w:r>
      <w:r>
        <w:rPr>
          <w:lang w:val="zh-Hans"/>
        </w:rPr>
        <w:t>步幅</w:t>
      </w:r>
      <w:r>
        <w:rPr>
          <w:lang w:val="zh-Hans"/>
        </w:rPr>
        <w:t>= 512+8 = 520</w:t>
      </w:r>
      <w:r>
        <w:rPr>
          <w:lang w:val="zh-Hans"/>
        </w:rPr>
        <w:t xml:space="preserve">开始。它继续读取 </w:t>
      </w:r>
      <w:r>
        <w:rPr>
          <w:lang w:val="zh-Hans"/>
        </w:rPr>
        <w:t xml:space="preserve">HSIZE </w:t>
      </w:r>
      <w:r>
        <w:rPr>
          <w:lang w:val="zh-Hans"/>
        </w:rPr>
        <w:t>（</w:t>
      </w:r>
      <w:r>
        <w:rPr>
          <w:lang w:val="zh-Hans"/>
        </w:rPr>
        <w:t>256</w:t>
      </w:r>
      <w:r>
        <w:rPr>
          <w:lang w:val="zh-Hans"/>
        </w:rPr>
        <w:t xml:space="preserve">） 字节。第三条线从 </w:t>
      </w:r>
      <w:r>
        <w:rPr>
          <w:lang w:val="zh-Hans"/>
        </w:rPr>
        <w:t>520+512 = 1</w:t>
      </w:r>
      <w:r>
        <w:rPr>
          <w:lang w:val="zh-Hans"/>
        </w:rPr>
        <w:t>，</w:t>
      </w:r>
      <w:r>
        <w:rPr>
          <w:lang w:val="zh-Hans"/>
        </w:rPr>
        <w:t xml:space="preserve">032 </w:t>
      </w:r>
      <w:r>
        <w:rPr>
          <w:lang w:val="zh-Hans"/>
        </w:rPr>
        <w:t xml:space="preserve">开始，第四条线从 </w:t>
      </w:r>
      <w:r>
        <w:rPr>
          <w:lang w:val="zh-Hans"/>
        </w:rPr>
        <w:t>1032+512 = 1</w:t>
      </w:r>
      <w:r>
        <w:rPr>
          <w:lang w:val="zh-Hans"/>
        </w:rPr>
        <w:t>，</w:t>
      </w:r>
      <w:r>
        <w:rPr>
          <w:lang w:val="zh-Hans"/>
        </w:rPr>
        <w:t xml:space="preserve">544 </w:t>
      </w:r>
      <w:r>
        <w:rPr>
          <w:lang w:val="zh-Hans"/>
        </w:rPr>
        <w:t xml:space="preserve">开始。对于 </w:t>
      </w:r>
      <w:r>
        <w:rPr>
          <w:lang w:val="zh-Hans"/>
        </w:rPr>
        <w:t xml:space="preserve">VSIZE </w:t>
      </w:r>
      <w:r>
        <w:rPr>
          <w:lang w:val="zh-Hans"/>
        </w:rPr>
        <w:t>行，以这种模式继续读取。</w:t>
      </w:r>
    </w:p>
    <w:p>
      <w:pPr>
        <w:pStyle w:val="Normal"/>
        <w:spacing w:before="0" w:after="332"/>
        <w:ind w:left="748" w:right="43" w:hanging="3"/>
        <w:rPr/>
      </w:pPr>
      <w:r>
        <w:rPr>
          <w:lang w:val="zh-Hans"/>
        </w:rPr>
        <w:t xml:space="preserve">在 </w:t>
      </w:r>
      <w:r>
        <w:rPr>
          <w:lang w:val="zh-Hans"/>
        </w:rPr>
        <w:t xml:space="preserve">AXI4-Stream </w:t>
      </w:r>
      <w:r>
        <w:rPr>
          <w:lang w:val="zh-Hans"/>
        </w:rPr>
        <w:t>上，它作为一个连续数据包在</w:t>
      </w:r>
      <w:r>
        <w:rPr>
          <w:lang w:val="zh-Hans"/>
        </w:rPr>
        <w:t>m_axis_mm2s</w:t>
      </w:r>
      <w:r>
        <w:rPr>
          <w:lang w:val="zh-Hans"/>
        </w:rPr>
        <w:t xml:space="preserve">接口上传输，并在传输的最后一个数据节拍中断言 </w:t>
      </w:r>
      <w:r>
        <w:rPr>
          <w:lang w:val="zh-Hans"/>
        </w:rPr>
        <w:t xml:space="preserve">t last </w:t>
      </w:r>
      <w:r>
        <w:rPr>
          <w:lang w:val="zh-Hans"/>
        </w:rPr>
        <w:t>时终止。</w:t>
      </w:r>
    </w:p>
    <w:p>
      <w:pPr>
        <w:pStyle w:val="4"/>
        <w:ind w:left="755" w:right="67" w:hanging="10"/>
        <w:rPr/>
      </w:pPr>
      <w:r>
        <w:rPr>
          <w:lang w:val="zh-Hans"/>
        </w:rPr>
        <w:t>S2</w:t>
      </w:r>
      <w:r>
        <w:rPr>
          <w:lang w:val="zh-Hans"/>
        </w:rPr>
        <w:t>毫米</w:t>
      </w:r>
    </w:p>
    <w:p>
      <w:pPr>
        <w:pStyle w:val="Normal"/>
        <w:spacing w:before="0" w:after="333"/>
        <w:ind w:left="748" w:right="43" w:hanging="3"/>
        <w:rPr/>
      </w:pPr>
      <w:r>
        <w:rPr>
          <w:lang w:val="zh-Hans"/>
        </w:rPr>
        <w:t xml:space="preserve">写入从缓冲区地址开始，由 </w:t>
      </w:r>
      <w:r>
        <w:rPr>
          <w:lang w:val="zh-Hans"/>
        </w:rPr>
        <w:t xml:space="preserve">VSIZE </w:t>
      </w:r>
      <w:r>
        <w:rPr>
          <w:lang w:val="zh-Hans"/>
        </w:rPr>
        <w:t xml:space="preserve">写入突发组成，每个突发都有 </w:t>
      </w:r>
      <w:r>
        <w:rPr>
          <w:lang w:val="zh-Hans"/>
        </w:rPr>
        <w:t xml:space="preserve">HSIZE </w:t>
      </w:r>
      <w:r>
        <w:rPr>
          <w:lang w:val="zh-Hans"/>
        </w:rPr>
        <w:t xml:space="preserve">字节。每个写入突发的起始地址是一个 </w:t>
      </w:r>
      <w:r>
        <w:rPr>
          <w:lang w:val="zh-Hans"/>
        </w:rPr>
        <w:t xml:space="preserve">STRIDE </w:t>
      </w:r>
      <w:r>
        <w:rPr>
          <w:lang w:val="zh-Hans"/>
        </w:rPr>
        <w:t xml:space="preserve">地址，大于前一个 </w:t>
      </w:r>
      <w:r>
        <w:rPr>
          <w:lang w:val="zh-Hans"/>
        </w:rPr>
        <w:t xml:space="preserve">b </w:t>
      </w:r>
      <w:r>
        <w:rPr>
          <w:lang w:val="zh-Hans"/>
        </w:rPr>
        <w:t xml:space="preserve">次写入的起始地址。在 </w:t>
      </w:r>
      <w:r>
        <w:rPr>
          <w:lang w:val="zh-Hans"/>
        </w:rPr>
        <w:t xml:space="preserve">AXI4-Stream  </w:t>
      </w:r>
      <w:r>
        <w:rPr>
          <w:lang w:val="zh-Hans"/>
        </w:rPr>
        <w:t>接口上，该数据包在</w:t>
      </w:r>
      <w:r>
        <w:rPr>
          <w:lang w:val="zh-Hans"/>
        </w:rPr>
        <w:t>s_axis_s2mm_</w:t>
      </w:r>
      <w:r>
        <w:rPr>
          <w:lang w:val="zh-Hans"/>
        </w:rPr>
        <w:t xml:space="preserve">接口上作为一个连续数据包接收，并在传输的最后一个数据节拍时以单个断言 </w:t>
      </w:r>
      <w:r>
        <w:rPr>
          <w:lang w:val="zh-Hans"/>
        </w:rPr>
        <w:t xml:space="preserve">tlast </w:t>
      </w:r>
      <w:r>
        <w:rPr>
          <w:lang w:val="zh-Hans"/>
        </w:rPr>
        <w:t xml:space="preserve">终止。到达数据包的大小应与缓冲区描述符中编程的 </w:t>
      </w:r>
      <w:r>
        <w:rPr>
          <w:lang w:val="zh-Hans"/>
        </w:rPr>
        <w:t xml:space="preserve">wh </w:t>
      </w:r>
      <w:r>
        <w:rPr>
          <w:lang w:val="zh-Hans"/>
        </w:rPr>
        <w:t>匹配。</w:t>
      </w:r>
    </w:p>
    <w:p>
      <w:pPr>
        <w:pStyle w:val="5"/>
        <w:spacing w:lineRule="auto" w:line="247" w:before="0" w:after="165"/>
        <w:ind w:left="755" w:right="67" w:hanging="10"/>
        <w:rPr/>
      </w:pPr>
      <w:r>
        <w:rPr>
          <w:i/>
          <w:sz w:val="28"/>
          <w:lang w:val="zh-Hans"/>
        </w:rPr>
        <w:t>多通道模式的限制</w:t>
      </w:r>
    </w:p>
    <w:p>
      <w:pPr>
        <w:pStyle w:val="Normal"/>
        <w:numPr>
          <w:ilvl w:val="0"/>
          <w:numId w:val="12"/>
        </w:numPr>
        <w:spacing w:before="0" w:after="143"/>
        <w:ind w:left="1105" w:right="43" w:hanging="360"/>
        <w:rPr/>
      </w:pPr>
      <w:r>
        <w:rPr>
          <w:lang w:val="zh-Hans"/>
        </w:rPr>
        <w:t xml:space="preserve">不支持多通道模式的 </w:t>
      </w:r>
      <w:r>
        <w:rPr>
          <w:lang w:val="zh-Hans"/>
        </w:rPr>
        <w:t xml:space="preserve">S2MM </w:t>
      </w:r>
      <w:r>
        <w:rPr>
          <w:lang w:val="zh-Hans"/>
        </w:rPr>
        <w:t>路径中的描述符队列</w:t>
      </w:r>
    </w:p>
    <w:p>
      <w:pPr>
        <w:pStyle w:val="Normal"/>
        <w:numPr>
          <w:ilvl w:val="0"/>
          <w:numId w:val="12"/>
        </w:numPr>
        <w:ind w:left="1105" w:right="43" w:hanging="360"/>
        <w:rPr/>
      </w:pPr>
      <w:r>
        <w:rPr>
          <w:lang w:val="zh-Hans"/>
        </w:rPr>
        <w:t xml:space="preserve">不支持 </w:t>
      </w:r>
      <w:r>
        <w:rPr>
          <w:lang w:val="zh-Hans"/>
        </w:rPr>
        <w:t xml:space="preserve">S2MM </w:t>
      </w:r>
      <w:r>
        <w:rPr>
          <w:lang w:val="zh-Hans"/>
        </w:rPr>
        <w:t>路径的小数据包大小（</w:t>
      </w:r>
      <w:r>
        <w:rPr>
          <w:lang w:val="zh-Hans"/>
        </w:rPr>
        <w:t xml:space="preserve">4 </w:t>
      </w:r>
      <w:r>
        <w:rPr>
          <w:lang w:val="zh-Hans"/>
        </w:rPr>
        <w:t>个或更少数据节拍的背靠背数据包）</w:t>
      </w:r>
    </w:p>
    <w:p>
      <w:pPr>
        <w:pStyle w:val="Normal"/>
        <w:numPr>
          <w:ilvl w:val="0"/>
          <w:numId w:val="12"/>
        </w:numPr>
        <w:spacing w:before="0" w:after="414"/>
        <w:ind w:left="1105" w:right="43" w:hanging="360"/>
        <w:rPr/>
      </w:pPr>
      <w:r>
        <w:rPr>
          <w:lang w:val="zh-Hans"/>
        </w:rPr>
        <w:t xml:space="preserve">对于 </w:t>
      </w:r>
      <w:r>
        <w:rPr>
          <w:lang w:val="zh-Hans"/>
        </w:rPr>
        <w:t xml:space="preserve">2-D </w:t>
      </w:r>
      <w:r>
        <w:rPr>
          <w:lang w:val="zh-Hans"/>
        </w:rPr>
        <w:t xml:space="preserve">访问，地址和 </w:t>
      </w:r>
      <w:r>
        <w:rPr>
          <w:lang w:val="zh-Hans"/>
        </w:rPr>
        <w:t xml:space="preserve">Hsize </w:t>
      </w:r>
      <w:r>
        <w:rPr>
          <w:lang w:val="zh-Hans"/>
        </w:rPr>
        <w:t>必须与内存映射数据宽度对齐。</w:t>
      </w:r>
    </w:p>
    <w:p>
      <w:pPr>
        <w:pStyle w:val="3"/>
        <w:ind w:left="755" w:right="67" w:hanging="10"/>
        <w:rPr/>
      </w:pPr>
      <w:r>
        <w:rPr>
          <w:lang w:val="zh-Hans"/>
        </w:rPr>
        <w:t>多通道寄存器映射 （</w:t>
      </w:r>
      <w:r>
        <w:rPr>
          <w:lang w:val="zh-Hans"/>
        </w:rPr>
        <w:t>SG = 1</w:t>
      </w:r>
      <w:r>
        <w:rPr>
          <w:lang w:val="zh-Hans"/>
        </w:rPr>
        <w:t>）</w:t>
      </w:r>
    </w:p>
    <w:p>
      <w:pPr>
        <w:pStyle w:val="Normal"/>
        <w:ind w:left="748" w:right="43" w:hanging="3"/>
        <w:rPr/>
      </w:pPr>
      <w:r>
        <w:rPr>
          <w:lang w:val="zh-Hans"/>
        </w:rPr>
        <w:t xml:space="preserve">修改寄存器映射，以支持 </w:t>
      </w:r>
      <w:r>
        <w:rPr>
          <w:lang w:val="zh-Hans"/>
        </w:rPr>
        <w:t xml:space="preserve">S2MM </w:t>
      </w:r>
      <w:r>
        <w:rPr>
          <w:lang w:val="zh-Hans"/>
        </w:rPr>
        <w:t xml:space="preserve">路径上最多 </w:t>
      </w:r>
      <w:r>
        <w:rPr>
          <w:lang w:val="zh-Hans"/>
        </w:rPr>
        <w:t xml:space="preserve">16 </w:t>
      </w:r>
      <w:r>
        <w:rPr>
          <w:lang w:val="zh-Hans"/>
        </w:rPr>
        <w:t xml:space="preserve">个 </w:t>
      </w:r>
      <w:r>
        <w:rPr>
          <w:lang w:val="zh-Hans"/>
        </w:rPr>
        <w:t>TDEST</w:t>
      </w:r>
      <w:r>
        <w:rPr>
          <w:lang w:val="zh-Hans"/>
        </w:rPr>
        <w:t>。</w:t>
      </w:r>
      <w:r>
        <w:br w:type="page"/>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2-45</w:t>
      </w:r>
    </w:p>
    <w:tbl>
      <w:tblPr>
        <w:tblStyle w:val="TableGrid"/>
        <w:tblW w:w="7733" w:type="dxa"/>
        <w:jc w:val="left"/>
        <w:tblInd w:w="743" w:type="dxa"/>
        <w:tblCellMar>
          <w:top w:w="52" w:type="dxa"/>
          <w:left w:w="108" w:type="dxa"/>
          <w:bottom w:w="0" w:type="dxa"/>
          <w:right w:w="7" w:type="dxa"/>
        </w:tblCellMar>
        <w:tblLook w:val="04a0" w:noHBand="0" w:noVBand="1" w:firstColumn="1" w:lastRow="0" w:lastColumn="0" w:firstRow="1"/>
      </w:tblPr>
      <w:tblGrid>
        <w:gridCol w:w="382"/>
        <w:gridCol w:w="1980"/>
        <w:gridCol w:w="308"/>
        <w:gridCol w:w="403"/>
        <w:gridCol w:w="1980"/>
        <w:gridCol w:w="316"/>
        <w:gridCol w:w="154"/>
        <w:gridCol w:w="229"/>
        <w:gridCol w:w="1980"/>
      </w:tblGrid>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right="0" w:hanging="0"/>
              <w:jc w:val="left"/>
              <w:rPr/>
            </w:pPr>
            <w:r>
              <w:rPr>
                <w:sz w:val="14"/>
                <w:lang w:val="zh-Hans"/>
              </w:rPr>
              <w:t>00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7" w:hanging="0"/>
              <w:jc w:val="center"/>
              <w:rPr/>
            </w:pPr>
            <w:r>
              <w:rPr>
                <w:sz w:val="14"/>
                <w:lang w:val="zh-Hans"/>
              </w:rPr>
              <w:t>MM2S_DMACR</w:t>
            </w:r>
          </w:p>
        </w:tc>
        <w:tc>
          <w:tcPr>
            <w:tcW w:w="308" w:type="dxa"/>
            <w:vMerge w:val="restart"/>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3" w:right="0" w:hanging="0"/>
              <w:jc w:val="left"/>
              <w:rPr/>
            </w:pPr>
            <w:r>
              <w:rPr>
                <w:sz w:val="14"/>
                <w:lang w:val="zh-Hans"/>
              </w:rPr>
              <w:t>C0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restart"/>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180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right="0" w:hanging="0"/>
              <w:jc w:val="left"/>
              <w:rPr/>
            </w:pPr>
            <w:r>
              <w:rPr>
                <w:sz w:val="14"/>
                <w:lang w:val="zh-Hans"/>
              </w:rPr>
              <w:t>04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7" w:hanging="0"/>
              <w:jc w:val="center"/>
              <w:rPr/>
            </w:pPr>
            <w:r>
              <w:rPr>
                <w:sz w:val="14"/>
                <w:lang w:val="zh-Hans"/>
              </w:rPr>
              <w:t>MM2S_DMASR</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C4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184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right="0" w:hanging="0"/>
              <w:jc w:val="left"/>
              <w:rPr/>
            </w:pPr>
            <w:r>
              <w:rPr>
                <w:sz w:val="14"/>
                <w:lang w:val="zh-Hans"/>
              </w:rPr>
              <w:t>08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MM2S_CURDESC0</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3" w:right="0" w:hanging="0"/>
              <w:jc w:val="left"/>
              <w:rPr/>
            </w:pPr>
            <w:r>
              <w:rPr>
                <w:sz w:val="14"/>
                <w:lang w:val="zh-Hans"/>
              </w:rPr>
              <w:t>C8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188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2"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right="0" w:hanging="0"/>
              <w:jc w:val="left"/>
              <w:rPr/>
            </w:pPr>
            <w:r>
              <w:rPr>
                <w:sz w:val="14"/>
                <w:lang w:val="zh-Hans"/>
              </w:rPr>
              <w:t>0C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MM2S_CURDESC0_MSB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1" w:right="0" w:hanging="0"/>
              <w:rPr>
                <w:rFonts w:eastAsia="" w:eastAsiaTheme="minorEastAsia"/>
              </w:rPr>
            </w:pPr>
            <w:r>
              <w:rPr>
                <w:rFonts w:eastAsia="" w:asciiTheme="minorEastAsia" w:eastAsiaTheme="minorEastAsia" w:hAnsiTheme="minorEastAsia"/>
              </w:rPr>
              <w:t>cc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18C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right="0" w:hanging="0"/>
              <w:jc w:val="left"/>
              <w:rPr/>
            </w:pPr>
            <w:r>
              <w:rPr>
                <w:sz w:val="14"/>
                <w:lang w:val="zh-Hans"/>
              </w:rPr>
              <w:t>10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MM2S_TAILDESC0</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3" w:right="0" w:hanging="0"/>
              <w:jc w:val="left"/>
              <w:rPr/>
            </w:pPr>
            <w:r>
              <w:rPr>
                <w:sz w:val="14"/>
                <w:lang w:val="zh-Hans"/>
              </w:rPr>
              <w:t>D0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S2MM_CURDESC4</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190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S2MM_CURDESC10</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right="0" w:hanging="0"/>
              <w:jc w:val="left"/>
              <w:rPr/>
            </w:pPr>
            <w:r>
              <w:rPr>
                <w:sz w:val="14"/>
                <w:lang w:val="zh-Hans"/>
              </w:rPr>
              <w:t>14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MM2S_TAILDESC0_MSB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D4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S2MM_CURDESC4_MSB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194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S2MM_CURDESC10_MSB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right="0" w:hanging="0"/>
              <w:rPr/>
            </w:pPr>
            <w:r>
              <w:rPr>
                <w:sz w:val="14"/>
                <w:lang w:val="zh-Hans"/>
              </w:rPr>
              <w:t>18</w:t>
            </w:r>
            <w:del w:id="257" w:author="未知作者" w:date="2023-05-06T15:09:18Z">
              <w:r>
                <w:rPr>
                  <w:sz w:val="14"/>
                  <w:lang w:val="zh-Hans"/>
                </w:rPr>
                <w:delText>天</w:delText>
              </w:r>
            </w:del>
            <w:ins w:id="258" w:author="未知作者" w:date="2023-05-06T15:09:18Z">
              <w:r>
                <w:rPr>
                  <w:sz w:val="14"/>
                  <w:lang w:val="zh-Hans"/>
                </w:rPr>
                <w:t>d</w:t>
              </w:r>
            </w:ins>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3" w:right="0" w:hanging="0"/>
              <w:jc w:val="left"/>
              <w:rPr/>
            </w:pPr>
            <w:r>
              <w:rPr>
                <w:sz w:val="14"/>
                <w:lang w:val="zh-Hans"/>
              </w:rPr>
              <w:t>D8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w:t>
            </w:r>
            <w:r>
              <w:rPr>
                <w:sz w:val="14"/>
                <w:lang w:val="zh-Hans"/>
              </w:rPr>
              <w:t>毫米</w:t>
            </w:r>
            <w:r>
              <w:rPr>
                <w:sz w:val="14"/>
                <w:lang w:val="zh-Hans"/>
              </w:rPr>
              <w:t>-</w:t>
            </w:r>
            <w:r>
              <w:rPr>
                <w:sz w:val="14"/>
                <w:lang w:val="zh-Hans"/>
              </w:rPr>
              <w:t>尾部</w:t>
            </w:r>
            <w:r>
              <w:rPr>
                <w:sz w:val="14"/>
                <w:lang w:val="zh-Hans"/>
              </w:rPr>
              <w:t>4</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198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60" w:hanging="0"/>
              <w:jc w:val="center"/>
              <w:rPr/>
            </w:pPr>
            <w:r>
              <w:rPr>
                <w:sz w:val="14"/>
                <w:lang w:val="zh-Hans"/>
              </w:rPr>
              <w:t>S2</w:t>
            </w:r>
            <w:r>
              <w:rPr>
                <w:sz w:val="14"/>
                <w:lang w:val="zh-Hans"/>
              </w:rPr>
              <w:t>毫米尾部</w:t>
            </w:r>
            <w:r>
              <w:rPr>
                <w:sz w:val="14"/>
                <w:lang w:val="zh-Hans"/>
              </w:rPr>
              <w:t>10</w:t>
            </w:r>
          </w:p>
        </w:tc>
      </w:tr>
      <w:tr>
        <w:trPr>
          <w:trHeight w:val="226" w:hRule="atLeast"/>
        </w:trPr>
        <w:tc>
          <w:tcPr>
            <w:tcW w:w="382"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right="0" w:hanging="0"/>
              <w:jc w:val="left"/>
              <w:rPr/>
            </w:pPr>
            <w:r>
              <w:rPr>
                <w:sz w:val="14"/>
                <w:lang w:val="zh-Hans"/>
              </w:rPr>
              <w:t>1C</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91" w:right="0" w:hanging="0"/>
              <w:rPr/>
            </w:pPr>
            <w:r>
              <w:rPr>
                <w:sz w:val="14"/>
                <w:lang w:val="zh-Hans"/>
              </w:rPr>
              <w:t>直流</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132" w:right="0" w:hanging="0"/>
              <w:jc w:val="left"/>
              <w:rPr/>
            </w:pPr>
            <w:r>
              <w:rPr>
                <w:sz w:val="14"/>
                <w:lang w:val="zh-Hans"/>
              </w:rPr>
              <w:t>S2MM_TAILDESC4_MSB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63" w:right="0" w:hanging="0"/>
              <w:rPr/>
            </w:pPr>
            <w:r>
              <w:rPr>
                <w:sz w:val="14"/>
                <w:lang w:val="zh-Hans"/>
              </w:rPr>
              <w:t>19C</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92" w:right="0" w:hanging="0"/>
              <w:jc w:val="left"/>
              <w:rPr/>
            </w:pPr>
            <w:r>
              <w:rPr>
                <w:sz w:val="14"/>
                <w:lang w:val="zh-Hans"/>
              </w:rPr>
              <w:t>S2MM_TAILDESC10_MSB</w:t>
            </w:r>
          </w:p>
        </w:tc>
      </w:tr>
      <w:tr>
        <w:trPr>
          <w:trHeight w:val="226" w:hRule="atLeast"/>
        </w:trPr>
        <w:tc>
          <w:tcPr>
            <w:tcW w:w="382"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right="0" w:hanging="0"/>
              <w:jc w:val="left"/>
              <w:rPr/>
            </w:pPr>
            <w:r>
              <w:rPr>
                <w:sz w:val="14"/>
                <w:lang w:val="zh-Hans"/>
              </w:rPr>
              <w:t>20</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107" w:right="0" w:hanging="0"/>
              <w:jc w:val="left"/>
              <w:rPr/>
            </w:pPr>
            <w:r>
              <w:rPr>
                <w:sz w:val="14"/>
                <w:lang w:val="zh-Hans"/>
              </w:rPr>
              <w:t>E0</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67" w:right="0" w:hanging="0"/>
              <w:rPr/>
            </w:pPr>
            <w:r>
              <w:rPr>
                <w:sz w:val="14"/>
                <w:lang w:val="zh-Hans"/>
              </w:rPr>
              <w:t>1A0</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right="0" w:hanging="0"/>
              <w:jc w:val="left"/>
              <w:rPr/>
            </w:pPr>
            <w:r>
              <w:rPr>
                <w:sz w:val="14"/>
                <w:lang w:val="zh-Hans"/>
              </w:rPr>
              <w:t>24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7" w:right="0" w:hanging="0"/>
              <w:jc w:val="left"/>
              <w:rPr/>
            </w:pPr>
            <w:r>
              <w:rPr>
                <w:sz w:val="14"/>
                <w:lang w:val="zh-Hans"/>
              </w:rPr>
              <w:t>E4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7" w:right="0" w:hanging="0"/>
              <w:rPr/>
            </w:pPr>
            <w:r>
              <w:rPr>
                <w:sz w:val="14"/>
                <w:lang w:val="zh-Hans"/>
              </w:rPr>
              <w:t>1A4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right="0" w:hanging="0"/>
              <w:jc w:val="left"/>
              <w:rPr/>
            </w:pPr>
            <w:r>
              <w:rPr>
                <w:sz w:val="14"/>
                <w:lang w:val="zh-Hans"/>
              </w:rPr>
              <w:t>28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7" w:right="0" w:hanging="0"/>
              <w:jc w:val="left"/>
              <w:rPr/>
            </w:pPr>
            <w:r>
              <w:rPr>
                <w:sz w:val="14"/>
                <w:lang w:val="zh-Hans"/>
              </w:rPr>
              <w:t>E8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7" w:right="0" w:hanging="0"/>
              <w:rPr/>
            </w:pPr>
            <w:r>
              <w:rPr>
                <w:sz w:val="14"/>
                <w:lang w:val="zh-Hans"/>
              </w:rPr>
              <w:t>1A8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2"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right="0" w:hanging="0"/>
              <w:jc w:val="left"/>
              <w:rPr/>
            </w:pPr>
            <w:r>
              <w:rPr>
                <w:sz w:val="14"/>
                <w:lang w:val="zh-Hans"/>
              </w:rPr>
              <w:t>2C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SG_CTL</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5" w:right="0" w:hanging="0"/>
              <w:rPr/>
            </w:pPr>
            <w:r>
              <w:rPr>
                <w:sz w:val="14"/>
                <w:lang w:val="zh-Hans"/>
              </w:rPr>
              <w:t>电子商务</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55" w:right="0" w:hanging="0"/>
              <w:rPr/>
            </w:pPr>
            <w:r>
              <w:rPr>
                <w:sz w:val="14"/>
                <w:lang w:val="zh-Hans"/>
              </w:rPr>
              <w:t>1</w:t>
            </w:r>
            <w:r>
              <w:rPr>
                <w:sz w:val="14"/>
                <w:lang w:val="zh-Hans"/>
              </w:rPr>
              <w:t>交流电</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right="0" w:hanging="0"/>
              <w:jc w:val="left"/>
              <w:rPr/>
            </w:pPr>
            <w:r>
              <w:rPr>
                <w:sz w:val="14"/>
                <w:lang w:val="zh-Hans"/>
              </w:rPr>
              <w:t>30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7" w:hanging="0"/>
              <w:jc w:val="center"/>
              <w:rPr/>
            </w:pPr>
            <w:r>
              <w:rPr>
                <w:sz w:val="14"/>
                <w:lang w:val="zh-Hans"/>
              </w:rPr>
              <w:t>S2MM_DMACR</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1" w:right="0" w:hanging="0"/>
              <w:jc w:val="left"/>
              <w:rPr/>
            </w:pPr>
            <w:r>
              <w:rPr>
                <w:sz w:val="14"/>
                <w:lang w:val="zh-Hans"/>
              </w:rPr>
              <w:t>F0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S2MM_CURDESC5</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7" w:right="0" w:hanging="0"/>
              <w:rPr/>
            </w:pPr>
            <w:r>
              <w:rPr>
                <w:sz w:val="14"/>
                <w:lang w:val="zh-Hans"/>
              </w:rPr>
              <w:t>1B0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S2MM_CURDESC11</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right="0" w:hanging="0"/>
              <w:jc w:val="left"/>
              <w:rPr/>
            </w:pPr>
            <w:r>
              <w:rPr>
                <w:sz w:val="14"/>
                <w:lang w:val="zh-Hans"/>
              </w:rPr>
              <w:t>34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7" w:hanging="0"/>
              <w:jc w:val="center"/>
              <w:rPr/>
            </w:pPr>
            <w:r>
              <w:rPr>
                <w:sz w:val="14"/>
                <w:lang w:val="zh-Hans"/>
              </w:rPr>
              <w:t>S2MM_DMASR</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11" w:right="0" w:hanging="0"/>
              <w:jc w:val="left"/>
              <w:rPr/>
            </w:pPr>
            <w:r>
              <w:rPr>
                <w:sz w:val="14"/>
                <w:lang w:val="zh-Hans"/>
              </w:rPr>
              <w:t>F4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S2MM_CURDESC5_MSB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7" w:right="0" w:hanging="0"/>
              <w:rPr/>
            </w:pPr>
            <w:r>
              <w:rPr>
                <w:sz w:val="14"/>
                <w:lang w:val="zh-Hans"/>
              </w:rPr>
              <w:t>1B4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S2MM_CURDESC11_MSB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right="0" w:hanging="0"/>
              <w:jc w:val="left"/>
              <w:rPr/>
            </w:pPr>
            <w:r>
              <w:rPr>
                <w:sz w:val="14"/>
                <w:lang w:val="zh-Hans"/>
              </w:rPr>
              <w:t>38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S2MM_CURDESC0</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1" w:right="0" w:hanging="0"/>
              <w:jc w:val="left"/>
              <w:rPr/>
            </w:pPr>
            <w:r>
              <w:rPr>
                <w:sz w:val="14"/>
                <w:lang w:val="zh-Hans"/>
              </w:rPr>
              <w:t>F8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S2MM_TAILDESC5</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7" w:right="0" w:hanging="0"/>
              <w:rPr/>
            </w:pPr>
            <w:r>
              <w:rPr>
                <w:sz w:val="14"/>
                <w:lang w:val="zh-Hans"/>
              </w:rPr>
              <w:t>1B8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70" w:hanging="0"/>
              <w:jc w:val="center"/>
              <w:rPr/>
            </w:pPr>
            <w:r>
              <w:rPr>
                <w:sz w:val="14"/>
                <w:lang w:val="zh-Hans"/>
              </w:rPr>
              <w:t>S2MM_TAILDESC11</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right="0" w:hanging="0"/>
              <w:jc w:val="left"/>
              <w:rPr/>
            </w:pPr>
            <w:r>
              <w:rPr>
                <w:sz w:val="14"/>
                <w:lang w:val="zh-Hans"/>
              </w:rPr>
              <w:t>3C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S2MM_CURDESC0_MSB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9" w:right="0" w:hanging="0"/>
              <w:jc w:val="left"/>
              <w:rPr>
                <w:rFonts w:eastAsia="PMingLiU"/>
                <w:lang w:eastAsia="zh-TW"/>
              </w:rPr>
            </w:pPr>
            <w:r>
              <w:rPr>
                <w:rFonts w:eastAsia="" w:eastAsiaTheme="minorEastAsia"/>
                <w:sz w:val="14"/>
                <w:lang w:val="zh-Hans"/>
              </w:rPr>
              <w:t>F</w:t>
            </w:r>
            <w:r>
              <w:rPr>
                <w:rFonts w:eastAsia="PMingLiU"/>
                <w:sz w:val="14"/>
                <w:lang w:val="zh-Hans" w:eastAsia="zh-TW"/>
              </w:rPr>
              <w:t>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S2MM_TAILDESC5_MSB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55" w:right="0" w:hanging="0"/>
              <w:rPr>
                <w:rFonts w:eastAsia="PMingLiU"/>
                <w:lang w:eastAsia="zh-TW"/>
              </w:rPr>
            </w:pPr>
            <w:r>
              <w:rPr>
                <w:rFonts w:eastAsia="" w:eastAsiaTheme="minorEastAsia"/>
                <w:sz w:val="14"/>
                <w:lang w:val="zh-Hans"/>
              </w:rPr>
              <w:t>1</w:t>
            </w:r>
            <w:r>
              <w:rPr>
                <w:rFonts w:eastAsia="PMingLiU"/>
                <w:sz w:val="14"/>
                <w:lang w:val="zh-Hans" w:eastAsia="zh-TW"/>
              </w:rPr>
              <w:t>BC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2" w:right="0" w:hanging="0"/>
              <w:jc w:val="left"/>
              <w:rPr/>
            </w:pPr>
            <w:r>
              <w:rPr>
                <w:sz w:val="14"/>
                <w:lang w:val="zh-Hans"/>
              </w:rPr>
              <w:t>S2MM_TAILDESC11_MSB</w:t>
            </w:r>
          </w:p>
        </w:tc>
      </w:tr>
      <w:tr>
        <w:trPr>
          <w:trHeight w:val="225"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right="0" w:hanging="0"/>
              <w:jc w:val="left"/>
              <w:rPr/>
            </w:pPr>
            <w:r>
              <w:rPr>
                <w:sz w:val="14"/>
                <w:lang w:val="zh-Hans"/>
              </w:rPr>
              <w:t>40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S2MM_TAILDESC0</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right="0" w:hanging="0"/>
              <w:rPr/>
            </w:pPr>
            <w:del w:id="259" w:author="未知作者" w:date="2023-05-06T15:09:58Z">
              <w:r>
                <w:rPr>
                  <w:sz w:val="14"/>
                  <w:bdr w:val="single" w:sz="10" w:space="0" w:color="000000"/>
                  <w:lang w:val="zh-Hans"/>
                </w:rPr>
                <w:delText>100</w:delText>
              </w:r>
            </w:del>
            <w:ins w:id="260" w:author="未知作者" w:date="2023-05-06T15:10:10Z">
              <w:r>
                <w:rPr>
                  <w:rFonts w:eastAsia="Segoe UI" w:cs="Segoe UI"/>
                  <w:color w:val="000000"/>
                  <w:kern w:val="2"/>
                  <w:sz w:val="14"/>
                  <w:szCs w:val="22"/>
                  <w:bdr w:val="single" w:sz="10" w:space="0" w:color="000000"/>
                  <w:lang w:val="zh-Hans" w:eastAsia="zh-CN" w:bidi="ar-SA"/>
                </w:rPr>
                <w:t>100</w:t>
              </w:r>
            </w:ins>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3" w:right="0" w:hanging="0"/>
              <w:rPr/>
            </w:pPr>
            <w:r>
              <w:rPr>
                <w:sz w:val="14"/>
                <w:lang w:val="zh-Hans"/>
              </w:rPr>
              <w:t>1C0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right="0" w:hanging="0"/>
              <w:jc w:val="left"/>
              <w:rPr/>
            </w:pPr>
            <w:r>
              <w:rPr>
                <w:sz w:val="14"/>
                <w:lang w:val="zh-Hans"/>
              </w:rPr>
              <w:t>44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S2MM_TAILDESC0_MSB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104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1C4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right="0" w:hanging="0"/>
              <w:jc w:val="left"/>
              <w:rPr/>
            </w:pPr>
            <w:r>
              <w:rPr>
                <w:sz w:val="14"/>
                <w:lang w:val="zh-Hans"/>
              </w:rPr>
              <w:t>48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108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3" w:right="0" w:hanging="0"/>
              <w:rPr/>
            </w:pPr>
            <w:r>
              <w:rPr>
                <w:sz w:val="14"/>
                <w:lang w:val="zh-Hans"/>
              </w:rPr>
              <w:t>1C8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2"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right="0" w:hanging="0"/>
              <w:jc w:val="left"/>
              <w:rPr/>
            </w:pPr>
            <w:r>
              <w:rPr>
                <w:sz w:val="14"/>
                <w:lang w:val="zh-Hans"/>
              </w:rPr>
              <w:t>4C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10</w:t>
            </w:r>
            <w:del w:id="261" w:author="未知作者" w:date="2023-05-06T15:10:17Z">
              <w:r>
                <w:rPr>
                  <w:sz w:val="14"/>
                  <w:lang w:val="zh-Hans"/>
                </w:rPr>
                <w:delText>摄氏度</w:delText>
              </w:r>
            </w:del>
            <w:ins w:id="262" w:author="未知作者" w:date="2023-05-06T15:10:19Z">
              <w:r>
                <w:rPr>
                  <w:rFonts w:eastAsia="Segoe UI" w:cs="Segoe UI"/>
                  <w:color w:val="000000"/>
                  <w:kern w:val="2"/>
                  <w:sz w:val="14"/>
                  <w:szCs w:val="22"/>
                  <w:lang w:val="zh-Hans" w:eastAsia="zh-CN" w:bidi="ar-SA"/>
                </w:rPr>
                <w:t>C</w:t>
              </w:r>
            </w:ins>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51" w:right="0" w:hanging="0"/>
              <w:rPr/>
            </w:pPr>
            <w:r>
              <w:rPr>
                <w:sz w:val="14"/>
                <w:lang w:val="zh-Hans"/>
              </w:rPr>
              <w:t>1CC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right="0" w:hanging="0"/>
              <w:jc w:val="left"/>
              <w:rPr/>
            </w:pPr>
            <w:r>
              <w:rPr>
                <w:sz w:val="14"/>
                <w:lang w:val="zh-Hans"/>
              </w:rPr>
              <w:t>50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110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S2MM_CURDESC6</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3" w:right="0" w:hanging="0"/>
              <w:rPr/>
            </w:pPr>
            <w:r>
              <w:rPr>
                <w:sz w:val="14"/>
                <w:lang w:val="zh-Hans"/>
              </w:rPr>
              <w:t>1</w:t>
            </w:r>
            <w:r>
              <w:rPr>
                <w:sz w:val="14"/>
                <w:lang w:val="zh-Hans"/>
              </w:rPr>
              <w:t>天</w:t>
            </w:r>
            <w:r>
              <w:rPr>
                <w:sz w:val="14"/>
                <w:lang w:val="zh-Hans"/>
              </w:rPr>
              <w:t>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S2MM_CURDESC12</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54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6" w:space="0" w:color="000000"/>
              <w:left w:val="single" w:sz="4" w:space="0" w:color="000000"/>
              <w:bottom w:val="single" w:sz="4" w:space="0" w:color="000000"/>
              <w:right w:val="single" w:sz="4" w:space="0" w:color="000000"/>
            </w:tcBorders>
          </w:tcPr>
          <w:p>
            <w:pPr>
              <w:pStyle w:val="Normal"/>
              <w:spacing w:lineRule="auto" w:line="319" w:before="0" w:after="3"/>
              <w:ind w:left="75" w:right="0" w:hanging="3"/>
              <w:jc w:val="left"/>
              <w:rPr/>
            </w:pPr>
            <w:r>
              <w:rPr>
                <w:sz w:val="14"/>
                <w:bdr w:val="single" w:sz="10" w:space="0" w:color="000000"/>
                <w:lang w:val="zh-Hans"/>
              </w:rPr>
              <w:t>114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S2MM_CURDESC6_MSB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w:t>
            </w:r>
            <w:r>
              <w:rPr>
                <w:sz w:val="14"/>
                <w:lang w:val="zh-Hans"/>
              </w:rPr>
              <w:t>天</w:t>
            </w:r>
            <w:r>
              <w:rPr>
                <w:sz w:val="14"/>
                <w:lang w:val="zh-Hans"/>
              </w:rPr>
              <w:t>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S2MM_CURDESC12_MSB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58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319" w:before="0" w:after="3"/>
              <w:ind w:left="75" w:right="0" w:hanging="3"/>
              <w:jc w:val="left"/>
              <w:rPr/>
            </w:pPr>
            <w:r>
              <w:rPr>
                <w:sz w:val="14"/>
                <w:bdr w:val="single" w:sz="10" w:space="0" w:color="000000"/>
                <w:lang w:val="zh-Hans"/>
              </w:rPr>
              <w:t xml:space="preserve"> </w:t>
            </w:r>
            <w:r>
              <w:rPr>
                <w:sz w:val="14"/>
                <w:bdr w:val="single" w:sz="10" w:space="0" w:color="000000"/>
                <w:lang w:val="zh-Hans"/>
              </w:rPr>
              <w:t>118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S2MM_TAILDESC6</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63" w:right="0" w:hanging="0"/>
              <w:rPr/>
            </w:pPr>
            <w:r>
              <w:rPr>
                <w:sz w:val="14"/>
                <w:lang w:val="zh-Hans"/>
              </w:rPr>
              <w:t>1</w:t>
            </w:r>
            <w:r>
              <w:rPr>
                <w:sz w:val="14"/>
                <w:lang w:val="zh-Hans"/>
              </w:rPr>
              <w:t>天</w:t>
            </w:r>
            <w:r>
              <w:rPr>
                <w:sz w:val="14"/>
                <w:lang w:val="zh-Hans"/>
              </w:rPr>
              <w:t>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S2MM_TAILDESC12</w:t>
            </w:r>
          </w:p>
        </w:tc>
      </w:tr>
      <w:tr>
        <w:trPr>
          <w:trHeight w:val="226" w:hRule="atLeast"/>
        </w:trPr>
        <w:tc>
          <w:tcPr>
            <w:tcW w:w="382"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103" w:right="0" w:hanging="0"/>
              <w:jc w:val="left"/>
              <w:rPr/>
            </w:pPr>
            <w:r>
              <w:rPr>
                <w:sz w:val="14"/>
                <w:lang w:val="zh-Hans"/>
              </w:rPr>
              <w:t>5C</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49"/>
              <w:ind w:left="63" w:right="0" w:hanging="3"/>
              <w:rPr/>
            </w:pPr>
            <w:r>
              <w:rPr>
                <w:sz w:val="14"/>
                <w:bdr w:val="single" w:sz="10" w:space="0" w:color="000000"/>
                <w:lang w:val="zh-Hans"/>
              </w:rPr>
              <w:t>11C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S2MM_TAILDESC6_MSB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51" w:right="0" w:hanging="0"/>
              <w:rPr/>
            </w:pPr>
            <w:r>
              <w:rPr>
                <w:sz w:val="14"/>
                <w:lang w:val="zh-Hans"/>
              </w:rPr>
              <w:t>1</w:t>
            </w:r>
            <w:r>
              <w:rPr>
                <w:sz w:val="14"/>
                <w:lang w:val="zh-Hans"/>
              </w:rPr>
              <w:t>直流</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92" w:right="0" w:hanging="0"/>
              <w:jc w:val="left"/>
              <w:rPr/>
            </w:pPr>
            <w:r>
              <w:rPr>
                <w:sz w:val="14"/>
                <w:lang w:val="zh-Hans"/>
              </w:rPr>
              <w:t>S2MM_TAILDESC12_MSB</w:t>
            </w:r>
          </w:p>
        </w:tc>
      </w:tr>
      <w:tr>
        <w:trPr>
          <w:trHeight w:val="226" w:hRule="atLeast"/>
        </w:trPr>
        <w:tc>
          <w:tcPr>
            <w:tcW w:w="382"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60</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47"/>
              <w:ind w:left="75" w:right="0" w:hanging="3"/>
              <w:rPr/>
            </w:pPr>
            <w:r>
              <w:rPr>
                <w:sz w:val="14"/>
                <w:bdr w:val="single" w:sz="10" w:space="0" w:color="000000"/>
                <w:lang w:val="zh-Hans"/>
              </w:rPr>
              <w:t>120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54"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67" w:right="0" w:hanging="0"/>
              <w:rPr/>
            </w:pPr>
            <w:r>
              <w:rPr>
                <w:sz w:val="14"/>
                <w:lang w:val="zh-Hans"/>
              </w:rPr>
              <w:t>1</w:t>
            </w:r>
          </w:p>
        </w:tc>
        <w:tc>
          <w:tcPr>
            <w:tcW w:w="229"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7" w:right="0" w:hanging="0"/>
              <w:rPr/>
            </w:pPr>
            <w:r>
              <w:rPr>
                <w:sz w:val="14"/>
                <w:lang w:val="zh-Hans"/>
              </w:rPr>
              <w:t>E0</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64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44"/>
              <w:ind w:left="75" w:right="0" w:hanging="3"/>
              <w:rPr/>
            </w:pPr>
            <w:r>
              <w:rPr>
                <w:sz w:val="14"/>
                <w:bdr w:val="single" w:sz="10" w:space="0" w:color="000000"/>
                <w:lang w:val="zh-Hans"/>
              </w:rPr>
              <w:t>124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7" w:right="0" w:hanging="0"/>
              <w:rPr/>
            </w:pPr>
            <w:r>
              <w:rPr>
                <w:sz w:val="14"/>
                <w:lang w:val="zh-Hans"/>
              </w:rPr>
              <w:t>1E4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2"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68</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3"/>
              <w:rPr/>
            </w:pPr>
            <w:r>
              <w:rPr>
                <w:sz w:val="14"/>
                <w:bdr w:val="single" w:sz="10" w:space="0" w:color="000000"/>
                <w:lang w:val="zh-Hans"/>
              </w:rPr>
              <w:t>128</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67" w:right="0" w:hanging="0"/>
              <w:rPr/>
            </w:pPr>
            <w:r>
              <w:rPr>
                <w:sz w:val="14"/>
                <w:lang w:val="zh-Hans"/>
              </w:rPr>
              <w:t>1E8</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1"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6C</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12C</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55" w:right="0" w:hanging="0"/>
              <w:rPr/>
            </w:pPr>
            <w:r>
              <w:rPr>
                <w:sz w:val="14"/>
                <w:lang w:val="zh-Hans"/>
              </w:rPr>
              <w:t>1EC</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0"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70</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S2MM_CURDESC1</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130</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S2MM_CURDESC7</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1" w:right="0" w:hanging="0"/>
              <w:rPr/>
            </w:pPr>
            <w:r>
              <w:rPr>
                <w:sz w:val="14"/>
                <w:lang w:val="zh-Hans"/>
              </w:rPr>
              <w:t>1F0</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S2MM_CURDESC13</w:t>
            </w:r>
          </w:p>
        </w:tc>
      </w:tr>
      <w:tr>
        <w:trPr>
          <w:trHeight w:val="222"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74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S2MM_CURDESC1_MSB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134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S2MM_CURDESC7_MSB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1" w:right="0" w:hanging="0"/>
              <w:rPr/>
            </w:pPr>
            <w:r>
              <w:rPr>
                <w:sz w:val="14"/>
                <w:lang w:val="zh-Hans"/>
              </w:rPr>
              <w:t>1F4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S2MM_CURDESC13_MSB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78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S2MM_TAILDESC1</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59" w:before="0" w:after="47"/>
              <w:ind w:left="75" w:right="0" w:hanging="0"/>
              <w:rPr/>
            </w:pPr>
            <w:r>
              <w:rPr>
                <w:sz w:val="14"/>
                <w:bdr w:val="single" w:sz="10" w:space="0" w:color="000000"/>
                <w:lang w:val="zh-Hans"/>
              </w:rPr>
              <w:t>138</w:t>
            </w:r>
          </w:p>
          <w:p>
            <w:pPr>
              <w:pStyle w:val="Normal"/>
              <w:spacing w:lineRule="auto" w:line="259" w:before="0" w:after="44"/>
              <w:ind w:left="63" w:right="0" w:hanging="0"/>
              <w:rPr/>
            </w:pPr>
            <w:r>
              <w:rPr>
                <w:sz w:val="14"/>
                <w:bdr w:val="single" w:sz="10" w:space="0" w:color="000000"/>
                <w:lang w:val="zh-Hans"/>
              </w:rPr>
              <w:t>13C</w:t>
            </w:r>
          </w:p>
          <w:p>
            <w:pPr>
              <w:pStyle w:val="Normal"/>
              <w:spacing w:lineRule="auto" w:line="259" w:before="0" w:after="47"/>
              <w:ind w:left="75" w:right="0" w:hanging="0"/>
              <w:rPr/>
            </w:pPr>
            <w:r>
              <w:rPr>
                <w:sz w:val="14"/>
                <w:bdr w:val="single" w:sz="10" w:space="0" w:color="000000"/>
                <w:lang w:val="zh-Hans"/>
              </w:rPr>
              <w:t>140</w:t>
            </w:r>
          </w:p>
          <w:p>
            <w:pPr>
              <w:pStyle w:val="Normal"/>
              <w:spacing w:lineRule="auto" w:line="259" w:before="0" w:after="49"/>
              <w:ind w:left="75" w:right="0" w:hanging="0"/>
              <w:rPr/>
            </w:pPr>
            <w:r>
              <w:rPr>
                <w:sz w:val="14"/>
                <w:bdr w:val="single" w:sz="10" w:space="0" w:color="000000"/>
                <w:lang w:val="zh-Hans"/>
              </w:rPr>
              <w:t>144</w:t>
            </w:r>
          </w:p>
          <w:p>
            <w:pPr>
              <w:pStyle w:val="Normal"/>
              <w:spacing w:lineRule="auto" w:line="259" w:before="0" w:after="47"/>
              <w:ind w:left="75" w:right="0" w:hanging="0"/>
              <w:rPr/>
            </w:pPr>
            <w:r>
              <w:rPr>
                <w:sz w:val="14"/>
                <w:bdr w:val="single" w:sz="10" w:space="0" w:color="000000"/>
                <w:lang w:val="zh-Hans"/>
              </w:rPr>
              <w:t>148</w:t>
            </w:r>
          </w:p>
          <w:p>
            <w:pPr>
              <w:pStyle w:val="Normal"/>
              <w:spacing w:lineRule="auto" w:line="259" w:before="0" w:after="44"/>
              <w:ind w:left="63" w:right="0" w:hanging="0"/>
              <w:rPr/>
            </w:pPr>
            <w:r>
              <w:rPr>
                <w:sz w:val="14"/>
                <w:bdr w:val="single" w:sz="10" w:space="0" w:color="000000"/>
                <w:lang w:val="zh-Hans"/>
              </w:rPr>
              <w:t>14C</w:t>
            </w:r>
          </w:p>
          <w:p>
            <w:pPr>
              <w:pStyle w:val="Normal"/>
              <w:spacing w:lineRule="auto" w:line="259" w:before="0" w:after="0"/>
              <w:ind w:left="75" w:right="0" w:hanging="0"/>
              <w:rPr/>
            </w:pPr>
            <w:r>
              <w:rPr>
                <w:sz w:val="14"/>
                <w:bdr w:val="single" w:sz="10" w:space="0" w:color="000000"/>
                <w:lang w:val="zh-Hans"/>
              </w:rPr>
              <w:t>150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S2MM_TAILDESC7</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1" w:right="0" w:hanging="0"/>
              <w:rPr/>
            </w:pPr>
            <w:r>
              <w:rPr>
                <w:sz w:val="14"/>
                <w:lang w:val="zh-Hans"/>
              </w:rPr>
              <w:t>1F8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S2MM_TAILDESC13</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7C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S2MM_TAILDESC1_MSB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S2MM_TAILDESC7_MSB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59" w:right="0" w:hanging="0"/>
              <w:rPr/>
            </w:pPr>
            <w:r>
              <w:rPr>
                <w:sz w:val="14"/>
                <w:lang w:val="zh-Hans"/>
              </w:rPr>
              <w:t>1FC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2" w:right="0" w:hanging="0"/>
              <w:jc w:val="left"/>
              <w:rPr/>
            </w:pPr>
            <w:r>
              <w:rPr>
                <w:sz w:val="14"/>
                <w:lang w:val="zh-Hans"/>
              </w:rPr>
              <w:t>S2MM_TAILDESC13_MSB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80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200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6" w:hRule="atLeast"/>
        </w:trPr>
        <w:tc>
          <w:tcPr>
            <w:tcW w:w="382"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115" w:right="0" w:hanging="0"/>
              <w:jc w:val="left"/>
              <w:rPr/>
            </w:pPr>
            <w:r>
              <w:rPr>
                <w:sz w:val="14"/>
                <w:lang w:val="zh-Hans"/>
              </w:rPr>
              <w:t>84</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75" w:right="0" w:hanging="0"/>
              <w:rPr/>
            </w:pPr>
            <w:r>
              <w:rPr>
                <w:sz w:val="14"/>
                <w:lang w:val="zh-Hans"/>
              </w:rPr>
              <w:t>204</w:t>
            </w:r>
          </w:p>
        </w:tc>
        <w:tc>
          <w:tcPr>
            <w:tcW w:w="1980" w:type="dxa"/>
            <w:tcBorders>
              <w:top w:val="single" w:sz="6" w:space="0" w:color="000000"/>
              <w:left w:val="single" w:sz="4" w:space="0" w:color="000000"/>
              <w:bottom w:val="single" w:sz="8"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6" w:hRule="atLeast"/>
        </w:trPr>
        <w:tc>
          <w:tcPr>
            <w:tcW w:w="382"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88</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208</w:t>
            </w:r>
          </w:p>
        </w:tc>
        <w:tc>
          <w:tcPr>
            <w:tcW w:w="1980" w:type="dxa"/>
            <w:tcBorders>
              <w:top w:val="single" w:sz="8"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8C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20</w:t>
            </w:r>
            <w:r>
              <w:rPr>
                <w:sz w:val="14"/>
                <w:lang w:val="zh-Hans"/>
              </w:rPr>
              <w:t>摄氏度</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90</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S2MM_CURDESC2</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bottom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S2MM_CURDESC8</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210</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9" w:hanging="0"/>
              <w:jc w:val="center"/>
              <w:rPr/>
            </w:pPr>
            <w:r>
              <w:rPr>
                <w:sz w:val="14"/>
                <w:lang w:val="zh-Hans"/>
              </w:rPr>
              <w:t>S2MM_CURDESC14</w:t>
            </w:r>
          </w:p>
        </w:tc>
      </w:tr>
      <w:tr>
        <w:trPr>
          <w:trHeight w:val="221"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15" w:right="0" w:hanging="0"/>
              <w:jc w:val="left"/>
              <w:rPr/>
            </w:pPr>
            <w:r>
              <w:rPr>
                <w:sz w:val="14"/>
                <w:lang w:val="zh-Hans"/>
              </w:rPr>
              <w:t>94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S2MM_CURDESC2_MSB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154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S2MM_CURDESC8_MSB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214</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S2MM_CURDESC14_MSB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15" w:right="0" w:hanging="0"/>
              <w:jc w:val="left"/>
              <w:rPr/>
            </w:pPr>
            <w:r>
              <w:rPr>
                <w:sz w:val="14"/>
                <w:lang w:val="zh-Hans"/>
              </w:rPr>
              <w:t>98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S2MM_TAILDESC2</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158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S2MM_TAILDESC8</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218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S2MM_TAILDESC14</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3" w:right="0" w:hanging="0"/>
              <w:jc w:val="left"/>
              <w:rPr/>
            </w:pPr>
            <w:r>
              <w:rPr>
                <w:sz w:val="14"/>
                <w:lang w:val="zh-Hans"/>
              </w:rPr>
              <w:t>9C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S2MM_TAILDESC2_MSB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restart"/>
            <w:tcBorders>
              <w:top w:val="single" w:sz="6" w:space="0" w:color="000000"/>
              <w:left w:val="single" w:sz="4" w:space="0" w:color="000000"/>
              <w:bottom w:val="single" w:sz="4" w:space="0" w:color="000000"/>
              <w:right w:val="single" w:sz="4" w:space="0" w:color="000000"/>
            </w:tcBorders>
          </w:tcPr>
          <w:p>
            <w:pPr>
              <w:pStyle w:val="Normal"/>
              <w:spacing w:lineRule="auto" w:line="259" w:before="0" w:after="44"/>
              <w:ind w:left="63" w:right="0" w:hanging="0"/>
              <w:rPr/>
            </w:pPr>
            <w:r>
              <w:rPr>
                <w:sz w:val="14"/>
                <w:bdr w:val="single" w:sz="10" w:space="0" w:color="000000"/>
                <w:lang w:val="zh-Hans"/>
              </w:rPr>
              <w:t>15C</w:t>
            </w:r>
          </w:p>
          <w:p>
            <w:pPr>
              <w:pStyle w:val="Normal"/>
              <w:spacing w:lineRule="auto" w:line="259" w:before="0" w:after="47"/>
              <w:ind w:left="75" w:right="0" w:hanging="0"/>
              <w:rPr/>
            </w:pPr>
            <w:r>
              <w:rPr>
                <w:sz w:val="14"/>
                <w:bdr w:val="single" w:sz="10" w:space="0" w:color="000000"/>
                <w:lang w:val="zh-Hans"/>
              </w:rPr>
              <w:t>160</w:t>
            </w:r>
          </w:p>
          <w:p>
            <w:pPr>
              <w:pStyle w:val="Normal"/>
              <w:spacing w:lineRule="auto" w:line="259" w:before="0" w:after="46"/>
              <w:ind w:left="75" w:right="0" w:hanging="0"/>
              <w:rPr/>
            </w:pPr>
            <w:r>
              <w:rPr>
                <w:sz w:val="14"/>
                <w:bdr w:val="single" w:sz="10" w:space="0" w:color="000000"/>
                <w:lang w:val="zh-Hans"/>
              </w:rPr>
              <w:t>164</w:t>
            </w:r>
          </w:p>
          <w:p>
            <w:pPr>
              <w:pStyle w:val="Normal"/>
              <w:spacing w:lineRule="auto" w:line="259" w:before="0" w:after="0"/>
              <w:ind w:left="75" w:right="0" w:hanging="0"/>
              <w:rPr/>
            </w:pPr>
            <w:r>
              <w:rPr>
                <w:sz w:val="14"/>
                <w:bdr w:val="single" w:sz="10" w:space="0" w:color="000000"/>
                <w:lang w:val="zh-Hans"/>
              </w:rPr>
              <w:t>168</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S2MM_TAILDESC8_MSB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21C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2" w:right="0" w:hanging="0"/>
              <w:jc w:val="left"/>
              <w:rPr/>
            </w:pPr>
            <w:r>
              <w:rPr>
                <w:sz w:val="14"/>
                <w:lang w:val="zh-Hans"/>
              </w:rPr>
              <w:t>S2MM_TAILDESC14_MSB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7" w:right="0" w:hanging="0"/>
              <w:jc w:val="left"/>
              <w:rPr/>
            </w:pPr>
            <w:r>
              <w:rPr>
                <w:sz w:val="14"/>
                <w:lang w:val="zh-Hans"/>
              </w:rPr>
              <w:t>答</w:t>
            </w:r>
            <w:r>
              <w:rPr>
                <w:sz w:val="14"/>
                <w:lang w:val="zh-Hans"/>
              </w:rPr>
              <w:t>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220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7" w:right="0" w:hanging="0"/>
              <w:jc w:val="left"/>
              <w:rPr/>
            </w:pPr>
            <w:r>
              <w:rPr>
                <w:sz w:val="14"/>
                <w:lang w:val="zh-Hans"/>
              </w:rPr>
              <w:t>答</w:t>
            </w:r>
            <w:r>
              <w:rPr>
                <w:sz w:val="14"/>
                <w:lang w:val="zh-Hans"/>
              </w:rPr>
              <w:t>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224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4"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99" w:right="0" w:hanging="0"/>
              <w:jc w:val="left"/>
              <w:rPr/>
            </w:pPr>
            <w:r>
              <w:rPr>
                <w:sz w:val="14"/>
                <w:lang w:val="zh-Hans"/>
              </w:rPr>
              <w:t>血型</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bottom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228</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1" w:hRule="atLeast"/>
        </w:trPr>
        <w:tc>
          <w:tcPr>
            <w:tcW w:w="382"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95" w:right="0" w:hanging="0"/>
              <w:rPr/>
            </w:pPr>
            <w:r>
              <w:rPr>
                <w:sz w:val="14"/>
                <w:lang w:val="zh-Hans"/>
              </w:rPr>
              <w:t>交流</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16C</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22</w:t>
            </w:r>
            <w:r>
              <w:rPr>
                <w:sz w:val="14"/>
                <w:lang w:val="zh-Hans"/>
              </w:rPr>
              <w:t>摄氏度</w:t>
            </w:r>
          </w:p>
        </w:tc>
        <w:tc>
          <w:tcPr>
            <w:tcW w:w="1980"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0"/>
              <w:ind w:left="0" w:right="46" w:hanging="0"/>
              <w:jc w:val="center"/>
              <w:rPr/>
            </w:pPr>
            <w:r>
              <w:rPr>
                <w:sz w:val="14"/>
                <w:lang w:val="zh-Hans"/>
              </w:rPr>
              <w:t>保留</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7" w:right="0" w:hanging="0"/>
              <w:jc w:val="left"/>
              <w:rPr/>
            </w:pPr>
            <w:r>
              <w:rPr>
                <w:sz w:val="14"/>
                <w:lang w:val="zh-Hans"/>
              </w:rPr>
              <w:t>B0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S2MM_CURDESC3</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170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S2MM_CURDESC9</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230</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49" w:hanging="0"/>
              <w:jc w:val="center"/>
              <w:rPr/>
            </w:pPr>
            <w:r>
              <w:rPr>
                <w:sz w:val="14"/>
                <w:lang w:val="zh-Hans"/>
              </w:rPr>
              <w:t>S2MM_CURDESC15</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07" w:right="0" w:hanging="0"/>
              <w:jc w:val="left"/>
              <w:rPr/>
            </w:pPr>
            <w:r>
              <w:rPr>
                <w:sz w:val="14"/>
                <w:lang w:val="zh-Hans"/>
              </w:rPr>
              <w:t>B4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S2MM_CURDESC3_MSB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restart"/>
            <w:tcBorders>
              <w:top w:val="single" w:sz="6" w:space="0" w:color="000000"/>
              <w:left w:val="single" w:sz="4" w:space="0" w:color="000000"/>
              <w:right w:val="single" w:sz="4" w:space="0" w:color="000000"/>
            </w:tcBorders>
          </w:tcPr>
          <w:p>
            <w:pPr>
              <w:pStyle w:val="Normal"/>
              <w:spacing w:lineRule="auto" w:line="259" w:before="0" w:after="44"/>
              <w:ind w:left="75" w:right="0" w:hanging="0"/>
              <w:rPr/>
            </w:pPr>
            <w:r>
              <w:rPr>
                <w:sz w:val="14"/>
                <w:bdr w:val="single" w:sz="10" w:space="0" w:color="000000"/>
                <w:lang w:val="zh-Hans"/>
              </w:rPr>
              <w:t>174</w:t>
            </w:r>
          </w:p>
          <w:p>
            <w:pPr>
              <w:pStyle w:val="Normal"/>
              <w:spacing w:lineRule="auto" w:line="259" w:before="0" w:after="47"/>
              <w:ind w:left="75" w:right="0" w:hanging="0"/>
              <w:rPr/>
            </w:pPr>
            <w:r>
              <w:rPr>
                <w:sz w:val="14"/>
                <w:bdr w:val="single" w:sz="10" w:space="0" w:color="000000"/>
                <w:lang w:val="zh-Hans"/>
              </w:rPr>
              <w:t>178</w:t>
            </w:r>
          </w:p>
          <w:p>
            <w:pPr>
              <w:pStyle w:val="Normal"/>
              <w:spacing w:lineRule="auto" w:line="259" w:before="0" w:after="0"/>
              <w:ind w:left="63" w:right="0" w:hanging="0"/>
              <w:rPr/>
            </w:pPr>
            <w:r>
              <w:rPr>
                <w:sz w:val="14"/>
                <w:bdr w:val="single" w:sz="10" w:space="0" w:color="000000"/>
                <w:lang w:val="zh-Hans"/>
              </w:rPr>
              <w:t>17C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28" w:right="0" w:hanging="0"/>
              <w:jc w:val="left"/>
              <w:rPr/>
            </w:pPr>
            <w:r>
              <w:rPr>
                <w:sz w:val="14"/>
                <w:lang w:val="zh-Hans"/>
              </w:rPr>
              <w:t>S2MM_CURDESC9_MSB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75" w:right="0" w:hanging="0"/>
              <w:rPr/>
            </w:pPr>
            <w:r>
              <w:rPr>
                <w:sz w:val="14"/>
                <w:lang w:val="zh-Hans"/>
              </w:rPr>
              <w:t>234</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88" w:right="0" w:hanging="0"/>
              <w:jc w:val="left"/>
              <w:rPr/>
            </w:pPr>
            <w:r>
              <w:rPr>
                <w:sz w:val="14"/>
                <w:lang w:val="zh-Hans"/>
              </w:rPr>
              <w:t>S2MM_CURDESC15_MSB</w:t>
            </w:r>
          </w:p>
        </w:tc>
      </w:tr>
      <w:tr>
        <w:trPr>
          <w:trHeight w:val="223" w:hRule="atLeast"/>
        </w:trPr>
        <w:tc>
          <w:tcPr>
            <w:tcW w:w="382"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107" w:right="0" w:hanging="0"/>
              <w:jc w:val="left"/>
              <w:rPr/>
            </w:pPr>
            <w:r>
              <w:rPr>
                <w:sz w:val="14"/>
                <w:lang w:val="zh-Hans"/>
              </w:rPr>
              <w:t>B8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S2MM_TAILDESC3</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S2MM_TAILDESC9</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75" w:right="0" w:hanging="0"/>
              <w:rPr/>
            </w:pPr>
            <w:r>
              <w:rPr>
                <w:sz w:val="14"/>
                <w:lang w:val="zh-Hans"/>
              </w:rPr>
              <w:t>238</w:t>
            </w:r>
          </w:p>
        </w:tc>
        <w:tc>
          <w:tcPr>
            <w:tcW w:w="1980" w:type="dxa"/>
            <w:tcBorders>
              <w:top w:val="single" w:sz="4" w:space="0" w:color="000000"/>
              <w:left w:val="single" w:sz="4" w:space="0" w:color="000000"/>
              <w:bottom w:val="single" w:sz="6" w:space="0" w:color="000000"/>
              <w:right w:val="single" w:sz="4" w:space="0" w:color="000000"/>
            </w:tcBorders>
          </w:tcPr>
          <w:p>
            <w:pPr>
              <w:pStyle w:val="Normal"/>
              <w:spacing w:lineRule="auto" w:line="259" w:before="0" w:after="0"/>
              <w:ind w:left="0" w:right="59" w:hanging="0"/>
              <w:jc w:val="center"/>
              <w:rPr/>
            </w:pPr>
            <w:r>
              <w:rPr>
                <w:sz w:val="14"/>
                <w:lang w:val="zh-Hans"/>
              </w:rPr>
              <w:t>S2MM_TAILDESC15</w:t>
            </w:r>
          </w:p>
        </w:tc>
      </w:tr>
      <w:tr>
        <w:trPr>
          <w:trHeight w:val="223" w:hRule="atLeast"/>
        </w:trPr>
        <w:tc>
          <w:tcPr>
            <w:tcW w:w="382"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5" w:right="0" w:hanging="0"/>
              <w:rPr/>
            </w:pPr>
            <w:r>
              <w:rPr>
                <w:sz w:val="14"/>
                <w:lang w:val="zh-Hans"/>
              </w:rPr>
              <w:t>公元前</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S2MM_TAILDESC3_MSB</w:t>
            </w:r>
          </w:p>
        </w:tc>
        <w:tc>
          <w:tcPr>
            <w:tcW w:w="308"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403"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132" w:right="0" w:hanging="0"/>
              <w:jc w:val="left"/>
              <w:rPr/>
            </w:pPr>
            <w:r>
              <w:rPr>
                <w:sz w:val="14"/>
                <w:lang w:val="zh-Hans"/>
              </w:rPr>
              <w:t>S2MM_TAILDESC9_MSB</w:t>
            </w:r>
          </w:p>
        </w:tc>
        <w:tc>
          <w:tcPr>
            <w:tcW w:w="316" w:type="dxa"/>
            <w:vMerge w:val="continue"/>
            <w:tcBorders>
              <w:left w:val="single" w:sz="4" w:space="0" w:color="000000"/>
              <w:right w:val="single" w:sz="4" w:space="0" w:color="000000"/>
            </w:tcBorders>
          </w:tcPr>
          <w:p>
            <w:pPr>
              <w:pStyle w:val="Normal"/>
              <w:spacing w:lineRule="auto" w:line="259" w:before="0" w:after="160"/>
              <w:ind w:left="0" w:right="0" w:hanging="0"/>
              <w:jc w:val="left"/>
              <w:rPr/>
            </w:pPr>
            <w:r>
              <w:rPr/>
            </w:r>
          </w:p>
        </w:tc>
        <w:tc>
          <w:tcPr>
            <w:tcW w:w="383" w:type="dxa"/>
            <w:gridSpan w:val="2"/>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63" w:right="0" w:hanging="0"/>
              <w:rPr/>
            </w:pPr>
            <w:r>
              <w:rPr>
                <w:sz w:val="14"/>
                <w:lang w:val="zh-Hans"/>
              </w:rPr>
              <w:t>23C</w:t>
            </w:r>
          </w:p>
        </w:tc>
        <w:tc>
          <w:tcPr>
            <w:tcW w:w="1980" w:type="dxa"/>
            <w:tcBorders>
              <w:top w:val="single" w:sz="6" w:space="0" w:color="000000"/>
              <w:left w:val="single" w:sz="4" w:space="0" w:color="000000"/>
              <w:bottom w:val="single" w:sz="4" w:space="0" w:color="000000"/>
              <w:right w:val="single" w:sz="4" w:space="0" w:color="000000"/>
            </w:tcBorders>
          </w:tcPr>
          <w:p>
            <w:pPr>
              <w:pStyle w:val="Normal"/>
              <w:spacing w:lineRule="auto" w:line="259" w:before="0" w:after="0"/>
              <w:ind w:left="92" w:right="0" w:hanging="0"/>
              <w:jc w:val="left"/>
              <w:rPr/>
            </w:pPr>
            <w:r>
              <w:rPr>
                <w:sz w:val="14"/>
                <w:lang w:val="zh-Hans"/>
              </w:rPr>
              <w:t>S2MM_TAILDESC15_MSB</w:t>
            </w:r>
          </w:p>
        </w:tc>
      </w:tr>
    </w:tbl>
    <w:p>
      <w:pPr>
        <w:pStyle w:val="Normal"/>
        <w:spacing w:lineRule="auto" w:line="264" w:before="0" w:after="214"/>
        <w:ind w:left="10" w:right="1548" w:hanging="10"/>
        <w:jc w:val="right"/>
        <w:rPr/>
      </w:pPr>
      <w:r>
        <w:rPr>
          <w:sz w:val="9"/>
          <w:lang w:val="zh-Hans"/>
        </w:rPr>
        <w:t>X12591</w:t>
      </w:r>
    </w:p>
    <w:p>
      <w:pPr>
        <w:sectPr>
          <w:headerReference w:type="even" r:id="rId80"/>
          <w:headerReference w:type="default" r:id="rId81"/>
          <w:footerReference w:type="even" r:id="rId82"/>
          <w:footerReference w:type="default" r:id="rId83"/>
          <w:type w:val="nextPage"/>
          <w:pgSz w:w="12240" w:h="15840"/>
          <w:pgMar w:left="1080" w:right="1116" w:header="517" w:top="1427" w:footer="254" w:bottom="2135" w:gutter="0"/>
          <w:pgNumType w:fmt="decimal"/>
          <w:formProt w:val="false"/>
          <w:textDirection w:val="lrTb"/>
          <w:docGrid w:type="default" w:linePitch="100" w:charSpace="0"/>
        </w:sectPr>
        <w:pStyle w:val="Normal"/>
        <w:tabs>
          <w:tab w:val="clear" w:pos="420"/>
          <w:tab w:val="center" w:pos="2192" w:leader="none"/>
          <w:tab w:val="center" w:pos="5329" w:leader="none"/>
        </w:tabs>
        <w:spacing w:lineRule="auto" w:line="264" w:before="0" w:after="3"/>
        <w:ind w:left="0" w:right="0" w:hanging="0"/>
        <w:jc w:val="left"/>
        <w:rPr/>
      </w:pPr>
      <w:r>
        <w:rPr>
          <w:lang w:val="zh-Hans"/>
        </w:rPr>
        <w:tab/>
      </w:r>
      <w:r>
        <w:rPr>
          <w:i/>
          <w:lang w:val="zh-Hans"/>
        </w:rPr>
        <w:t xml:space="preserve">图 </w:t>
      </w:r>
      <w:r>
        <w:rPr>
          <w:i/>
          <w:lang w:val="zh-Hans"/>
        </w:rPr>
        <w:t>2-45</w:t>
      </w:r>
      <w:r>
        <w:rPr>
          <w:i/>
          <w:lang w:val="zh-Hans"/>
        </w:rPr>
        <w:t>：</w:t>
      </w:r>
      <w:r>
        <w:rPr>
          <w:i/>
          <w:lang w:val="zh-Hans"/>
        </w:rPr>
        <w:tab/>
      </w:r>
      <w:r>
        <w:rPr>
          <w:b/>
          <w:lang w:val="zh-Hans"/>
        </w:rPr>
        <w:t xml:space="preserve">SG = 1 </w:t>
      </w:r>
      <w:r>
        <w:rPr>
          <w:b/>
          <w:lang w:val="zh-Hans"/>
        </w:rPr>
        <w:t xml:space="preserve">中多通道支持的寄存器映射 </w:t>
      </w:r>
    </w:p>
    <w:p>
      <w:pPr>
        <w:pStyle w:val="Normal"/>
        <w:spacing w:lineRule="auto" w:line="259" w:before="0" w:after="71"/>
        <w:ind w:left="-8" w:right="0" w:hanging="0"/>
        <w:jc w:val="left"/>
        <w:rPr/>
      </w:pPr>
      <w:r>
        <w:rPr/>
        <w:drawing>
          <wp:inline distT="0" distB="0" distL="0" distR="0">
            <wp:extent cx="804545" cy="502920"/>
            <wp:effectExtent l="0" t="0" r="0" b="0"/>
            <wp:docPr id="107" name="Picture 14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42704" descr=""/>
                    <pic:cNvPicPr>
                      <a:picLocks noChangeAspect="1" noChangeArrowheads="1"/>
                    </pic:cNvPicPr>
                  </pic:nvPicPr>
                  <pic:blipFill>
                    <a:blip r:embed="rId84"/>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 xml:space="preserve">第 </w:t>
      </w:r>
      <w:r>
        <w:rPr>
          <w:i/>
          <w:sz w:val="40"/>
          <w:lang w:val="zh-Hans"/>
        </w:rPr>
        <w:t xml:space="preserve">3 </w:t>
      </w:r>
      <w:r>
        <w:rPr>
          <w:i/>
          <w:sz w:val="40"/>
          <w:lang w:val="zh-Hans"/>
        </w:rPr>
        <w:t xml:space="preserve">章 </w:t>
      </w:r>
      <w:r>
        <w:rPr>
          <w:sz w:val="56"/>
          <w:lang w:val="zh-Hans"/>
        </w:rPr>
        <w:t>核心设计</w:t>
      </w:r>
    </w:p>
    <w:p>
      <w:pPr>
        <w:pStyle w:val="Normal"/>
        <w:spacing w:lineRule="auto" w:line="259" w:before="0" w:after="287"/>
        <w:ind w:left="760" w:right="-7" w:hanging="0"/>
        <w:jc w:val="left"/>
        <w:rPr/>
      </w:pPr>
      <w:r>
        <w:rPr/>
        <mc:AlternateContent>
          <mc:Choice Requires="wpg">
            <w:drawing>
              <wp:inline distT="0" distB="0" distL="0" distR="0" wp14:anchorId="034D7191">
                <wp:extent cx="5921375" cy="25400"/>
                <wp:effectExtent l="0" t="0" r="0" b="0"/>
                <wp:docPr id="108" name="形状78"/>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78" style="position:absolute;margin-left:0pt;margin-top:-2pt;width:466.2pt;height:1.95pt" coordorigin="0,-40" coordsize="9324,39"/>
            </w:pict>
          </mc:Fallback>
        </mc:AlternateContent>
      </w:r>
    </w:p>
    <w:p>
      <w:pPr>
        <w:pStyle w:val="2"/>
        <w:ind w:left="755" w:right="67" w:hanging="10"/>
        <w:rPr/>
      </w:pPr>
      <w:r>
        <w:rPr>
          <w:lang w:val="zh-Hans"/>
        </w:rPr>
        <w:t>典型系统互连</w:t>
      </w:r>
    </w:p>
    <w:p>
      <w:pPr>
        <w:pStyle w:val="Normal"/>
        <w:spacing w:before="0" w:after="133"/>
        <w:ind w:left="748" w:right="43" w:hanging="3"/>
        <w:rPr/>
      </w:pPr>
      <w:r>
        <w:rPr>
          <w:lang w:val="zh-Hans"/>
        </w:rPr>
        <w:t xml:space="preserve">AXI DMA </w:t>
      </w:r>
      <w:r>
        <w:rPr>
          <w:lang w:val="zh-Hans"/>
        </w:rPr>
        <w:t xml:space="preserve">内核设计为通过用户系统中的 </w:t>
      </w:r>
      <w:r>
        <w:rPr>
          <w:lang w:val="zh-Hans"/>
        </w:rPr>
        <w:t xml:space="preserve">AXI </w:t>
      </w:r>
      <w:r>
        <w:rPr>
          <w:lang w:val="zh-Hans"/>
        </w:rPr>
        <w:t xml:space="preserve">互连进行连接。典型的 </w:t>
      </w:r>
      <w:r>
        <w:rPr>
          <w:lang w:val="zh-Hans"/>
        </w:rPr>
        <w:t xml:space="preserve">MicroBlaze™ </w:t>
      </w:r>
      <w:r>
        <w:rPr>
          <w:lang w:val="zh-Hans"/>
        </w:rPr>
        <w:t xml:space="preserve">处理器配置如图 </w:t>
      </w:r>
      <w:r>
        <w:rPr>
          <w:color w:val="0000FF"/>
          <w:lang w:val="zh-Hans"/>
        </w:rPr>
        <w:t>3-1</w:t>
      </w:r>
      <w:r>
        <w:rPr>
          <w:lang w:val="zh-Hans"/>
        </w:rPr>
        <w:t xml:space="preserve"> </w:t>
      </w:r>
      <w:r>
        <w:rPr>
          <w:lang w:val="zh-Hans"/>
        </w:rPr>
        <w:t xml:space="preserve">所示。系统微处理器可通过 </w:t>
      </w:r>
      <w:r>
        <w:rPr>
          <w:lang w:val="zh-Hans"/>
        </w:rPr>
        <w:t xml:space="preserve">AXI4-Lite </w:t>
      </w:r>
      <w:r>
        <w:rPr>
          <w:lang w:val="zh-Hans"/>
        </w:rPr>
        <w:t xml:space="preserve">接口访问 </w:t>
      </w:r>
      <w:r>
        <w:rPr>
          <w:lang w:val="zh-Hans"/>
        </w:rPr>
        <w:t>AXI DMA</w:t>
      </w:r>
      <w:r>
        <w:rPr>
          <w:lang w:val="zh-Hans"/>
        </w:rPr>
        <w:t>。</w:t>
      </w:r>
      <w:r>
        <w:rPr>
          <w:lang w:val="zh-Hans"/>
        </w:rPr>
        <w:t>inte</w:t>
      </w:r>
      <w:r>
        <w:rPr>
          <w:lang w:val="zh-Hans"/>
        </w:rPr>
        <w:t>磨碎的分散</w:t>
      </w:r>
      <w:r>
        <w:rPr>
          <w:lang w:val="zh-Hans"/>
        </w:rPr>
        <w:t>/</w:t>
      </w:r>
      <w:r>
        <w:rPr>
          <w:lang w:val="zh-Hans"/>
        </w:rPr>
        <w:t xml:space="preserve">收集引擎从系统内存中获取缓冲区描述符，然后协调 </w:t>
      </w:r>
      <w:r>
        <w:rPr>
          <w:lang w:val="zh-Hans"/>
        </w:rPr>
        <w:t xml:space="preserve">AXI IP </w:t>
      </w:r>
      <w:r>
        <w:rPr>
          <w:lang w:val="zh-Hans"/>
        </w:rPr>
        <w:t xml:space="preserve">和 </w:t>
      </w:r>
      <w:r>
        <w:rPr>
          <w:lang w:val="zh-Hans"/>
        </w:rPr>
        <w:t xml:space="preserve">DDRx </w:t>
      </w:r>
      <w:r>
        <w:rPr>
          <w:lang w:val="zh-Hans"/>
        </w:rPr>
        <w:t>之间的主数据传输。 可选的控制和状态流提供与数据包相关的信息，例如校验和卸载控制</w:t>
      </w:r>
      <w:r>
        <w:rPr>
          <w:lang w:val="zh-Hans"/>
        </w:rPr>
        <w:t>/status</w:t>
      </w:r>
      <w:r>
        <w:rPr>
          <w:lang w:val="zh-Hans"/>
        </w:rPr>
        <w:t xml:space="preserve">，往返于基于以太网的 </w:t>
      </w:r>
      <w:r>
        <w:rPr>
          <w:lang w:val="zh-Hans"/>
        </w:rPr>
        <w:t>IP</w:t>
      </w:r>
      <w:r>
        <w:rPr>
          <w:lang w:val="zh-Hans"/>
        </w:rPr>
        <w:t>。</w:t>
      </w:r>
      <w:r>
        <w:rPr>
          <w:lang w:val="zh-Hans"/>
        </w:rPr>
        <w:t xml:space="preserve">AXI DMA </w:t>
      </w:r>
      <w:r>
        <w:rPr>
          <w:lang w:val="zh-Hans"/>
        </w:rPr>
        <w:t>内核的双中断输出被路由到系统中断控制器。</w:t>
      </w:r>
    </w:p>
    <w:p>
      <w:pPr>
        <w:pStyle w:val="Normal"/>
        <w:spacing w:lineRule="auto" w:line="264" w:before="0" w:after="4"/>
        <w:ind w:left="-5"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3-1</w:t>
      </w:r>
    </w:p>
    <w:p>
      <w:pPr>
        <w:pStyle w:val="Normal"/>
        <w:spacing w:lineRule="auto" w:line="259" w:before="0" w:after="143"/>
        <w:ind w:left="827" w:right="0" w:hanging="0"/>
        <w:jc w:val="left"/>
        <w:rPr/>
      </w:pPr>
      <w:r>
        <w:rPr/>
        <mc:AlternateContent>
          <mc:Choice Requires="wpg">
            <w:drawing>
              <wp:inline distT="0" distB="0" distL="0" distR="0" wp14:anchorId="27D56551">
                <wp:extent cx="4926965" cy="4035425"/>
                <wp:effectExtent l="0" t="0" r="0" b="0"/>
                <wp:docPr id="109" name="形状79"/>
                <a:graphic xmlns:a="http://schemas.openxmlformats.org/drawingml/2006/main">
                  <a:graphicData uri="http://schemas.microsoft.com/office/word/2010/wordprocessingGroup">
                    <wpg:wgp>
                      <wpg:cNvGrpSpPr/>
                      <wpg:grpSpPr>
                        <a:xfrm>
                          <a:off x="0" y="0"/>
                          <a:ext cx="4926240" cy="4034880"/>
                        </a:xfrm>
                      </wpg:grpSpPr>
                      <wps:wsp>
                        <wps:cNvSpPr/>
                        <wps:spPr>
                          <a:xfrm>
                            <a:off x="2324880" y="1908000"/>
                            <a:ext cx="1079640" cy="1980000"/>
                          </a:xfrm>
                          <a:custGeom>
                            <a:avLst/>
                            <a:gdLst/>
                            <a:ahLst/>
                            <a:rect l="l" t="t" r="r" b="b"/>
                            <a:pathLst>
                              <a:path w="1091921" h="2105063">
                                <a:moveTo>
                                  <a:pt x="0" y="0"/>
                                </a:moveTo>
                                <a:lnTo>
                                  <a:pt x="1091921" y="0"/>
                                </a:lnTo>
                                <a:lnTo>
                                  <a:pt x="1091921" y="2105063"/>
                                </a:lnTo>
                                <a:lnTo>
                                  <a:pt x="0" y="2105063"/>
                                </a:lnTo>
                                <a:lnTo>
                                  <a:pt x="0" y="0"/>
                                </a:lnTo>
                              </a:path>
                            </a:pathLst>
                          </a:custGeom>
                          <a:solidFill>
                            <a:srgbClr val="d1cece"/>
                          </a:solidFill>
                          <a:ln>
                            <a:noFill/>
                          </a:ln>
                        </wps:spPr>
                        <wps:style>
                          <a:lnRef idx="0"/>
                          <a:fillRef idx="0"/>
                          <a:effectRef idx="0"/>
                          <a:fontRef idx="minor"/>
                        </wps:style>
                        <wps:bodyPr/>
                      </wps:wsp>
                      <wps:wsp>
                        <wps:cNvSpPr/>
                        <wps:spPr>
                          <a:xfrm>
                            <a:off x="2320200" y="1902960"/>
                            <a:ext cx="542880" cy="1990080"/>
                          </a:xfrm>
                          <a:custGeom>
                            <a:avLst/>
                            <a:gdLst/>
                            <a:ahLst/>
                            <a:rect l="l" t="t" r="r" b="b"/>
                            <a:pathLst>
                              <a:path w="550913" h="2114994">
                                <a:moveTo>
                                  <a:pt x="4953" y="0"/>
                                </a:moveTo>
                                <a:lnTo>
                                  <a:pt x="550913" y="0"/>
                                </a:lnTo>
                                <a:lnTo>
                                  <a:pt x="550913" y="9931"/>
                                </a:lnTo>
                                <a:lnTo>
                                  <a:pt x="9906" y="9931"/>
                                </a:lnTo>
                                <a:lnTo>
                                  <a:pt x="9906" y="2105076"/>
                                </a:lnTo>
                                <a:lnTo>
                                  <a:pt x="550913" y="2105076"/>
                                </a:lnTo>
                                <a:lnTo>
                                  <a:pt x="550913" y="2114994"/>
                                </a:lnTo>
                                <a:lnTo>
                                  <a:pt x="4953" y="2114994"/>
                                </a:lnTo>
                                <a:cubicBezTo>
                                  <a:pt x="3645" y="2114994"/>
                                  <a:pt x="2362" y="2114474"/>
                                  <a:pt x="1448" y="2113547"/>
                                </a:cubicBezTo>
                                <a:cubicBezTo>
                                  <a:pt x="521" y="2112620"/>
                                  <a:pt x="0" y="2111350"/>
                                  <a:pt x="0" y="2110029"/>
                                </a:cubicBezTo>
                                <a:lnTo>
                                  <a:pt x="0" y="4966"/>
                                </a:lnTo>
                                <a:cubicBezTo>
                                  <a:pt x="0" y="3670"/>
                                  <a:pt x="521" y="2387"/>
                                  <a:pt x="1448" y="1460"/>
                                </a:cubicBezTo>
                                <a:cubicBezTo>
                                  <a:pt x="2362" y="546"/>
                                  <a:pt x="3645" y="0"/>
                                  <a:pt x="4953" y="0"/>
                                </a:cubicBezTo>
                                <a:close/>
                              </a:path>
                            </a:pathLst>
                          </a:custGeom>
                          <a:solidFill>
                            <a:srgbClr val="000000"/>
                          </a:solidFill>
                          <a:ln>
                            <a:noFill/>
                          </a:ln>
                        </wps:spPr>
                        <wps:style>
                          <a:lnRef idx="0"/>
                          <a:fillRef idx="0"/>
                          <a:effectRef idx="0"/>
                          <a:fontRef idx="minor"/>
                        </wps:style>
                        <wps:bodyPr/>
                      </wps:wsp>
                      <wps:wsp>
                        <wps:cNvSpPr/>
                        <wps:spPr>
                          <a:xfrm>
                            <a:off x="2866320" y="1902960"/>
                            <a:ext cx="542880" cy="1990080"/>
                          </a:xfrm>
                          <a:custGeom>
                            <a:avLst/>
                            <a:gdLst/>
                            <a:ahLst/>
                            <a:rect l="l" t="t" r="r" b="b"/>
                            <a:pathLst>
                              <a:path w="550914" h="2114994">
                                <a:moveTo>
                                  <a:pt x="0" y="0"/>
                                </a:moveTo>
                                <a:lnTo>
                                  <a:pt x="545961" y="0"/>
                                </a:lnTo>
                                <a:cubicBezTo>
                                  <a:pt x="547269" y="0"/>
                                  <a:pt x="548539" y="546"/>
                                  <a:pt x="549466" y="1460"/>
                                </a:cubicBezTo>
                                <a:cubicBezTo>
                                  <a:pt x="550393" y="2387"/>
                                  <a:pt x="550914" y="3670"/>
                                  <a:pt x="550914" y="4966"/>
                                </a:cubicBezTo>
                                <a:lnTo>
                                  <a:pt x="550914" y="2110029"/>
                                </a:lnTo>
                                <a:cubicBezTo>
                                  <a:pt x="550914" y="2111350"/>
                                  <a:pt x="550393" y="2112620"/>
                                  <a:pt x="549466" y="2113547"/>
                                </a:cubicBezTo>
                                <a:cubicBezTo>
                                  <a:pt x="548539" y="2114474"/>
                                  <a:pt x="547269" y="2114994"/>
                                  <a:pt x="545961" y="2114994"/>
                                </a:cubicBezTo>
                                <a:lnTo>
                                  <a:pt x="0" y="2114994"/>
                                </a:lnTo>
                                <a:lnTo>
                                  <a:pt x="0" y="2105076"/>
                                </a:lnTo>
                                <a:lnTo>
                                  <a:pt x="541007" y="2105076"/>
                                </a:lnTo>
                                <a:lnTo>
                                  <a:pt x="541007" y="9931"/>
                                </a:lnTo>
                                <a:lnTo>
                                  <a:pt x="0" y="9931"/>
                                </a:lnTo>
                                <a:lnTo>
                                  <a:pt x="0" y="0"/>
                                </a:lnTo>
                                <a:close/>
                              </a:path>
                            </a:pathLst>
                          </a:custGeom>
                          <a:solidFill>
                            <a:srgbClr val="000000"/>
                          </a:solidFill>
                          <a:ln>
                            <a:noFill/>
                          </a:ln>
                        </wps:spPr>
                        <wps:style>
                          <a:lnRef idx="0"/>
                          <a:fillRef idx="0"/>
                          <a:effectRef idx="0"/>
                          <a:fontRef idx="minor"/>
                        </wps:style>
                        <wps:bodyPr/>
                      </wps:wsp>
                      <wps:wsp>
                        <wps:cNvSpPr/>
                        <wps:spPr>
                          <a:xfrm>
                            <a:off x="2684160" y="2020680"/>
                            <a:ext cx="480600" cy="111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wps:txbx>
                        <wps:bodyPr lIns="0" rIns="0" tIns="0" bIns="0">
                          <a:noAutofit/>
                        </wps:bodyPr>
                      </wps:wsp>
                      <pic:pic xmlns:pic="http://schemas.openxmlformats.org/drawingml/2006/picture">
                        <pic:nvPicPr>
                          <pic:cNvPr id="1" name="Picture 142705" descr=""/>
                          <pic:cNvPicPr/>
                        </pic:nvPicPr>
                        <pic:blipFill>
                          <a:blip r:embed="rId85"/>
                          <a:stretch/>
                        </pic:blipFill>
                        <pic:spPr>
                          <a:xfrm>
                            <a:off x="2325240" y="2758320"/>
                            <a:ext cx="353160" cy="278280"/>
                          </a:xfrm>
                          <a:prstGeom prst="rect">
                            <a:avLst/>
                          </a:prstGeom>
                          <a:ln>
                            <a:noFill/>
                          </a:ln>
                        </pic:spPr>
                      </pic:pic>
                      <pic:pic xmlns:pic="http://schemas.openxmlformats.org/drawingml/2006/picture">
                        <pic:nvPicPr>
                          <pic:cNvPr id="2" name="Picture 8173" descr=""/>
                          <pic:cNvPicPr/>
                        </pic:nvPicPr>
                        <pic:blipFill>
                          <a:blip r:embed="rId86"/>
                          <a:stretch/>
                        </pic:blipFill>
                        <pic:spPr>
                          <a:xfrm>
                            <a:off x="2322720" y="2760840"/>
                            <a:ext cx="3960" cy="275760"/>
                          </a:xfrm>
                          <a:prstGeom prst="rect">
                            <a:avLst/>
                          </a:prstGeom>
                          <a:ln>
                            <a:noFill/>
                          </a:ln>
                        </pic:spPr>
                      </pic:pic>
                      <wps:wsp>
                        <wps:cNvSpPr/>
                        <wps:spPr>
                          <a:xfrm>
                            <a:off x="2329920" y="2762280"/>
                            <a:ext cx="353520" cy="272520"/>
                          </a:xfrm>
                          <a:custGeom>
                            <a:avLst/>
                            <a:gdLst/>
                            <a:ahLst/>
                            <a:rect l="l" t="t" r="r" b="b"/>
                            <a:pathLst>
                              <a:path w="359842" h="292405">
                                <a:moveTo>
                                  <a:pt x="0" y="0"/>
                                </a:moveTo>
                                <a:lnTo>
                                  <a:pt x="359842" y="0"/>
                                </a:lnTo>
                                <a:lnTo>
                                  <a:pt x="359842" y="292405"/>
                                </a:lnTo>
                                <a:lnTo>
                                  <a:pt x="0" y="292405"/>
                                </a:lnTo>
                                <a:lnTo>
                                  <a:pt x="0" y="0"/>
                                </a:lnTo>
                              </a:path>
                            </a:pathLst>
                          </a:custGeom>
                          <a:solidFill>
                            <a:srgbClr val="ffffff"/>
                          </a:solidFill>
                          <a:ln>
                            <a:noFill/>
                          </a:ln>
                        </wps:spPr>
                        <wps:style>
                          <a:lnRef idx="0"/>
                          <a:fillRef idx="0"/>
                          <a:effectRef idx="0"/>
                          <a:fontRef idx="minor"/>
                        </wps:style>
                        <wps:bodyPr/>
                      </wps:wsp>
                      <wps:wsp>
                        <wps:cNvSpPr/>
                        <wps:spPr>
                          <a:xfrm>
                            <a:off x="2329920" y="2762280"/>
                            <a:ext cx="353520" cy="272520"/>
                          </a:xfrm>
                          <a:custGeom>
                            <a:avLst/>
                            <a:gdLst/>
                            <a:ahLst/>
                            <a:rect l="l" t="t" r="r" b="b"/>
                            <a:pathLst>
                              <a:path w="359847" h="292406">
                                <a:moveTo>
                                  <a:pt x="0" y="0"/>
                                </a:moveTo>
                                <a:lnTo>
                                  <a:pt x="359847" y="0"/>
                                </a:lnTo>
                                <a:lnTo>
                                  <a:pt x="359847" y="292406"/>
                                </a:lnTo>
                                <a:lnTo>
                                  <a:pt x="0" y="292406"/>
                                </a:lnTo>
                                <a:close/>
                              </a:path>
                            </a:pathLst>
                          </a:custGeom>
                          <a:noFill/>
                          <a:ln cap="rnd" w="10080">
                            <a:solidFill>
                              <a:srgbClr val="ffffff"/>
                            </a:solidFill>
                            <a:round/>
                          </a:ln>
                        </wps:spPr>
                        <wps:style>
                          <a:lnRef idx="1"/>
                          <a:fillRef idx="0"/>
                          <a:effectRef idx="0"/>
                          <a:fontRef idx="minor"/>
                        </wps:style>
                        <wps:bodyPr/>
                      </wps:wsp>
                      <wps:wsp>
                        <wps:cNvSpPr/>
                        <wps:spPr>
                          <a:xfrm>
                            <a:off x="2394720" y="2822040"/>
                            <a:ext cx="17136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wps:txbx>
                        <wps:bodyPr lIns="0" rIns="0" tIns="0" bIns="0">
                          <a:noAutofit/>
                        </wps:bodyPr>
                      </wps:wsp>
                      <wps:wsp>
                        <wps:cNvSpPr/>
                        <wps:spPr>
                          <a:xfrm>
                            <a:off x="2526120" y="2822040"/>
                            <a:ext cx="15300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2414160" y="2911320"/>
                            <a:ext cx="72360" cy="99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wps:txbx>
                        <wps:bodyPr lIns="0" rIns="0" tIns="0" bIns="0">
                          <a:noAutofit/>
                        </wps:bodyPr>
                      </wps:wsp>
                      <wps:wsp>
                        <wps:cNvSpPr/>
                        <wps:spPr>
                          <a:xfrm>
                            <a:off x="2470680" y="2911320"/>
                            <a:ext cx="171360" cy="99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热镀锌</w:t>
                              </w:r>
                            </w:p>
                          </w:txbxContent>
                        </wps:txbx>
                        <wps:bodyPr lIns="0" rIns="0" tIns="0" bIns="0">
                          <a:noAutofit/>
                        </wps:bodyPr>
                      </wps:wsp>
                      <wps:wsp>
                        <wps:cNvSpPr/>
                        <wps:spPr>
                          <a:xfrm>
                            <a:off x="584280" y="222840"/>
                            <a:ext cx="979920" cy="901080"/>
                          </a:xfrm>
                          <a:custGeom>
                            <a:avLst/>
                            <a:gdLst/>
                            <a:ahLst/>
                            <a:rect l="l" t="t" r="r" b="b"/>
                            <a:pathLst>
                              <a:path w="989330" h="960526">
                                <a:moveTo>
                                  <a:pt x="0" y="0"/>
                                </a:moveTo>
                                <a:lnTo>
                                  <a:pt x="989330" y="0"/>
                                </a:lnTo>
                                <a:lnTo>
                                  <a:pt x="989330" y="960526"/>
                                </a:lnTo>
                                <a:lnTo>
                                  <a:pt x="0" y="960526"/>
                                </a:lnTo>
                                <a:lnTo>
                                  <a:pt x="0" y="0"/>
                                </a:lnTo>
                              </a:path>
                            </a:pathLst>
                          </a:custGeom>
                          <a:solidFill>
                            <a:srgbClr val="d1cece"/>
                          </a:solidFill>
                          <a:ln>
                            <a:noFill/>
                          </a:ln>
                        </wps:spPr>
                        <wps:style>
                          <a:lnRef idx="0"/>
                          <a:fillRef idx="0"/>
                          <a:effectRef idx="0"/>
                          <a:fontRef idx="minor"/>
                        </wps:style>
                        <wps:bodyPr/>
                      </wps:wsp>
                      <wps:wsp>
                        <wps:cNvSpPr/>
                        <wps:spPr>
                          <a:xfrm>
                            <a:off x="584280" y="222840"/>
                            <a:ext cx="979920" cy="901080"/>
                          </a:xfrm>
                          <a:custGeom>
                            <a:avLst/>
                            <a:gdLst/>
                            <a:ahLst/>
                            <a:rect l="l" t="t" r="r" b="b"/>
                            <a:pathLst>
                              <a:path w="989320" h="960545">
                                <a:moveTo>
                                  <a:pt x="989320" y="0"/>
                                </a:moveTo>
                                <a:lnTo>
                                  <a:pt x="989320" y="960545"/>
                                </a:lnTo>
                                <a:lnTo>
                                  <a:pt x="0" y="960545"/>
                                </a:lnTo>
                                <a:lnTo>
                                  <a:pt x="0" y="0"/>
                                </a:lnTo>
                              </a:path>
                            </a:pathLst>
                          </a:custGeom>
                          <a:noFill/>
                          <a:ln cap="rnd" w="10080">
                            <a:solidFill>
                              <a:srgbClr val="ffffff"/>
                            </a:solidFill>
                            <a:round/>
                          </a:ln>
                        </wps:spPr>
                        <wps:style>
                          <a:lnRef idx="1"/>
                          <a:fillRef idx="0"/>
                          <a:effectRef idx="0"/>
                          <a:fontRef idx="minor"/>
                        </wps:style>
                        <wps:bodyPr/>
                      </wps:wsp>
                      <wps:wsp>
                        <wps:cNvSpPr/>
                        <wps:spPr>
                          <a:xfrm>
                            <a:off x="929520" y="585360"/>
                            <a:ext cx="482760" cy="111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LFUR%OD]H</w:t>
                              </w:r>
                            </w:p>
                          </w:txbxContent>
                        </wps:txbx>
                        <wps:bodyPr lIns="0" rIns="0" tIns="0" bIns="0">
                          <a:noAutofit/>
                        </wps:bodyPr>
                      </wps:wsp>
                      <wps:wsp>
                        <wps:cNvSpPr/>
                        <wps:spPr>
                          <a:xfrm>
                            <a:off x="856080" y="585360"/>
                            <a:ext cx="95400" cy="111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wps:txbx>
                        <wps:bodyPr lIns="0" rIns="0" tIns="0" bIns="0">
                          <a:noAutofit/>
                        </wps:bodyPr>
                      </wps:wsp>
                      <wps:wsp>
                        <wps:cNvSpPr/>
                        <wps:spPr>
                          <a:xfrm>
                            <a:off x="934560" y="686520"/>
                            <a:ext cx="450360" cy="111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URFHVVRU</w:t>
                              </w:r>
                            </w:p>
                          </w:txbxContent>
                        </wps:txbx>
                        <wps:bodyPr lIns="0" rIns="0" tIns="0" bIns="0">
                          <a:noAutofit/>
                        </wps:bodyPr>
                      </wps:wsp>
                      <wps:wsp>
                        <wps:cNvSpPr/>
                        <wps:spPr>
                          <a:xfrm>
                            <a:off x="875520" y="686520"/>
                            <a:ext cx="75600" cy="111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w:t>
                              </w:r>
                            </w:p>
                          </w:txbxContent>
                        </wps:txbx>
                        <wps:bodyPr lIns="0" rIns="0" tIns="0" bIns="0">
                          <a:noAutofit/>
                        </wps:bodyPr>
                      </wps:wsp>
                      <wps:wsp>
                        <wps:cNvSpPr/>
                        <wps:spPr>
                          <a:xfrm>
                            <a:off x="5040" y="1825560"/>
                            <a:ext cx="843840" cy="1744920"/>
                          </a:xfrm>
                          <a:custGeom>
                            <a:avLst/>
                            <a:gdLst/>
                            <a:ahLst/>
                            <a:rect l="l" t="t" r="r" b="b"/>
                            <a:pathLst>
                              <a:path w="854418" h="1854695">
                                <a:moveTo>
                                  <a:pt x="0" y="0"/>
                                </a:moveTo>
                                <a:lnTo>
                                  <a:pt x="854418" y="0"/>
                                </a:lnTo>
                                <a:lnTo>
                                  <a:pt x="854418" y="1854695"/>
                                </a:lnTo>
                                <a:lnTo>
                                  <a:pt x="0" y="1854695"/>
                                </a:lnTo>
                                <a:lnTo>
                                  <a:pt x="0" y="0"/>
                                </a:lnTo>
                              </a:path>
                            </a:pathLst>
                          </a:custGeom>
                          <a:solidFill>
                            <a:srgbClr val="d1cece"/>
                          </a:solidFill>
                          <a:ln>
                            <a:noFill/>
                          </a:ln>
                        </wps:spPr>
                        <wps:style>
                          <a:lnRef idx="0"/>
                          <a:fillRef idx="0"/>
                          <a:effectRef idx="0"/>
                          <a:fontRef idx="minor"/>
                        </wps:style>
                        <wps:bodyPr/>
                      </wps:wsp>
                      <wps:wsp>
                        <wps:cNvSpPr/>
                        <wps:spPr>
                          <a:xfrm>
                            <a:off x="0" y="1821240"/>
                            <a:ext cx="425520" cy="1753920"/>
                          </a:xfrm>
                          <a:custGeom>
                            <a:avLst/>
                            <a:gdLst/>
                            <a:ahLst/>
                            <a:rect l="l" t="t" r="r" b="b"/>
                            <a:pathLst>
                              <a:path w="432162" h="1864614">
                                <a:moveTo>
                                  <a:pt x="4953" y="0"/>
                                </a:moveTo>
                                <a:lnTo>
                                  <a:pt x="432162" y="0"/>
                                </a:lnTo>
                                <a:lnTo>
                                  <a:pt x="432162" y="9931"/>
                                </a:lnTo>
                                <a:lnTo>
                                  <a:pt x="9906" y="9931"/>
                                </a:lnTo>
                                <a:lnTo>
                                  <a:pt x="9906" y="1854695"/>
                                </a:lnTo>
                                <a:lnTo>
                                  <a:pt x="432162" y="1854695"/>
                                </a:lnTo>
                                <a:lnTo>
                                  <a:pt x="432162" y="1864614"/>
                                </a:lnTo>
                                <a:lnTo>
                                  <a:pt x="4953" y="1864614"/>
                                </a:lnTo>
                                <a:cubicBezTo>
                                  <a:pt x="3645" y="1864614"/>
                                  <a:pt x="2375" y="1864093"/>
                                  <a:pt x="1448" y="1863166"/>
                                </a:cubicBezTo>
                                <a:cubicBezTo>
                                  <a:pt x="533" y="1862239"/>
                                  <a:pt x="0" y="1860969"/>
                                  <a:pt x="0" y="1859661"/>
                                </a:cubicBezTo>
                                <a:lnTo>
                                  <a:pt x="0" y="4966"/>
                                </a:lnTo>
                                <a:cubicBezTo>
                                  <a:pt x="0" y="3658"/>
                                  <a:pt x="533" y="2387"/>
                                  <a:pt x="1448" y="1460"/>
                                </a:cubicBezTo>
                                <a:cubicBezTo>
                                  <a:pt x="2375" y="533"/>
                                  <a:pt x="3645" y="0"/>
                                  <a:pt x="4953" y="0"/>
                                </a:cubicBezTo>
                                <a:close/>
                              </a:path>
                            </a:pathLst>
                          </a:custGeom>
                          <a:solidFill>
                            <a:srgbClr val="000000"/>
                          </a:solidFill>
                          <a:ln>
                            <a:noFill/>
                          </a:ln>
                        </wps:spPr>
                        <wps:style>
                          <a:lnRef idx="0"/>
                          <a:fillRef idx="0"/>
                          <a:effectRef idx="0"/>
                          <a:fontRef idx="minor"/>
                        </wps:style>
                        <wps:bodyPr/>
                      </wps:wsp>
                      <wps:wsp>
                        <wps:cNvSpPr/>
                        <wps:spPr>
                          <a:xfrm>
                            <a:off x="428760" y="1821240"/>
                            <a:ext cx="425520" cy="1753920"/>
                          </a:xfrm>
                          <a:custGeom>
                            <a:avLst/>
                            <a:gdLst/>
                            <a:ahLst/>
                            <a:rect l="l" t="t" r="r" b="b"/>
                            <a:pathLst>
                              <a:path w="432162" h="1864614">
                                <a:moveTo>
                                  <a:pt x="0" y="0"/>
                                </a:moveTo>
                                <a:lnTo>
                                  <a:pt x="427209" y="0"/>
                                </a:lnTo>
                                <a:cubicBezTo>
                                  <a:pt x="428517" y="0"/>
                                  <a:pt x="429787" y="533"/>
                                  <a:pt x="430714" y="1460"/>
                                </a:cubicBezTo>
                                <a:cubicBezTo>
                                  <a:pt x="431629" y="2387"/>
                                  <a:pt x="432162" y="3658"/>
                                  <a:pt x="432162" y="4966"/>
                                </a:cubicBezTo>
                                <a:lnTo>
                                  <a:pt x="432162" y="1859661"/>
                                </a:lnTo>
                                <a:cubicBezTo>
                                  <a:pt x="432162" y="1860969"/>
                                  <a:pt x="431629" y="1862239"/>
                                  <a:pt x="430714" y="1863166"/>
                                </a:cubicBezTo>
                                <a:cubicBezTo>
                                  <a:pt x="429787" y="1864093"/>
                                  <a:pt x="428517" y="1864614"/>
                                  <a:pt x="427209" y="1864614"/>
                                </a:cubicBezTo>
                                <a:lnTo>
                                  <a:pt x="0" y="1864614"/>
                                </a:lnTo>
                                <a:lnTo>
                                  <a:pt x="0" y="1854695"/>
                                </a:lnTo>
                                <a:lnTo>
                                  <a:pt x="422256" y="1854695"/>
                                </a:lnTo>
                                <a:lnTo>
                                  <a:pt x="422256" y="9931"/>
                                </a:lnTo>
                                <a:lnTo>
                                  <a:pt x="0" y="9931"/>
                                </a:lnTo>
                                <a:lnTo>
                                  <a:pt x="0" y="0"/>
                                </a:lnTo>
                                <a:close/>
                              </a:path>
                            </a:pathLst>
                          </a:custGeom>
                          <a:solidFill>
                            <a:srgbClr val="000000"/>
                          </a:solidFill>
                          <a:ln>
                            <a:noFill/>
                          </a:ln>
                        </wps:spPr>
                        <wps:style>
                          <a:lnRef idx="0"/>
                          <a:fillRef idx="0"/>
                          <a:effectRef idx="0"/>
                          <a:fontRef idx="minor"/>
                        </wps:style>
                        <wps:bodyPr/>
                      </wps:wsp>
                      <wps:wsp>
                        <wps:cNvSpPr/>
                        <wps:spPr>
                          <a:xfrm>
                            <a:off x="310680" y="1939320"/>
                            <a:ext cx="309960" cy="111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''5[</w:t>
                              </w:r>
                            </w:p>
                          </w:txbxContent>
                        </wps:txbx>
                        <wps:bodyPr lIns="0" rIns="0" tIns="0" bIns="0">
                          <a:noAutofit/>
                        </wps:bodyPr>
                      </wps:wsp>
                      <wps:wsp>
                        <wps:cNvSpPr/>
                        <wps:spPr>
                          <a:xfrm>
                            <a:off x="64800" y="2039760"/>
                            <a:ext cx="95400" cy="111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wps:txbx>
                        <wps:bodyPr lIns="0" rIns="0" tIns="0" bIns="0">
                          <a:noAutofit/>
                        </wps:bodyPr>
                      </wps:wsp>
                      <wps:wsp>
                        <wps:cNvSpPr/>
                        <wps:spPr>
                          <a:xfrm>
                            <a:off x="138600" y="2039760"/>
                            <a:ext cx="708840" cy="111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HPRU\&amp;RQWUR</w:t>
                              </w:r>
                            </w:p>
                          </w:txbxContent>
                        </wps:txbx>
                        <wps:bodyPr lIns="0" rIns="0" tIns="0" bIns="0">
                          <a:noAutofit/>
                        </wps:bodyPr>
                      </wps:wsp>
                      <wps:wsp>
                        <wps:cNvSpPr/>
                        <wps:spPr>
                          <a:xfrm>
                            <a:off x="674280" y="2039760"/>
                            <a:ext cx="153000" cy="111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呜</w:t>
                              </w:r>
                            </w:p>
                          </w:txbxContent>
                        </wps:txbx>
                        <wps:bodyPr lIns="0" rIns="0" tIns="0" bIns="0">
                          <a:noAutofit/>
                        </wps:bodyPr>
                      </wps:wsp>
                      <pic:pic xmlns:pic="http://schemas.openxmlformats.org/drawingml/2006/picture">
                        <pic:nvPicPr>
                          <pic:cNvPr id="3" name="Picture 142708" descr=""/>
                          <pic:cNvPicPr/>
                        </pic:nvPicPr>
                        <pic:blipFill>
                          <a:blip r:embed="rId87"/>
                          <a:stretch/>
                        </pic:blipFill>
                        <pic:spPr>
                          <a:xfrm>
                            <a:off x="671040" y="2115720"/>
                            <a:ext cx="171360" cy="255240"/>
                          </a:xfrm>
                          <a:prstGeom prst="rect">
                            <a:avLst/>
                          </a:prstGeom>
                          <a:ln>
                            <a:noFill/>
                          </a:ln>
                        </pic:spPr>
                      </pic:pic>
                      <pic:pic xmlns:pic="http://schemas.openxmlformats.org/drawingml/2006/picture">
                        <pic:nvPicPr>
                          <pic:cNvPr id="4" name="Picture 142709" descr=""/>
                          <pic:cNvPicPr/>
                        </pic:nvPicPr>
                        <pic:blipFill>
                          <a:blip r:embed="rId88"/>
                          <a:stretch/>
                        </pic:blipFill>
                        <pic:spPr>
                          <a:xfrm>
                            <a:off x="843840" y="2115720"/>
                            <a:ext cx="5760" cy="255240"/>
                          </a:xfrm>
                          <a:prstGeom prst="rect">
                            <a:avLst/>
                          </a:prstGeom>
                          <a:ln>
                            <a:noFill/>
                          </a:ln>
                        </pic:spPr>
                      </pic:pic>
                      <wps:wsp>
                        <wps:cNvSpPr/>
                        <wps:spPr>
                          <a:xfrm>
                            <a:off x="673560" y="2119680"/>
                            <a:ext cx="174600" cy="250920"/>
                          </a:xfrm>
                          <a:custGeom>
                            <a:avLst/>
                            <a:gdLst/>
                            <a:ahLst/>
                            <a:rect l="l" t="t" r="r" b="b"/>
                            <a:pathLst>
                              <a:path w="179921" h="270142">
                                <a:moveTo>
                                  <a:pt x="0" y="0"/>
                                </a:moveTo>
                                <a:lnTo>
                                  <a:pt x="179921" y="0"/>
                                </a:lnTo>
                                <a:lnTo>
                                  <a:pt x="179921" y="270142"/>
                                </a:lnTo>
                                <a:lnTo>
                                  <a:pt x="0" y="270142"/>
                                </a:lnTo>
                                <a:lnTo>
                                  <a:pt x="0" y="0"/>
                                </a:lnTo>
                              </a:path>
                            </a:pathLst>
                          </a:custGeom>
                          <a:solidFill>
                            <a:srgbClr val="ffffff"/>
                          </a:solidFill>
                          <a:ln>
                            <a:noFill/>
                          </a:ln>
                        </wps:spPr>
                        <wps:style>
                          <a:lnRef idx="0"/>
                          <a:fillRef idx="0"/>
                          <a:effectRef idx="0"/>
                          <a:fontRef idx="minor"/>
                        </wps:style>
                        <wps:bodyPr/>
                      </wps:wsp>
                      <wps:wsp>
                        <wps:cNvSpPr/>
                        <wps:spPr>
                          <a:xfrm>
                            <a:off x="673560" y="2119680"/>
                            <a:ext cx="174600" cy="250920"/>
                          </a:xfrm>
                          <a:custGeom>
                            <a:avLst/>
                            <a:gdLst/>
                            <a:ahLst/>
                            <a:rect l="l" t="t" r="r" b="b"/>
                            <a:pathLst>
                              <a:path w="179911" h="270153">
                                <a:moveTo>
                                  <a:pt x="0" y="0"/>
                                </a:moveTo>
                                <a:lnTo>
                                  <a:pt x="179911" y="0"/>
                                </a:lnTo>
                                <a:lnTo>
                                  <a:pt x="179911" y="270153"/>
                                </a:lnTo>
                                <a:lnTo>
                                  <a:pt x="0" y="270153"/>
                                </a:lnTo>
                                <a:close/>
                              </a:path>
                            </a:pathLst>
                          </a:custGeom>
                          <a:noFill/>
                          <a:ln cap="rnd" w="10080">
                            <a:solidFill>
                              <a:srgbClr val="ffffff"/>
                            </a:solidFill>
                            <a:round/>
                          </a:ln>
                        </wps:spPr>
                        <wps:style>
                          <a:lnRef idx="1"/>
                          <a:fillRef idx="0"/>
                          <a:effectRef idx="0"/>
                          <a:fontRef idx="minor"/>
                        </wps:style>
                        <wps:bodyPr/>
                      </wps:wsp>
                      <wps:wsp>
                        <wps:cNvSpPr/>
                        <wps:spPr>
                          <a:xfrm rot="16200000">
                            <a:off x="748080" y="2113920"/>
                            <a:ext cx="118800" cy="104040"/>
                          </a:xfrm>
                          <a:prstGeom prst="rect">
                            <a:avLst/>
                          </a:prstGeom>
                          <a:noFill/>
                          <a:ln>
                            <a:noFill/>
                          </a:ln>
                        </wps:spPr>
                        <wps:style>
                          <a:lnRef idx="0"/>
                          <a:fillRef idx="0"/>
                          <a:effectRef idx="0"/>
                          <a:fontRef idx="minor"/>
                        </wps:style>
                        <wps:bodyPr/>
                      </wps:wsp>
                      <wps:wsp>
                        <wps:cNvSpPr/>
                        <wps:spPr>
                          <a:xfrm rot="16200000">
                            <a:off x="794520" y="2161080"/>
                            <a:ext cx="118800" cy="104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wps:txbx>
                        <wps:bodyPr lIns="0" rIns="0" tIns="0" bIns="0">
                          <a:noAutofit/>
                        </wps:bodyPr>
                      </wps:wsp>
                      <pic:pic xmlns:pic="http://schemas.openxmlformats.org/drawingml/2006/picture">
                        <pic:nvPicPr>
                          <pic:cNvPr id="5" name="Picture 142710" descr=""/>
                          <pic:cNvPicPr/>
                        </pic:nvPicPr>
                        <pic:blipFill>
                          <a:blip r:embed="rId89"/>
                          <a:stretch/>
                        </pic:blipFill>
                        <pic:spPr>
                          <a:xfrm>
                            <a:off x="671040" y="2771280"/>
                            <a:ext cx="171360" cy="255240"/>
                          </a:xfrm>
                          <a:prstGeom prst="rect">
                            <a:avLst/>
                          </a:prstGeom>
                          <a:ln>
                            <a:noFill/>
                          </a:ln>
                        </pic:spPr>
                      </pic:pic>
                      <pic:pic xmlns:pic="http://schemas.openxmlformats.org/drawingml/2006/picture">
                        <pic:nvPicPr>
                          <pic:cNvPr id="6" name="Picture 142711" descr=""/>
                          <pic:cNvPicPr/>
                        </pic:nvPicPr>
                        <pic:blipFill>
                          <a:blip r:embed="rId90"/>
                          <a:stretch/>
                        </pic:blipFill>
                        <pic:spPr>
                          <a:xfrm>
                            <a:off x="843840" y="2771280"/>
                            <a:ext cx="5760" cy="255240"/>
                          </a:xfrm>
                          <a:prstGeom prst="rect">
                            <a:avLst/>
                          </a:prstGeom>
                          <a:ln>
                            <a:noFill/>
                          </a:ln>
                        </pic:spPr>
                      </pic:pic>
                      <wps:wsp>
                        <wps:cNvSpPr/>
                        <wps:spPr>
                          <a:xfrm>
                            <a:off x="673560" y="2772360"/>
                            <a:ext cx="174600" cy="251640"/>
                          </a:xfrm>
                          <a:custGeom>
                            <a:avLst/>
                            <a:gdLst/>
                            <a:ahLst/>
                            <a:rect l="l" t="t" r="r" b="b"/>
                            <a:pathLst>
                              <a:path w="179921" h="270142">
                                <a:moveTo>
                                  <a:pt x="0" y="0"/>
                                </a:moveTo>
                                <a:lnTo>
                                  <a:pt x="179921" y="0"/>
                                </a:lnTo>
                                <a:lnTo>
                                  <a:pt x="179921" y="270142"/>
                                </a:lnTo>
                                <a:lnTo>
                                  <a:pt x="0" y="270142"/>
                                </a:lnTo>
                                <a:lnTo>
                                  <a:pt x="0" y="0"/>
                                </a:lnTo>
                              </a:path>
                            </a:pathLst>
                          </a:custGeom>
                          <a:solidFill>
                            <a:srgbClr val="ffffff"/>
                          </a:solidFill>
                          <a:ln>
                            <a:noFill/>
                          </a:ln>
                        </wps:spPr>
                        <wps:style>
                          <a:lnRef idx="0"/>
                          <a:fillRef idx="0"/>
                          <a:effectRef idx="0"/>
                          <a:fontRef idx="minor"/>
                        </wps:style>
                        <wps:bodyPr/>
                      </wps:wsp>
                      <wps:wsp>
                        <wps:cNvSpPr/>
                        <wps:spPr>
                          <a:xfrm>
                            <a:off x="673560" y="2772360"/>
                            <a:ext cx="174600" cy="251640"/>
                          </a:xfrm>
                          <a:custGeom>
                            <a:avLst/>
                            <a:gdLst/>
                            <a:ahLst/>
                            <a:rect l="l" t="t" r="r" b="b"/>
                            <a:pathLst>
                              <a:path w="179911" h="270153">
                                <a:moveTo>
                                  <a:pt x="0" y="0"/>
                                </a:moveTo>
                                <a:lnTo>
                                  <a:pt x="179911" y="0"/>
                                </a:lnTo>
                                <a:lnTo>
                                  <a:pt x="179911" y="270153"/>
                                </a:lnTo>
                                <a:lnTo>
                                  <a:pt x="0" y="270153"/>
                                </a:lnTo>
                                <a:close/>
                              </a:path>
                            </a:pathLst>
                          </a:custGeom>
                          <a:noFill/>
                          <a:ln cap="rnd" w="10080">
                            <a:solidFill>
                              <a:srgbClr val="ffffff"/>
                            </a:solidFill>
                            <a:round/>
                          </a:ln>
                        </wps:spPr>
                        <wps:style>
                          <a:lnRef idx="1"/>
                          <a:fillRef idx="0"/>
                          <a:effectRef idx="0"/>
                          <a:fontRef idx="minor"/>
                        </wps:style>
                        <wps:bodyPr/>
                      </wps:wsp>
                      <wps:wsp>
                        <wps:cNvSpPr/>
                        <wps:spPr>
                          <a:xfrm rot="16200000">
                            <a:off x="794520" y="2815560"/>
                            <a:ext cx="118080" cy="104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wps:txbx>
                        <wps:bodyPr lIns="0" rIns="0" tIns="0" bIns="0">
                          <a:noAutofit/>
                        </wps:bodyPr>
                      </wps:wsp>
                      <wps:wsp>
                        <wps:cNvSpPr/>
                        <wps:spPr>
                          <a:xfrm rot="16200000">
                            <a:off x="746280" y="2769120"/>
                            <a:ext cx="118080" cy="104040"/>
                          </a:xfrm>
                          <a:prstGeom prst="rect">
                            <a:avLst/>
                          </a:prstGeom>
                          <a:noFill/>
                          <a:ln>
                            <a:noFill/>
                          </a:ln>
                        </wps:spPr>
                        <wps:style>
                          <a:lnRef idx="0"/>
                          <a:fillRef idx="0"/>
                          <a:effectRef idx="0"/>
                          <a:fontRef idx="minor"/>
                        </wps:style>
                        <wps:bodyPr/>
                      </wps:wsp>
                      <pic:pic xmlns:pic="http://schemas.openxmlformats.org/drawingml/2006/picture">
                        <pic:nvPicPr>
                          <pic:cNvPr id="7" name="Picture 142712" descr=""/>
                          <pic:cNvPicPr/>
                        </pic:nvPicPr>
                        <pic:blipFill>
                          <a:blip r:embed="rId91"/>
                          <a:stretch/>
                        </pic:blipFill>
                        <pic:spPr>
                          <a:xfrm>
                            <a:off x="671040" y="3112920"/>
                            <a:ext cx="171360" cy="258480"/>
                          </a:xfrm>
                          <a:prstGeom prst="rect">
                            <a:avLst/>
                          </a:prstGeom>
                          <a:ln>
                            <a:noFill/>
                          </a:ln>
                        </pic:spPr>
                      </pic:pic>
                      <pic:pic xmlns:pic="http://schemas.openxmlformats.org/drawingml/2006/picture">
                        <pic:nvPicPr>
                          <pic:cNvPr id="8" name="Picture 142713" descr=""/>
                          <pic:cNvPicPr/>
                        </pic:nvPicPr>
                        <pic:blipFill>
                          <a:blip r:embed="rId92"/>
                          <a:stretch/>
                        </pic:blipFill>
                        <pic:spPr>
                          <a:xfrm>
                            <a:off x="843840" y="3112920"/>
                            <a:ext cx="5760" cy="258480"/>
                          </a:xfrm>
                          <a:prstGeom prst="rect">
                            <a:avLst/>
                          </a:prstGeom>
                          <a:ln>
                            <a:noFill/>
                          </a:ln>
                        </pic:spPr>
                      </pic:pic>
                      <wps:wsp>
                        <wps:cNvSpPr/>
                        <wps:spPr>
                          <a:xfrm>
                            <a:off x="673560" y="3117960"/>
                            <a:ext cx="174600" cy="250920"/>
                          </a:xfrm>
                          <a:custGeom>
                            <a:avLst/>
                            <a:gdLst/>
                            <a:ahLst/>
                            <a:rect l="l" t="t" r="r" b="b"/>
                            <a:pathLst>
                              <a:path w="179921" h="270142">
                                <a:moveTo>
                                  <a:pt x="0" y="0"/>
                                </a:moveTo>
                                <a:lnTo>
                                  <a:pt x="179921" y="0"/>
                                </a:lnTo>
                                <a:lnTo>
                                  <a:pt x="179921" y="270142"/>
                                </a:lnTo>
                                <a:lnTo>
                                  <a:pt x="0" y="270142"/>
                                </a:lnTo>
                                <a:lnTo>
                                  <a:pt x="0" y="0"/>
                                </a:lnTo>
                              </a:path>
                            </a:pathLst>
                          </a:custGeom>
                          <a:solidFill>
                            <a:srgbClr val="ffffff"/>
                          </a:solidFill>
                          <a:ln>
                            <a:noFill/>
                          </a:ln>
                        </wps:spPr>
                        <wps:style>
                          <a:lnRef idx="0"/>
                          <a:fillRef idx="0"/>
                          <a:effectRef idx="0"/>
                          <a:fontRef idx="minor"/>
                        </wps:style>
                        <wps:bodyPr/>
                      </wps:wsp>
                      <wps:wsp>
                        <wps:cNvSpPr/>
                        <wps:spPr>
                          <a:xfrm>
                            <a:off x="673560" y="3117960"/>
                            <a:ext cx="174600" cy="250920"/>
                          </a:xfrm>
                          <a:custGeom>
                            <a:avLst/>
                            <a:gdLst/>
                            <a:ahLst/>
                            <a:rect l="l" t="t" r="r" b="b"/>
                            <a:pathLst>
                              <a:path w="179911" h="270153">
                                <a:moveTo>
                                  <a:pt x="0" y="0"/>
                                </a:moveTo>
                                <a:lnTo>
                                  <a:pt x="179911" y="0"/>
                                </a:lnTo>
                                <a:lnTo>
                                  <a:pt x="179911" y="270153"/>
                                </a:lnTo>
                                <a:lnTo>
                                  <a:pt x="0" y="270153"/>
                                </a:lnTo>
                                <a:close/>
                              </a:path>
                            </a:pathLst>
                          </a:custGeom>
                          <a:noFill/>
                          <a:ln cap="rnd" w="10080">
                            <a:solidFill>
                              <a:srgbClr val="ffffff"/>
                            </a:solidFill>
                            <a:round/>
                          </a:ln>
                        </wps:spPr>
                        <wps:style>
                          <a:lnRef idx="1"/>
                          <a:fillRef idx="0"/>
                          <a:effectRef idx="0"/>
                          <a:fontRef idx="minor"/>
                        </wps:style>
                        <wps:bodyPr/>
                      </wps:wsp>
                      <wps:wsp>
                        <wps:cNvSpPr/>
                        <wps:spPr>
                          <a:xfrm rot="16200000">
                            <a:off x="794520" y="3160440"/>
                            <a:ext cx="118080" cy="104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wps:txbx>
                        <wps:bodyPr lIns="0" rIns="0" tIns="0" bIns="0">
                          <a:noAutofit/>
                        </wps:bodyPr>
                      </wps:wsp>
                      <wps:wsp>
                        <wps:cNvSpPr/>
                        <wps:spPr>
                          <a:xfrm rot="16200000">
                            <a:off x="746280" y="3113280"/>
                            <a:ext cx="118080" cy="104040"/>
                          </a:xfrm>
                          <a:prstGeom prst="rect">
                            <a:avLst/>
                          </a:prstGeom>
                          <a:noFill/>
                          <a:ln>
                            <a:noFill/>
                          </a:ln>
                        </wps:spPr>
                        <wps:style>
                          <a:lnRef idx="0"/>
                          <a:fillRef idx="0"/>
                          <a:effectRef idx="0"/>
                          <a:fontRef idx="minor"/>
                        </wps:style>
                        <wps:bodyPr/>
                      </wps:wsp>
                      <wps:wsp>
                        <wps:cNvSpPr/>
                        <wps:spPr>
                          <a:xfrm>
                            <a:off x="2329920" y="2448000"/>
                            <a:ext cx="353520" cy="252000"/>
                          </a:xfrm>
                          <a:custGeom>
                            <a:avLst/>
                            <a:gdLst/>
                            <a:ahLst/>
                            <a:rect l="l" t="t" r="r" b="b"/>
                            <a:pathLst>
                              <a:path w="359842" h="270193">
                                <a:moveTo>
                                  <a:pt x="0" y="0"/>
                                </a:moveTo>
                                <a:lnTo>
                                  <a:pt x="359842" y="0"/>
                                </a:lnTo>
                                <a:lnTo>
                                  <a:pt x="359842" y="270193"/>
                                </a:lnTo>
                                <a:lnTo>
                                  <a:pt x="0" y="270193"/>
                                </a:lnTo>
                                <a:lnTo>
                                  <a:pt x="0" y="0"/>
                                </a:lnTo>
                              </a:path>
                            </a:pathLst>
                          </a:custGeom>
                          <a:solidFill>
                            <a:srgbClr val="ffffff"/>
                          </a:solidFill>
                          <a:ln>
                            <a:noFill/>
                          </a:ln>
                        </wps:spPr>
                        <wps:style>
                          <a:lnRef idx="0"/>
                          <a:fillRef idx="0"/>
                          <a:effectRef idx="0"/>
                          <a:fontRef idx="minor"/>
                        </wps:style>
                        <wps:bodyPr/>
                      </wps:wsp>
                      <wps:wsp>
                        <wps:cNvSpPr/>
                        <wps:spPr>
                          <a:xfrm>
                            <a:off x="2329920" y="2448000"/>
                            <a:ext cx="353520" cy="251640"/>
                          </a:xfrm>
                          <a:custGeom>
                            <a:avLst/>
                            <a:gdLst/>
                            <a:ahLst/>
                            <a:rect l="l" t="t" r="r" b="b"/>
                            <a:pathLst>
                              <a:path w="359847" h="270191">
                                <a:moveTo>
                                  <a:pt x="0" y="0"/>
                                </a:moveTo>
                                <a:lnTo>
                                  <a:pt x="359847" y="0"/>
                                </a:lnTo>
                                <a:lnTo>
                                  <a:pt x="359847" y="270191"/>
                                </a:lnTo>
                                <a:lnTo>
                                  <a:pt x="0" y="270191"/>
                                </a:lnTo>
                                <a:close/>
                              </a:path>
                            </a:pathLst>
                          </a:custGeom>
                          <a:noFill/>
                          <a:ln cap="rnd" w="10080">
                            <a:solidFill>
                              <a:srgbClr val="ffffff"/>
                            </a:solidFill>
                            <a:round/>
                          </a:ln>
                        </wps:spPr>
                        <wps:style>
                          <a:lnRef idx="1"/>
                          <a:fillRef idx="0"/>
                          <a:effectRef idx="0"/>
                          <a:fontRef idx="minor"/>
                        </wps:style>
                        <wps:bodyPr/>
                      </wps:wsp>
                      <wps:wsp>
                        <wps:cNvSpPr/>
                        <wps:spPr>
                          <a:xfrm>
                            <a:off x="2451600" y="2496960"/>
                            <a:ext cx="14796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2432160" y="2586240"/>
                            <a:ext cx="7236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wps:txbx>
                        <wps:bodyPr lIns="0" rIns="0" tIns="0" bIns="0">
                          <a:noAutofit/>
                        </wps:bodyPr>
                      </wps:wsp>
                      <wps:wsp>
                        <wps:cNvSpPr/>
                        <wps:spPr>
                          <a:xfrm>
                            <a:off x="2488680" y="2586240"/>
                            <a:ext cx="25920" cy="98280"/>
                          </a:xfrm>
                          <a:prstGeom prst="rect">
                            <a:avLst/>
                          </a:prstGeom>
                          <a:noFill/>
                          <a:ln>
                            <a:noFill/>
                          </a:ln>
                        </wps:spPr>
                        <wps:style>
                          <a:lnRef idx="0"/>
                          <a:fillRef idx="0"/>
                          <a:effectRef idx="0"/>
                          <a:fontRef idx="minor"/>
                        </wps:style>
                        <wps:bodyPr/>
                      </wps:wsp>
                      <wps:wsp>
                        <wps:cNvSpPr/>
                        <wps:spPr>
                          <a:xfrm>
                            <a:off x="2510640" y="2586240"/>
                            <a:ext cx="9540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wps:txbx>
                        <wps:bodyPr lIns="0" rIns="0" tIns="0" bIns="0">
                          <a:noAutofit/>
                        </wps:bodyPr>
                      </wps:wsp>
                      <pic:pic xmlns:pic="http://schemas.openxmlformats.org/drawingml/2006/picture">
                        <pic:nvPicPr>
                          <pic:cNvPr id="9" name="Picture 142706" descr=""/>
                          <pic:cNvPicPr/>
                        </pic:nvPicPr>
                        <pic:blipFill>
                          <a:blip r:embed="rId93"/>
                          <a:stretch/>
                        </pic:blipFill>
                        <pic:spPr>
                          <a:xfrm>
                            <a:off x="2325240" y="3103200"/>
                            <a:ext cx="353160" cy="278280"/>
                          </a:xfrm>
                          <a:prstGeom prst="rect">
                            <a:avLst/>
                          </a:prstGeom>
                          <a:ln>
                            <a:noFill/>
                          </a:ln>
                        </pic:spPr>
                      </pic:pic>
                      <pic:pic xmlns:pic="http://schemas.openxmlformats.org/drawingml/2006/picture">
                        <pic:nvPicPr>
                          <pic:cNvPr id="10" name="Picture 8217" descr=""/>
                          <pic:cNvPicPr/>
                        </pic:nvPicPr>
                        <pic:blipFill>
                          <a:blip r:embed="rId94"/>
                          <a:stretch/>
                        </pic:blipFill>
                        <pic:spPr>
                          <a:xfrm>
                            <a:off x="2322720" y="3105000"/>
                            <a:ext cx="3960" cy="275760"/>
                          </a:xfrm>
                          <a:prstGeom prst="rect">
                            <a:avLst/>
                          </a:prstGeom>
                          <a:ln>
                            <a:noFill/>
                          </a:ln>
                        </pic:spPr>
                      </pic:pic>
                      <wps:wsp>
                        <wps:cNvSpPr/>
                        <wps:spPr>
                          <a:xfrm>
                            <a:off x="2329920" y="3107160"/>
                            <a:ext cx="353520" cy="271800"/>
                          </a:xfrm>
                          <a:custGeom>
                            <a:avLst/>
                            <a:gdLst/>
                            <a:ahLst/>
                            <a:rect l="l" t="t" r="r" b="b"/>
                            <a:pathLst>
                              <a:path w="359842" h="292405">
                                <a:moveTo>
                                  <a:pt x="0" y="0"/>
                                </a:moveTo>
                                <a:lnTo>
                                  <a:pt x="359842" y="0"/>
                                </a:lnTo>
                                <a:lnTo>
                                  <a:pt x="359842" y="292405"/>
                                </a:lnTo>
                                <a:lnTo>
                                  <a:pt x="0" y="292405"/>
                                </a:lnTo>
                                <a:lnTo>
                                  <a:pt x="0" y="0"/>
                                </a:lnTo>
                              </a:path>
                            </a:pathLst>
                          </a:custGeom>
                          <a:solidFill>
                            <a:srgbClr val="ffffff"/>
                          </a:solidFill>
                          <a:ln>
                            <a:noFill/>
                          </a:ln>
                        </wps:spPr>
                        <wps:style>
                          <a:lnRef idx="0"/>
                          <a:fillRef idx="0"/>
                          <a:effectRef idx="0"/>
                          <a:fontRef idx="minor"/>
                        </wps:style>
                        <wps:bodyPr/>
                      </wps:wsp>
                      <wps:wsp>
                        <wps:cNvSpPr/>
                        <wps:spPr>
                          <a:xfrm>
                            <a:off x="2329920" y="3107160"/>
                            <a:ext cx="353520" cy="271800"/>
                          </a:xfrm>
                          <a:custGeom>
                            <a:avLst/>
                            <a:gdLst/>
                            <a:ahLst/>
                            <a:rect l="l" t="t" r="r" b="b"/>
                            <a:pathLst>
                              <a:path w="359847" h="292406">
                                <a:moveTo>
                                  <a:pt x="0" y="0"/>
                                </a:moveTo>
                                <a:lnTo>
                                  <a:pt x="359847" y="0"/>
                                </a:lnTo>
                                <a:lnTo>
                                  <a:pt x="359847" y="292406"/>
                                </a:lnTo>
                                <a:lnTo>
                                  <a:pt x="0" y="292406"/>
                                </a:lnTo>
                                <a:close/>
                              </a:path>
                            </a:pathLst>
                          </a:custGeom>
                          <a:noFill/>
                          <a:ln cap="rnd" w="10080">
                            <a:solidFill>
                              <a:srgbClr val="ffffff"/>
                            </a:solidFill>
                            <a:round/>
                          </a:ln>
                        </wps:spPr>
                        <wps:style>
                          <a:lnRef idx="1"/>
                          <a:fillRef idx="0"/>
                          <a:effectRef idx="0"/>
                          <a:fontRef idx="minor"/>
                        </wps:style>
                        <wps:bodyPr/>
                      </wps:wsp>
                      <wps:wsp>
                        <wps:cNvSpPr/>
                        <wps:spPr>
                          <a:xfrm>
                            <a:off x="2447280" y="3166200"/>
                            <a:ext cx="25776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wps:txbx>
                        <wps:bodyPr lIns="0" rIns="0" tIns="0" bIns="0">
                          <a:noAutofit/>
                        </wps:bodyPr>
                      </wps:wsp>
                      <wps:wsp>
                        <wps:cNvSpPr/>
                        <wps:spPr>
                          <a:xfrm>
                            <a:off x="2394720" y="3166200"/>
                            <a:ext cx="6732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2416680" y="3255480"/>
                            <a:ext cx="9576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wps:txbx>
                        <wps:bodyPr lIns="0" rIns="0" tIns="0" bIns="0">
                          <a:noAutofit/>
                        </wps:bodyPr>
                      </wps:wsp>
                      <wps:wsp>
                        <wps:cNvSpPr/>
                        <wps:spPr>
                          <a:xfrm>
                            <a:off x="2491200" y="3255480"/>
                            <a:ext cx="14220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乌尔瓦</w:t>
                              </w:r>
                            </w:p>
                          </w:txbxContent>
                        </wps:txbx>
                        <wps:bodyPr lIns="0" rIns="0" tIns="0" bIns="0">
                          <a:noAutofit/>
                        </wps:bodyPr>
                      </wps:wsp>
                      <wps:wsp>
                        <wps:cNvSpPr/>
                        <wps:spPr>
                          <a:xfrm>
                            <a:off x="3049920" y="3107160"/>
                            <a:ext cx="354240" cy="272520"/>
                          </a:xfrm>
                          <a:custGeom>
                            <a:avLst/>
                            <a:gdLst/>
                            <a:ahLst/>
                            <a:rect l="l" t="t" r="r" b="b"/>
                            <a:pathLst>
                              <a:path w="360363" h="293002">
                                <a:moveTo>
                                  <a:pt x="0" y="0"/>
                                </a:moveTo>
                                <a:lnTo>
                                  <a:pt x="360363" y="0"/>
                                </a:lnTo>
                                <a:lnTo>
                                  <a:pt x="360363" y="293002"/>
                                </a:lnTo>
                                <a:lnTo>
                                  <a:pt x="0" y="293002"/>
                                </a:lnTo>
                                <a:lnTo>
                                  <a:pt x="0" y="0"/>
                                </a:lnTo>
                              </a:path>
                            </a:pathLst>
                          </a:custGeom>
                          <a:solidFill>
                            <a:srgbClr val="ffffff"/>
                          </a:solidFill>
                          <a:ln>
                            <a:noFill/>
                          </a:ln>
                        </wps:spPr>
                        <wps:style>
                          <a:lnRef idx="0"/>
                          <a:fillRef idx="0"/>
                          <a:effectRef idx="0"/>
                          <a:fontRef idx="minor"/>
                        </wps:style>
                        <wps:bodyPr/>
                      </wps:wsp>
                      <wps:wsp>
                        <wps:cNvSpPr/>
                        <wps:spPr>
                          <a:xfrm>
                            <a:off x="3049920" y="3107160"/>
                            <a:ext cx="353520" cy="272520"/>
                          </a:xfrm>
                          <a:custGeom>
                            <a:avLst/>
                            <a:gdLst/>
                            <a:ahLst/>
                            <a:rect l="l" t="t" r="r" b="b"/>
                            <a:pathLst>
                              <a:path w="360355" h="293003">
                                <a:moveTo>
                                  <a:pt x="0" y="0"/>
                                </a:moveTo>
                                <a:lnTo>
                                  <a:pt x="360355" y="0"/>
                                </a:lnTo>
                                <a:lnTo>
                                  <a:pt x="360355" y="293003"/>
                                </a:lnTo>
                                <a:lnTo>
                                  <a:pt x="0" y="293003"/>
                                </a:lnTo>
                                <a:close/>
                              </a:path>
                            </a:pathLst>
                          </a:custGeom>
                          <a:noFill/>
                          <a:ln w="10080">
                            <a:solidFill>
                              <a:srgbClr val="ffffff"/>
                            </a:solidFill>
                          </a:ln>
                        </wps:spPr>
                        <wps:style>
                          <a:lnRef idx="1"/>
                          <a:fillRef idx="0"/>
                          <a:effectRef idx="0"/>
                          <a:fontRef idx="minor"/>
                        </wps:style>
                        <wps:bodyPr/>
                      </wps:wsp>
                      <wps:wsp>
                        <wps:cNvSpPr/>
                        <wps:spPr>
                          <a:xfrm>
                            <a:off x="3168000" y="3166200"/>
                            <a:ext cx="25776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wps:txbx>
                        <wps:bodyPr lIns="0" rIns="0" tIns="0" bIns="0">
                          <a:noAutofit/>
                        </wps:bodyPr>
                      </wps:wsp>
                      <wps:wsp>
                        <wps:cNvSpPr/>
                        <wps:spPr>
                          <a:xfrm>
                            <a:off x="3115440" y="3166200"/>
                            <a:ext cx="6660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145680" y="3255480"/>
                            <a:ext cx="6660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198600" y="3255480"/>
                            <a:ext cx="14796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wps:txbx>
                        <wps:bodyPr lIns="0" rIns="0" tIns="0" bIns="0">
                          <a:noAutofit/>
                        </wps:bodyPr>
                      </wps:wsp>
                      <wps:wsp>
                        <wps:cNvSpPr/>
                        <wps:spPr>
                          <a:xfrm>
                            <a:off x="3050640" y="3107160"/>
                            <a:ext cx="353520" cy="271800"/>
                          </a:xfrm>
                          <a:custGeom>
                            <a:avLst/>
                            <a:gdLst/>
                            <a:ahLst/>
                            <a:rect l="l" t="t" r="r" b="b"/>
                            <a:pathLst>
                              <a:path w="359758" h="292406">
                                <a:moveTo>
                                  <a:pt x="0" y="0"/>
                                </a:moveTo>
                                <a:lnTo>
                                  <a:pt x="359758" y="0"/>
                                </a:lnTo>
                                <a:lnTo>
                                  <a:pt x="359758" y="292406"/>
                                </a:lnTo>
                                <a:lnTo>
                                  <a:pt x="0" y="292406"/>
                                </a:lnTo>
                                <a:close/>
                              </a:path>
                            </a:pathLst>
                          </a:custGeom>
                          <a:noFill/>
                          <a:ln cap="rnd" w="3960">
                            <a:solidFill>
                              <a:srgbClr val="ffffff"/>
                            </a:solidFill>
                            <a:round/>
                          </a:ln>
                        </wps:spPr>
                        <wps:style>
                          <a:lnRef idx="1"/>
                          <a:fillRef idx="0"/>
                          <a:effectRef idx="0"/>
                          <a:fontRef idx="minor"/>
                        </wps:style>
                        <wps:bodyPr/>
                      </wps:wsp>
                      <wps:wsp>
                        <wps:cNvSpPr/>
                        <wps:spPr>
                          <a:xfrm>
                            <a:off x="3049920" y="2786400"/>
                            <a:ext cx="354240" cy="272880"/>
                          </a:xfrm>
                          <a:custGeom>
                            <a:avLst/>
                            <a:gdLst/>
                            <a:ahLst/>
                            <a:rect l="l" t="t" r="r" b="b"/>
                            <a:pathLst>
                              <a:path w="360363" h="293598">
                                <a:moveTo>
                                  <a:pt x="0" y="0"/>
                                </a:moveTo>
                                <a:lnTo>
                                  <a:pt x="360363" y="0"/>
                                </a:lnTo>
                                <a:lnTo>
                                  <a:pt x="360363" y="293598"/>
                                </a:lnTo>
                                <a:lnTo>
                                  <a:pt x="0" y="293598"/>
                                </a:lnTo>
                                <a:lnTo>
                                  <a:pt x="0" y="0"/>
                                </a:lnTo>
                              </a:path>
                            </a:pathLst>
                          </a:custGeom>
                          <a:solidFill>
                            <a:srgbClr val="ffffff"/>
                          </a:solidFill>
                          <a:ln>
                            <a:noFill/>
                          </a:ln>
                        </wps:spPr>
                        <wps:style>
                          <a:lnRef idx="0"/>
                          <a:fillRef idx="0"/>
                          <a:effectRef idx="0"/>
                          <a:fontRef idx="minor"/>
                        </wps:style>
                        <wps:bodyPr/>
                      </wps:wsp>
                      <wps:wsp>
                        <wps:cNvSpPr/>
                        <wps:spPr>
                          <a:xfrm>
                            <a:off x="3050640" y="2787120"/>
                            <a:ext cx="353520" cy="272520"/>
                          </a:xfrm>
                          <a:custGeom>
                            <a:avLst/>
                            <a:gdLst/>
                            <a:ahLst/>
                            <a:rect l="l" t="t" r="r" b="b"/>
                            <a:pathLst>
                              <a:path w="359758" h="293003">
                                <a:moveTo>
                                  <a:pt x="0" y="0"/>
                                </a:moveTo>
                                <a:lnTo>
                                  <a:pt x="359758" y="0"/>
                                </a:lnTo>
                                <a:lnTo>
                                  <a:pt x="359758" y="293003"/>
                                </a:lnTo>
                                <a:lnTo>
                                  <a:pt x="0" y="293003"/>
                                </a:lnTo>
                                <a:close/>
                              </a:path>
                            </a:pathLst>
                          </a:custGeom>
                          <a:noFill/>
                          <a:ln cap="rnd" w="10080">
                            <a:solidFill>
                              <a:srgbClr val="ffffff"/>
                            </a:solidFill>
                            <a:round/>
                          </a:ln>
                        </wps:spPr>
                        <wps:style>
                          <a:lnRef idx="1"/>
                          <a:fillRef idx="0"/>
                          <a:effectRef idx="0"/>
                          <a:fontRef idx="minor"/>
                        </wps:style>
                        <wps:bodyPr/>
                      </wps:wsp>
                      <wps:wsp>
                        <wps:cNvSpPr/>
                        <wps:spPr>
                          <a:xfrm>
                            <a:off x="3174840" y="2846880"/>
                            <a:ext cx="25776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德维乌</w:t>
                              </w:r>
                            </w:p>
                          </w:txbxContent>
                        </wps:txbx>
                        <wps:bodyPr lIns="0" rIns="0" tIns="0" bIns="0">
                          <a:noAutofit/>
                        </wps:bodyPr>
                      </wps:wsp>
                      <wps:wsp>
                        <wps:cNvSpPr/>
                        <wps:spPr>
                          <a:xfrm>
                            <a:off x="3108960" y="2846880"/>
                            <a:ext cx="8388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wps:txbx>
                        <wps:bodyPr lIns="0" rIns="0" tIns="0" bIns="0">
                          <a:noAutofit/>
                        </wps:bodyPr>
                      </wps:wsp>
                      <wps:wsp>
                        <wps:cNvSpPr/>
                        <wps:spPr>
                          <a:xfrm>
                            <a:off x="3146400" y="2935440"/>
                            <a:ext cx="66600" cy="99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198600" y="2935440"/>
                            <a:ext cx="147960" cy="99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wps:txbx>
                        <wps:bodyPr lIns="0" rIns="0" tIns="0" bIns="0">
                          <a:noAutofit/>
                        </wps:bodyPr>
                      </wps:wsp>
                      <wps:wsp>
                        <wps:cNvSpPr/>
                        <wps:spPr>
                          <a:xfrm>
                            <a:off x="3989160" y="1897560"/>
                            <a:ext cx="888480" cy="1980720"/>
                          </a:xfrm>
                          <a:custGeom>
                            <a:avLst/>
                            <a:gdLst/>
                            <a:ahLst/>
                            <a:rect l="l" t="t" r="r" b="b"/>
                            <a:pathLst>
                              <a:path w="899389" h="2105673">
                                <a:moveTo>
                                  <a:pt x="0" y="0"/>
                                </a:moveTo>
                                <a:lnTo>
                                  <a:pt x="899389" y="0"/>
                                </a:lnTo>
                                <a:lnTo>
                                  <a:pt x="899389" y="2105673"/>
                                </a:lnTo>
                                <a:lnTo>
                                  <a:pt x="0" y="2105673"/>
                                </a:lnTo>
                                <a:lnTo>
                                  <a:pt x="0" y="0"/>
                                </a:lnTo>
                              </a:path>
                            </a:pathLst>
                          </a:custGeom>
                          <a:solidFill>
                            <a:srgbClr val="d1cece"/>
                          </a:solidFill>
                          <a:ln>
                            <a:noFill/>
                          </a:ln>
                        </wps:spPr>
                        <wps:style>
                          <a:lnRef idx="0"/>
                          <a:fillRef idx="0"/>
                          <a:effectRef idx="0"/>
                          <a:fontRef idx="minor"/>
                        </wps:style>
                        <wps:bodyPr/>
                      </wps:wsp>
                      <wps:wsp>
                        <wps:cNvSpPr/>
                        <wps:spPr>
                          <a:xfrm>
                            <a:off x="3984480" y="1892160"/>
                            <a:ext cx="447840" cy="1990800"/>
                          </a:xfrm>
                          <a:custGeom>
                            <a:avLst/>
                            <a:gdLst/>
                            <a:ahLst/>
                            <a:rect l="l" t="t" r="r" b="b"/>
                            <a:pathLst>
                              <a:path w="454647" h="2115604">
                                <a:moveTo>
                                  <a:pt x="4953" y="0"/>
                                </a:moveTo>
                                <a:lnTo>
                                  <a:pt x="454647" y="0"/>
                                </a:lnTo>
                                <a:lnTo>
                                  <a:pt x="454647" y="9931"/>
                                </a:lnTo>
                                <a:lnTo>
                                  <a:pt x="9906" y="9931"/>
                                </a:lnTo>
                                <a:lnTo>
                                  <a:pt x="9906" y="2105686"/>
                                </a:lnTo>
                                <a:lnTo>
                                  <a:pt x="454647" y="2105686"/>
                                </a:lnTo>
                                <a:lnTo>
                                  <a:pt x="454647" y="2115604"/>
                                </a:lnTo>
                                <a:lnTo>
                                  <a:pt x="4953" y="2115604"/>
                                </a:lnTo>
                                <a:cubicBezTo>
                                  <a:pt x="3645" y="2115604"/>
                                  <a:pt x="2362" y="2115070"/>
                                  <a:pt x="1448" y="2114156"/>
                                </a:cubicBezTo>
                                <a:cubicBezTo>
                                  <a:pt x="521" y="2113216"/>
                                  <a:pt x="0" y="2111946"/>
                                  <a:pt x="0" y="2110638"/>
                                </a:cubicBezTo>
                                <a:lnTo>
                                  <a:pt x="0" y="4966"/>
                                </a:lnTo>
                                <a:cubicBezTo>
                                  <a:pt x="0" y="3657"/>
                                  <a:pt x="521" y="2387"/>
                                  <a:pt x="1448" y="1448"/>
                                </a:cubicBezTo>
                                <a:cubicBezTo>
                                  <a:pt x="2362" y="533"/>
                                  <a:pt x="3645" y="0"/>
                                  <a:pt x="4953" y="0"/>
                                </a:cubicBezTo>
                                <a:close/>
                              </a:path>
                            </a:pathLst>
                          </a:custGeom>
                          <a:solidFill>
                            <a:srgbClr val="000000"/>
                          </a:solidFill>
                          <a:ln>
                            <a:noFill/>
                          </a:ln>
                        </wps:spPr>
                        <wps:style>
                          <a:lnRef idx="0"/>
                          <a:fillRef idx="0"/>
                          <a:effectRef idx="0"/>
                          <a:fontRef idx="minor"/>
                        </wps:style>
                        <wps:bodyPr/>
                      </wps:wsp>
                      <wps:wsp>
                        <wps:cNvSpPr/>
                        <wps:spPr>
                          <a:xfrm>
                            <a:off x="4435560" y="1892160"/>
                            <a:ext cx="447840" cy="1990800"/>
                          </a:xfrm>
                          <a:custGeom>
                            <a:avLst/>
                            <a:gdLst/>
                            <a:ahLst/>
                            <a:rect l="l" t="t" r="r" b="b"/>
                            <a:pathLst>
                              <a:path w="454647" h="2115604">
                                <a:moveTo>
                                  <a:pt x="0" y="0"/>
                                </a:moveTo>
                                <a:lnTo>
                                  <a:pt x="449694" y="0"/>
                                </a:lnTo>
                                <a:cubicBezTo>
                                  <a:pt x="450990" y="0"/>
                                  <a:pt x="452272" y="533"/>
                                  <a:pt x="453187" y="1448"/>
                                </a:cubicBezTo>
                                <a:cubicBezTo>
                                  <a:pt x="454114" y="2387"/>
                                  <a:pt x="454647" y="3657"/>
                                  <a:pt x="454647" y="4966"/>
                                </a:cubicBezTo>
                                <a:lnTo>
                                  <a:pt x="454647" y="2110638"/>
                                </a:lnTo>
                                <a:cubicBezTo>
                                  <a:pt x="454647" y="2111946"/>
                                  <a:pt x="454114" y="2113216"/>
                                  <a:pt x="453187" y="2114143"/>
                                </a:cubicBezTo>
                                <a:cubicBezTo>
                                  <a:pt x="452272" y="2115070"/>
                                  <a:pt x="450990" y="2115604"/>
                                  <a:pt x="449694" y="2115604"/>
                                </a:cubicBezTo>
                                <a:lnTo>
                                  <a:pt x="0" y="2115604"/>
                                </a:lnTo>
                                <a:lnTo>
                                  <a:pt x="0" y="2105686"/>
                                </a:lnTo>
                                <a:lnTo>
                                  <a:pt x="444741" y="2105686"/>
                                </a:lnTo>
                                <a:lnTo>
                                  <a:pt x="444741" y="9931"/>
                                </a:lnTo>
                                <a:lnTo>
                                  <a:pt x="0" y="9931"/>
                                </a:lnTo>
                                <a:lnTo>
                                  <a:pt x="0" y="0"/>
                                </a:lnTo>
                                <a:close/>
                              </a:path>
                            </a:pathLst>
                          </a:custGeom>
                          <a:solidFill>
                            <a:srgbClr val="000000"/>
                          </a:solidFill>
                          <a:ln>
                            <a:noFill/>
                          </a:ln>
                        </wps:spPr>
                        <wps:style>
                          <a:lnRef idx="0"/>
                          <a:fillRef idx="0"/>
                          <a:effectRef idx="0"/>
                          <a:fontRef idx="minor"/>
                        </wps:style>
                        <wps:bodyPr/>
                      </wps:wsp>
                      <wps:wsp>
                        <wps:cNvSpPr/>
                        <wps:spPr>
                          <a:xfrm>
                            <a:off x="4184640" y="2009880"/>
                            <a:ext cx="663480" cy="111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$;，（WKHUQHW</w:t>
                              </w:r>
                            </w:p>
                          </w:txbxContent>
                        </wps:txbx>
                        <wps:bodyPr lIns="0" rIns="0" tIns="0" bIns="0">
                          <a:noAutofit/>
                        </wps:bodyPr>
                      </wps:wsp>
                      <wps:wsp>
                        <wps:cNvSpPr/>
                        <wps:spPr>
                          <a:xfrm>
                            <a:off x="3049920" y="3424680"/>
                            <a:ext cx="354240" cy="272880"/>
                          </a:xfrm>
                          <a:custGeom>
                            <a:avLst/>
                            <a:gdLst/>
                            <a:ahLst/>
                            <a:rect l="l" t="t" r="r" b="b"/>
                            <a:pathLst>
                              <a:path w="360363" h="293599">
                                <a:moveTo>
                                  <a:pt x="0" y="0"/>
                                </a:moveTo>
                                <a:lnTo>
                                  <a:pt x="360363" y="0"/>
                                </a:lnTo>
                                <a:lnTo>
                                  <a:pt x="360363" y="293599"/>
                                </a:lnTo>
                                <a:lnTo>
                                  <a:pt x="0" y="293599"/>
                                </a:lnTo>
                                <a:lnTo>
                                  <a:pt x="0" y="0"/>
                                </a:lnTo>
                              </a:path>
                            </a:pathLst>
                          </a:custGeom>
                          <a:solidFill>
                            <a:srgbClr val="ffffff"/>
                          </a:solidFill>
                          <a:ln>
                            <a:noFill/>
                          </a:ln>
                        </wps:spPr>
                        <wps:style>
                          <a:lnRef idx="0"/>
                          <a:fillRef idx="0"/>
                          <a:effectRef idx="0"/>
                          <a:fontRef idx="minor"/>
                        </wps:style>
                        <wps:bodyPr/>
                      </wps:wsp>
                      <wps:wsp>
                        <wps:cNvSpPr/>
                        <wps:spPr>
                          <a:xfrm>
                            <a:off x="3169800" y="3484080"/>
                            <a:ext cx="25200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WDWXV</w:t>
                              </w:r>
                            </w:p>
                          </w:txbxContent>
                        </wps:txbx>
                        <wps:bodyPr lIns="0" rIns="0" tIns="0" bIns="0">
                          <a:noAutofit/>
                        </wps:bodyPr>
                      </wps:wsp>
                      <wps:wsp>
                        <wps:cNvSpPr/>
                        <wps:spPr>
                          <a:xfrm>
                            <a:off x="3117240" y="3484080"/>
                            <a:ext cx="6660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198600" y="3573720"/>
                            <a:ext cx="14796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wps:txbx>
                        <wps:bodyPr lIns="0" rIns="0" tIns="0" bIns="0">
                          <a:noAutofit/>
                        </wps:bodyPr>
                      </wps:wsp>
                      <wps:wsp>
                        <wps:cNvSpPr/>
                        <wps:spPr>
                          <a:xfrm>
                            <a:off x="3145680" y="3573720"/>
                            <a:ext cx="6660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050640" y="3425040"/>
                            <a:ext cx="353520" cy="272520"/>
                          </a:xfrm>
                          <a:custGeom>
                            <a:avLst/>
                            <a:gdLst/>
                            <a:ahLst/>
                            <a:rect l="l" t="t" r="r" b="b"/>
                            <a:pathLst>
                              <a:path w="359758" h="293003">
                                <a:moveTo>
                                  <a:pt x="0" y="0"/>
                                </a:moveTo>
                                <a:lnTo>
                                  <a:pt x="359758" y="0"/>
                                </a:lnTo>
                                <a:lnTo>
                                  <a:pt x="359758" y="293003"/>
                                </a:lnTo>
                                <a:lnTo>
                                  <a:pt x="0" y="293003"/>
                                </a:lnTo>
                                <a:close/>
                              </a:path>
                            </a:pathLst>
                          </a:custGeom>
                          <a:noFill/>
                          <a:ln cap="rnd" w="10080">
                            <a:solidFill>
                              <a:srgbClr val="ffffff"/>
                            </a:solidFill>
                            <a:round/>
                          </a:ln>
                        </wps:spPr>
                        <wps:style>
                          <a:lnRef idx="1"/>
                          <a:fillRef idx="0"/>
                          <a:effectRef idx="0"/>
                          <a:fontRef idx="minor"/>
                        </wps:style>
                        <wps:bodyPr/>
                      </wps:wsp>
                      <wps:wsp>
                        <wps:cNvSpPr/>
                        <wps:spPr>
                          <a:xfrm>
                            <a:off x="3989160" y="3107160"/>
                            <a:ext cx="354240" cy="272520"/>
                          </a:xfrm>
                          <a:custGeom>
                            <a:avLst/>
                            <a:gdLst/>
                            <a:ahLst/>
                            <a:rect l="l" t="t" r="r" b="b"/>
                            <a:pathLst>
                              <a:path w="360363" h="293002">
                                <a:moveTo>
                                  <a:pt x="0" y="0"/>
                                </a:moveTo>
                                <a:lnTo>
                                  <a:pt x="360363" y="0"/>
                                </a:lnTo>
                                <a:lnTo>
                                  <a:pt x="360363" y="293002"/>
                                </a:lnTo>
                                <a:lnTo>
                                  <a:pt x="0" y="293002"/>
                                </a:lnTo>
                                <a:lnTo>
                                  <a:pt x="0" y="0"/>
                                </a:lnTo>
                              </a:path>
                            </a:pathLst>
                          </a:custGeom>
                          <a:solidFill>
                            <a:srgbClr val="ffffff"/>
                          </a:solidFill>
                          <a:ln>
                            <a:noFill/>
                          </a:ln>
                        </wps:spPr>
                        <wps:style>
                          <a:lnRef idx="0"/>
                          <a:fillRef idx="0"/>
                          <a:effectRef idx="0"/>
                          <a:fontRef idx="minor"/>
                        </wps:style>
                        <wps:bodyPr/>
                      </wps:wsp>
                      <wps:wsp>
                        <wps:cNvSpPr/>
                        <wps:spPr>
                          <a:xfrm>
                            <a:off x="3989160" y="3107160"/>
                            <a:ext cx="353520" cy="271800"/>
                          </a:xfrm>
                          <a:custGeom>
                            <a:avLst/>
                            <a:gdLst/>
                            <a:ahLst/>
                            <a:rect l="l" t="t" r="r" b="b"/>
                            <a:pathLst>
                              <a:path w="359759" h="292406">
                                <a:moveTo>
                                  <a:pt x="0" y="0"/>
                                </a:moveTo>
                                <a:lnTo>
                                  <a:pt x="359759" y="0"/>
                                </a:lnTo>
                                <a:lnTo>
                                  <a:pt x="359759" y="292406"/>
                                </a:lnTo>
                                <a:lnTo>
                                  <a:pt x="0" y="292406"/>
                                </a:lnTo>
                                <a:close/>
                              </a:path>
                            </a:pathLst>
                          </a:custGeom>
                          <a:noFill/>
                          <a:ln cap="rnd" w="10080">
                            <a:solidFill>
                              <a:srgbClr val="ffffff"/>
                            </a:solidFill>
                            <a:round/>
                          </a:ln>
                        </wps:spPr>
                        <wps:style>
                          <a:lnRef idx="1"/>
                          <a:fillRef idx="0"/>
                          <a:effectRef idx="0"/>
                          <a:fontRef idx="minor"/>
                        </wps:style>
                        <wps:bodyPr/>
                      </wps:wsp>
                      <wps:wsp>
                        <wps:cNvSpPr/>
                        <wps:spPr>
                          <a:xfrm>
                            <a:off x="4113000" y="3166200"/>
                            <a:ext cx="25848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德维乌</w:t>
                              </w:r>
                            </w:p>
                          </w:txbxContent>
                        </wps:txbx>
                        <wps:bodyPr lIns="0" rIns="0" tIns="0" bIns="0">
                          <a:noAutofit/>
                        </wps:bodyPr>
                      </wps:wsp>
                      <wps:wsp>
                        <wps:cNvSpPr/>
                        <wps:spPr>
                          <a:xfrm>
                            <a:off x="4047480" y="3166200"/>
                            <a:ext cx="8388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wps:txbx>
                        <wps:bodyPr lIns="0" rIns="0" tIns="0" bIns="0">
                          <a:noAutofit/>
                        </wps:bodyPr>
                      </wps:wsp>
                      <wps:wsp>
                        <wps:cNvSpPr/>
                        <wps:spPr>
                          <a:xfrm>
                            <a:off x="4137120" y="3255480"/>
                            <a:ext cx="14796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wps:txbx>
                        <wps:bodyPr lIns="0" rIns="0" tIns="0" bIns="0">
                          <a:noAutofit/>
                        </wps:bodyPr>
                      </wps:wsp>
                      <wps:wsp>
                        <wps:cNvSpPr/>
                        <wps:spPr>
                          <a:xfrm>
                            <a:off x="4084920" y="3255480"/>
                            <a:ext cx="6660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pic:pic xmlns:pic="http://schemas.openxmlformats.org/drawingml/2006/picture">
                        <pic:nvPicPr>
                          <pic:cNvPr id="11" name="Picture 142714" descr=""/>
                          <pic:cNvPicPr/>
                        </pic:nvPicPr>
                        <pic:blipFill>
                          <a:blip r:embed="rId95"/>
                          <a:stretch/>
                        </pic:blipFill>
                        <pic:spPr>
                          <a:xfrm>
                            <a:off x="3989880" y="3421440"/>
                            <a:ext cx="353160" cy="278280"/>
                          </a:xfrm>
                          <a:prstGeom prst="rect">
                            <a:avLst/>
                          </a:prstGeom>
                          <a:ln>
                            <a:noFill/>
                          </a:ln>
                        </pic:spPr>
                      </pic:pic>
                      <pic:pic xmlns:pic="http://schemas.openxmlformats.org/drawingml/2006/picture">
                        <pic:nvPicPr>
                          <pic:cNvPr id="12" name="Picture 8246" descr=""/>
                          <pic:cNvPicPr/>
                        </pic:nvPicPr>
                        <pic:blipFill>
                          <a:blip r:embed="rId96"/>
                          <a:stretch/>
                        </pic:blipFill>
                        <pic:spPr>
                          <a:xfrm>
                            <a:off x="3987720" y="3423240"/>
                            <a:ext cx="3960" cy="276120"/>
                          </a:xfrm>
                          <a:prstGeom prst="rect">
                            <a:avLst/>
                          </a:prstGeom>
                          <a:ln>
                            <a:noFill/>
                          </a:ln>
                        </pic:spPr>
                      </pic:pic>
                      <wps:wsp>
                        <wps:cNvSpPr/>
                        <wps:spPr>
                          <a:xfrm>
                            <a:off x="3989160" y="3425040"/>
                            <a:ext cx="353520" cy="272520"/>
                          </a:xfrm>
                          <a:custGeom>
                            <a:avLst/>
                            <a:gdLst/>
                            <a:ahLst/>
                            <a:rect l="l" t="t" r="r" b="b"/>
                            <a:pathLst>
                              <a:path w="359753" h="293002">
                                <a:moveTo>
                                  <a:pt x="0" y="0"/>
                                </a:moveTo>
                                <a:lnTo>
                                  <a:pt x="359753" y="0"/>
                                </a:lnTo>
                                <a:lnTo>
                                  <a:pt x="359753" y="293002"/>
                                </a:lnTo>
                                <a:lnTo>
                                  <a:pt x="0" y="293002"/>
                                </a:lnTo>
                                <a:lnTo>
                                  <a:pt x="0" y="0"/>
                                </a:lnTo>
                              </a:path>
                            </a:pathLst>
                          </a:custGeom>
                          <a:solidFill>
                            <a:srgbClr val="ffffff"/>
                          </a:solidFill>
                          <a:ln>
                            <a:noFill/>
                          </a:ln>
                        </wps:spPr>
                        <wps:style>
                          <a:lnRef idx="0"/>
                          <a:fillRef idx="0"/>
                          <a:effectRef idx="0"/>
                          <a:fontRef idx="minor"/>
                        </wps:style>
                        <wps:bodyPr/>
                      </wps:wsp>
                      <wps:wsp>
                        <wps:cNvSpPr/>
                        <wps:spPr>
                          <a:xfrm>
                            <a:off x="3989160" y="3425040"/>
                            <a:ext cx="353520" cy="272520"/>
                          </a:xfrm>
                          <a:custGeom>
                            <a:avLst/>
                            <a:gdLst/>
                            <a:ahLst/>
                            <a:rect l="l" t="t" r="r" b="b"/>
                            <a:pathLst>
                              <a:path w="359759" h="293003">
                                <a:moveTo>
                                  <a:pt x="0" y="0"/>
                                </a:moveTo>
                                <a:lnTo>
                                  <a:pt x="359759" y="0"/>
                                </a:lnTo>
                                <a:lnTo>
                                  <a:pt x="359759" y="293003"/>
                                </a:lnTo>
                                <a:lnTo>
                                  <a:pt x="0" y="293003"/>
                                </a:lnTo>
                                <a:close/>
                              </a:path>
                            </a:pathLst>
                          </a:custGeom>
                          <a:noFill/>
                          <a:ln cap="rnd" w="10080">
                            <a:solidFill>
                              <a:srgbClr val="ffffff"/>
                            </a:solidFill>
                            <a:round/>
                          </a:ln>
                        </wps:spPr>
                        <wps:style>
                          <a:lnRef idx="1"/>
                          <a:fillRef idx="0"/>
                          <a:effectRef idx="0"/>
                          <a:fontRef idx="minor"/>
                        </wps:style>
                        <wps:bodyPr/>
                      </wps:wsp>
                      <wps:wsp>
                        <wps:cNvSpPr/>
                        <wps:spPr>
                          <a:xfrm>
                            <a:off x="4276800" y="3521160"/>
                            <a:ext cx="60480" cy="99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wps:txbx>
                        <wps:bodyPr lIns="0" rIns="0" tIns="0" bIns="0">
                          <a:noAutofit/>
                        </wps:bodyPr>
                      </wps:wsp>
                      <wps:wsp>
                        <wps:cNvSpPr/>
                        <wps:spPr>
                          <a:xfrm>
                            <a:off x="4062600" y="3521160"/>
                            <a:ext cx="281160" cy="99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WDWXV，</w:t>
                              </w:r>
                            </w:p>
                          </w:txbxContent>
                        </wps:txbx>
                        <wps:bodyPr lIns="0" rIns="0" tIns="0" bIns="0">
                          <a:noAutofit/>
                        </wps:bodyPr>
                      </wps:wsp>
                      <wps:wsp>
                        <wps:cNvSpPr/>
                        <wps:spPr>
                          <a:xfrm>
                            <a:off x="4010760" y="3521160"/>
                            <a:ext cx="66600" cy="99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989160" y="2787120"/>
                            <a:ext cx="353520" cy="272520"/>
                          </a:xfrm>
                          <a:custGeom>
                            <a:avLst/>
                            <a:gdLst/>
                            <a:ahLst/>
                            <a:rect l="l" t="t" r="r" b="b"/>
                            <a:pathLst>
                              <a:path w="359753" h="293002">
                                <a:moveTo>
                                  <a:pt x="0" y="0"/>
                                </a:moveTo>
                                <a:lnTo>
                                  <a:pt x="359753" y="0"/>
                                </a:lnTo>
                                <a:lnTo>
                                  <a:pt x="359753" y="293002"/>
                                </a:lnTo>
                                <a:lnTo>
                                  <a:pt x="0" y="293002"/>
                                </a:lnTo>
                                <a:lnTo>
                                  <a:pt x="0" y="0"/>
                                </a:lnTo>
                              </a:path>
                            </a:pathLst>
                          </a:custGeom>
                          <a:solidFill>
                            <a:srgbClr val="ffffff"/>
                          </a:solidFill>
                          <a:ln>
                            <a:noFill/>
                          </a:ln>
                        </wps:spPr>
                        <wps:style>
                          <a:lnRef idx="0"/>
                          <a:fillRef idx="0"/>
                          <a:effectRef idx="0"/>
                          <a:fontRef idx="minor"/>
                        </wps:style>
                        <wps:bodyPr/>
                      </wps:wsp>
                      <wps:wsp>
                        <wps:cNvSpPr/>
                        <wps:spPr>
                          <a:xfrm>
                            <a:off x="3989160" y="2787120"/>
                            <a:ext cx="353520" cy="272520"/>
                          </a:xfrm>
                          <a:custGeom>
                            <a:avLst/>
                            <a:gdLst/>
                            <a:ahLst/>
                            <a:rect l="l" t="t" r="r" b="b"/>
                            <a:pathLst>
                              <a:path w="359759" h="293003">
                                <a:moveTo>
                                  <a:pt x="0" y="0"/>
                                </a:moveTo>
                                <a:lnTo>
                                  <a:pt x="359759" y="0"/>
                                </a:lnTo>
                                <a:lnTo>
                                  <a:pt x="359759" y="293003"/>
                                </a:lnTo>
                                <a:lnTo>
                                  <a:pt x="0" y="293003"/>
                                </a:lnTo>
                                <a:close/>
                              </a:path>
                            </a:pathLst>
                          </a:custGeom>
                          <a:noFill/>
                          <a:ln cap="rnd" w="10080">
                            <a:solidFill>
                              <a:srgbClr val="ffffff"/>
                            </a:solidFill>
                            <a:round/>
                          </a:ln>
                        </wps:spPr>
                        <wps:style>
                          <a:lnRef idx="1"/>
                          <a:fillRef idx="0"/>
                          <a:effectRef idx="0"/>
                          <a:fontRef idx="minor"/>
                        </wps:style>
                        <wps:bodyPr/>
                      </wps:wsp>
                      <wps:wsp>
                        <wps:cNvSpPr/>
                        <wps:spPr>
                          <a:xfrm>
                            <a:off x="4069800" y="2846880"/>
                            <a:ext cx="6660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4121640" y="2846880"/>
                            <a:ext cx="21780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奥迪</w:t>
                              </w:r>
                            </w:p>
                          </w:txbxContent>
                        </wps:txbx>
                        <wps:bodyPr lIns="0" rIns="0" tIns="0" bIns="0">
                          <a:noAutofit/>
                        </wps:bodyPr>
                      </wps:wsp>
                      <wps:wsp>
                        <wps:cNvSpPr/>
                        <wps:spPr>
                          <a:xfrm>
                            <a:off x="4137120" y="2935440"/>
                            <a:ext cx="147960" cy="99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wps:txbx>
                        <wps:bodyPr lIns="0" rIns="0" tIns="0" bIns="0">
                          <a:noAutofit/>
                        </wps:bodyPr>
                      </wps:wsp>
                      <wps:wsp>
                        <wps:cNvSpPr/>
                        <wps:spPr>
                          <a:xfrm>
                            <a:off x="4084920" y="2935440"/>
                            <a:ext cx="66600" cy="99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a:off x="3989160" y="2447280"/>
                            <a:ext cx="354240" cy="273600"/>
                          </a:xfrm>
                          <a:custGeom>
                            <a:avLst/>
                            <a:gdLst/>
                            <a:ahLst/>
                            <a:rect l="l" t="t" r="r" b="b"/>
                            <a:pathLst>
                              <a:path w="360363" h="293599">
                                <a:moveTo>
                                  <a:pt x="0" y="0"/>
                                </a:moveTo>
                                <a:lnTo>
                                  <a:pt x="360363" y="0"/>
                                </a:lnTo>
                                <a:lnTo>
                                  <a:pt x="360363" y="293599"/>
                                </a:lnTo>
                                <a:lnTo>
                                  <a:pt x="0" y="293599"/>
                                </a:lnTo>
                                <a:lnTo>
                                  <a:pt x="0" y="0"/>
                                </a:lnTo>
                              </a:path>
                            </a:pathLst>
                          </a:custGeom>
                          <a:solidFill>
                            <a:srgbClr val="ffffff"/>
                          </a:solidFill>
                          <a:ln>
                            <a:noFill/>
                          </a:ln>
                        </wps:spPr>
                        <wps:style>
                          <a:lnRef idx="0"/>
                          <a:fillRef idx="0"/>
                          <a:effectRef idx="0"/>
                          <a:fontRef idx="minor"/>
                        </wps:style>
                        <wps:bodyPr/>
                      </wps:wsp>
                      <wps:wsp>
                        <wps:cNvSpPr/>
                        <wps:spPr>
                          <a:xfrm>
                            <a:off x="3989160" y="2448000"/>
                            <a:ext cx="353520" cy="272880"/>
                          </a:xfrm>
                          <a:custGeom>
                            <a:avLst/>
                            <a:gdLst/>
                            <a:ahLst/>
                            <a:rect l="l" t="t" r="r" b="b"/>
                            <a:pathLst>
                              <a:path w="359759" h="293003">
                                <a:moveTo>
                                  <a:pt x="0" y="0"/>
                                </a:moveTo>
                                <a:lnTo>
                                  <a:pt x="359759" y="0"/>
                                </a:lnTo>
                                <a:lnTo>
                                  <a:pt x="359759" y="293003"/>
                                </a:lnTo>
                                <a:lnTo>
                                  <a:pt x="0" y="293003"/>
                                </a:lnTo>
                                <a:close/>
                              </a:path>
                            </a:pathLst>
                          </a:custGeom>
                          <a:noFill/>
                          <a:ln cap="rnd" w="10080">
                            <a:solidFill>
                              <a:srgbClr val="ffffff"/>
                            </a:solidFill>
                            <a:round/>
                          </a:ln>
                        </wps:spPr>
                        <wps:style>
                          <a:lnRef idx="1"/>
                          <a:fillRef idx="0"/>
                          <a:effectRef idx="0"/>
                          <a:fontRef idx="minor"/>
                        </wps:style>
                        <wps:bodyPr/>
                      </wps:wsp>
                      <wps:wsp>
                        <wps:cNvSpPr/>
                        <wps:spPr>
                          <a:xfrm>
                            <a:off x="3995280" y="2552760"/>
                            <a:ext cx="45576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&amp;RQWURO，）</w:t>
                              </w:r>
                            </w:p>
                          </w:txbxContent>
                        </wps:txbx>
                        <wps:bodyPr lIns="0" rIns="0" tIns="0" bIns="0">
                          <a:noAutofit/>
                        </wps:bodyPr>
                      </wps:wsp>
                      <wps:wsp>
                        <wps:cNvSpPr/>
                        <wps:spPr>
                          <a:xfrm>
                            <a:off x="1767960" y="538560"/>
                            <a:ext cx="1200240" cy="590400"/>
                          </a:xfrm>
                          <a:custGeom>
                            <a:avLst/>
                            <a:gdLst/>
                            <a:ahLst/>
                            <a:rect l="l" t="t" r="r" b="b"/>
                            <a:pathLst>
                              <a:path w="1214272" h="630441">
                                <a:moveTo>
                                  <a:pt x="0" y="0"/>
                                </a:moveTo>
                                <a:lnTo>
                                  <a:pt x="1214272" y="0"/>
                                </a:lnTo>
                                <a:lnTo>
                                  <a:pt x="1214272" y="630441"/>
                                </a:lnTo>
                                <a:lnTo>
                                  <a:pt x="0" y="630441"/>
                                </a:lnTo>
                                <a:lnTo>
                                  <a:pt x="0" y="0"/>
                                </a:lnTo>
                              </a:path>
                            </a:pathLst>
                          </a:custGeom>
                          <a:solidFill>
                            <a:srgbClr val="d1cece"/>
                          </a:solidFill>
                          <a:ln>
                            <a:noFill/>
                          </a:ln>
                        </wps:spPr>
                        <wps:style>
                          <a:lnRef idx="0"/>
                          <a:fillRef idx="0"/>
                          <a:effectRef idx="0"/>
                          <a:fontRef idx="minor"/>
                        </wps:style>
                        <wps:bodyPr/>
                      </wps:wsp>
                      <wps:wsp>
                        <wps:cNvSpPr/>
                        <wps:spPr>
                          <a:xfrm>
                            <a:off x="1767960" y="538560"/>
                            <a:ext cx="1200240" cy="590400"/>
                          </a:xfrm>
                          <a:custGeom>
                            <a:avLst/>
                            <a:gdLst/>
                            <a:ahLst/>
                            <a:rect l="l" t="t" r="r" b="b"/>
                            <a:pathLst>
                              <a:path w="1214272" h="630450">
                                <a:moveTo>
                                  <a:pt x="0" y="0"/>
                                </a:moveTo>
                                <a:lnTo>
                                  <a:pt x="1214272" y="0"/>
                                </a:lnTo>
                                <a:lnTo>
                                  <a:pt x="1214272" y="630450"/>
                                </a:lnTo>
                                <a:lnTo>
                                  <a:pt x="0" y="630450"/>
                                </a:lnTo>
                                <a:close/>
                              </a:path>
                            </a:pathLst>
                          </a:custGeom>
                          <a:noFill/>
                          <a:ln cap="rnd" w="10080">
                            <a:solidFill>
                              <a:srgbClr val="ffffff"/>
                            </a:solidFill>
                            <a:round/>
                          </a:ln>
                        </wps:spPr>
                        <wps:style>
                          <a:lnRef idx="1"/>
                          <a:fillRef idx="0"/>
                          <a:effectRef idx="0"/>
                          <a:fontRef idx="minor"/>
                        </wps:style>
                        <wps:bodyPr/>
                      </wps:wsp>
                      <wps:wsp>
                        <wps:cNvSpPr/>
                        <wps:spPr>
                          <a:xfrm>
                            <a:off x="2205360" y="747360"/>
                            <a:ext cx="434520" cy="111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，QWHUUXSW</w:t>
                              </w:r>
                            </w:p>
                          </w:txbxContent>
                        </wps:txbx>
                        <wps:bodyPr lIns="0" rIns="0" tIns="0" bIns="0">
                          <a:noAutofit/>
                        </wps:bodyPr>
                      </wps:wsp>
                      <wps:wsp>
                        <wps:cNvSpPr/>
                        <wps:spPr>
                          <a:xfrm>
                            <a:off x="2178720" y="847800"/>
                            <a:ext cx="505440" cy="1112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&amp;RQWUROOHU</w:t>
                              </w:r>
                            </w:p>
                          </w:txbxContent>
                        </wps:txbx>
                        <wps:bodyPr lIns="0" rIns="0" tIns="0" bIns="0">
                          <a:noAutofit/>
                        </wps:bodyPr>
                      </wps:wsp>
                      <pic:pic xmlns:pic="http://schemas.openxmlformats.org/drawingml/2006/picture">
                        <pic:nvPicPr>
                          <pic:cNvPr id="13" name="Picture 142707" descr=""/>
                          <pic:cNvPicPr/>
                        </pic:nvPicPr>
                        <pic:blipFill>
                          <a:blip r:embed="rId97"/>
                          <a:stretch/>
                        </pic:blipFill>
                        <pic:spPr>
                          <a:xfrm>
                            <a:off x="2325240" y="2115720"/>
                            <a:ext cx="353160" cy="258480"/>
                          </a:xfrm>
                          <a:prstGeom prst="rect">
                            <a:avLst/>
                          </a:prstGeom>
                          <a:ln>
                            <a:noFill/>
                          </a:ln>
                        </pic:spPr>
                      </pic:pic>
                      <pic:pic xmlns:pic="http://schemas.openxmlformats.org/drawingml/2006/picture">
                        <pic:nvPicPr>
                          <pic:cNvPr id="14" name="Picture 8264" descr=""/>
                          <pic:cNvPicPr/>
                        </pic:nvPicPr>
                        <pic:blipFill>
                          <a:blip r:embed="rId98"/>
                          <a:stretch/>
                        </pic:blipFill>
                        <pic:spPr>
                          <a:xfrm>
                            <a:off x="2322720" y="2117880"/>
                            <a:ext cx="3960" cy="254520"/>
                          </a:xfrm>
                          <a:prstGeom prst="rect">
                            <a:avLst/>
                          </a:prstGeom>
                          <a:ln>
                            <a:noFill/>
                          </a:ln>
                        </pic:spPr>
                      </pic:pic>
                      <wps:wsp>
                        <wps:cNvSpPr/>
                        <wps:spPr>
                          <a:xfrm>
                            <a:off x="2329920" y="2119680"/>
                            <a:ext cx="353520" cy="251640"/>
                          </a:xfrm>
                          <a:custGeom>
                            <a:avLst/>
                            <a:gdLst/>
                            <a:ahLst/>
                            <a:rect l="l" t="t" r="r" b="b"/>
                            <a:pathLst>
                              <a:path w="359842" h="270193">
                                <a:moveTo>
                                  <a:pt x="0" y="0"/>
                                </a:moveTo>
                                <a:lnTo>
                                  <a:pt x="359842" y="0"/>
                                </a:lnTo>
                                <a:lnTo>
                                  <a:pt x="359842" y="270193"/>
                                </a:lnTo>
                                <a:lnTo>
                                  <a:pt x="0" y="270193"/>
                                </a:lnTo>
                                <a:lnTo>
                                  <a:pt x="0" y="0"/>
                                </a:lnTo>
                              </a:path>
                            </a:pathLst>
                          </a:custGeom>
                          <a:solidFill>
                            <a:srgbClr val="ffffff"/>
                          </a:solidFill>
                          <a:ln>
                            <a:noFill/>
                          </a:ln>
                        </wps:spPr>
                        <wps:style>
                          <a:lnRef idx="0"/>
                          <a:fillRef idx="0"/>
                          <a:effectRef idx="0"/>
                          <a:fontRef idx="minor"/>
                        </wps:style>
                        <wps:bodyPr/>
                      </wps:wsp>
                      <wps:wsp>
                        <wps:cNvSpPr/>
                        <wps:spPr>
                          <a:xfrm>
                            <a:off x="2329920" y="2119680"/>
                            <a:ext cx="353520" cy="250920"/>
                          </a:xfrm>
                          <a:custGeom>
                            <a:avLst/>
                            <a:gdLst/>
                            <a:ahLst/>
                            <a:rect l="l" t="t" r="r" b="b"/>
                            <a:pathLst>
                              <a:path w="359847" h="270191">
                                <a:moveTo>
                                  <a:pt x="0" y="0"/>
                                </a:moveTo>
                                <a:lnTo>
                                  <a:pt x="359847" y="0"/>
                                </a:lnTo>
                                <a:lnTo>
                                  <a:pt x="359847" y="270191"/>
                                </a:lnTo>
                                <a:lnTo>
                                  <a:pt x="0" y="270191"/>
                                </a:lnTo>
                                <a:close/>
                              </a:path>
                            </a:pathLst>
                          </a:custGeom>
                          <a:noFill/>
                          <a:ln cap="rnd" w="10080">
                            <a:solidFill>
                              <a:srgbClr val="ffffff"/>
                            </a:solidFill>
                            <a:round/>
                          </a:ln>
                        </wps:spPr>
                        <wps:style>
                          <a:lnRef idx="1"/>
                          <a:fillRef idx="0"/>
                          <a:effectRef idx="0"/>
                          <a:fontRef idx="minor"/>
                        </wps:style>
                        <wps:bodyPr/>
                      </wps:wsp>
                      <wps:wsp>
                        <wps:cNvSpPr/>
                        <wps:spPr>
                          <a:xfrm>
                            <a:off x="2338200" y="2205360"/>
                            <a:ext cx="45036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$;/LWH</w:t>
                              </w:r>
                            </w:p>
                          </w:txbxContent>
                        </wps:txbx>
                        <wps:bodyPr lIns="0" rIns="0" tIns="0" bIns="0">
                          <a:noAutofit/>
                        </wps:bodyPr>
                      </wps:wsp>
                      <wps:wsp>
                        <wps:cNvSpPr/>
                        <wps:spPr>
                          <a:xfrm rot="16200000">
                            <a:off x="3627720" y="0"/>
                            <a:ext cx="639360" cy="1047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6B，QWU2XW</w:t>
                              </w:r>
                            </w:p>
                          </w:txbxContent>
                        </wps:txbx>
                        <wps:bodyPr lIns="0" rIns="0" tIns="0" bIns="0">
                          <a:noAutofit/>
                        </wps:bodyPr>
                      </wps:wsp>
                      <wps:wsp>
                        <wps:cNvSpPr/>
                        <wps:spPr>
                          <a:xfrm rot="16200000">
                            <a:off x="3882240" y="239400"/>
                            <a:ext cx="639360" cy="104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wps:txbx>
                        <wps:bodyPr lIns="0" rIns="0" tIns="0" bIns="0">
                          <a:noAutofit/>
                        </wps:bodyPr>
                      </wps:wsp>
                      <wps:wsp>
                        <wps:cNvSpPr/>
                        <wps:spPr>
                          <a:xfrm rot="16200000">
                            <a:off x="4094640" y="276840"/>
                            <a:ext cx="638640" cy="103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wps:txbx>
                        <wps:bodyPr lIns="0" rIns="0" tIns="0" bIns="0">
                          <a:noAutofit/>
                        </wps:bodyPr>
                      </wps:wsp>
                      <wps:wsp>
                        <wps:cNvSpPr/>
                        <wps:spPr>
                          <a:xfrm rot="16200000">
                            <a:off x="3839760" y="35640"/>
                            <a:ext cx="638640" cy="1040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00B，QWU2XW</w:t>
                              </w:r>
                            </w:p>
                          </w:txbxContent>
                        </wps:txbx>
                        <wps:bodyPr lIns="0" rIns="0" tIns="0" bIns="0">
                          <a:noAutofit/>
                        </wps:bodyPr>
                      </wps:wsp>
                      <wps:wsp>
                        <wps:cNvSpPr/>
                        <wps:spPr>
                          <a:xfrm>
                            <a:off x="1656000" y="835560"/>
                            <a:ext cx="108720" cy="720"/>
                          </a:xfrm>
                          <a:custGeom>
                            <a:avLst/>
                            <a:gdLst/>
                            <a:ahLst/>
                            <a:rect l="l" t="t" r="r" b="b"/>
                            <a:pathLst>
                              <a:path w="113345" h="0">
                                <a:moveTo>
                                  <a:pt x="113345" y="0"/>
                                </a:moveTo>
                                <a:lnTo>
                                  <a:pt x="0" y="0"/>
                                </a:lnTo>
                              </a:path>
                            </a:pathLst>
                          </a:custGeom>
                          <a:noFill/>
                          <a:ln cap="rnd" w="5760">
                            <a:solidFill>
                              <a:srgbClr val="ffffff"/>
                            </a:solidFill>
                            <a:round/>
                          </a:ln>
                        </wps:spPr>
                        <wps:style>
                          <a:lnRef idx="1"/>
                          <a:fillRef idx="0"/>
                          <a:effectRef idx="0"/>
                          <a:fontRef idx="minor"/>
                        </wps:style>
                        <wps:bodyPr/>
                      </wps:wsp>
                      <wps:wsp>
                        <wps:cNvSpPr/>
                        <wps:spPr>
                          <a:xfrm>
                            <a:off x="1567080" y="804600"/>
                            <a:ext cx="93240" cy="58320"/>
                          </a:xfrm>
                          <a:custGeom>
                            <a:avLst/>
                            <a:gdLst/>
                            <a:ahLst/>
                            <a:rect l="l" t="t" r="r" b="b"/>
                            <a:pathLst>
                              <a:path w="97092" h="64783">
                                <a:moveTo>
                                  <a:pt x="97092" y="0"/>
                                </a:moveTo>
                                <a:lnTo>
                                  <a:pt x="97092" y="64783"/>
                                </a:lnTo>
                                <a:lnTo>
                                  <a:pt x="0" y="32436"/>
                                </a:lnTo>
                                <a:lnTo>
                                  <a:pt x="97092" y="0"/>
                                </a:lnTo>
                                <a:close/>
                              </a:path>
                            </a:pathLst>
                          </a:custGeom>
                          <a:solidFill>
                            <a:srgbClr val="000000"/>
                          </a:solidFill>
                          <a:ln>
                            <a:noFill/>
                          </a:ln>
                        </wps:spPr>
                        <wps:style>
                          <a:lnRef idx="0"/>
                          <a:fillRef idx="0"/>
                          <a:effectRef idx="0"/>
                          <a:fontRef idx="minor"/>
                        </wps:style>
                        <wps:bodyPr/>
                      </wps:wsp>
                      <wps:wsp>
                        <wps:cNvSpPr/>
                        <wps:spPr>
                          <a:xfrm>
                            <a:off x="1101600" y="1127160"/>
                            <a:ext cx="163080" cy="1061640"/>
                          </a:xfrm>
                          <a:custGeom>
                            <a:avLst/>
                            <a:gdLst/>
                            <a:ahLst/>
                            <a:rect l="l" t="t" r="r" b="b"/>
                            <a:pathLst>
                              <a:path w="165849" h="1129223">
                                <a:moveTo>
                                  <a:pt x="33188" y="1046183"/>
                                </a:moveTo>
                                <a:lnTo>
                                  <a:pt x="0" y="1046183"/>
                                </a:lnTo>
                                <a:lnTo>
                                  <a:pt x="82924" y="1129223"/>
                                </a:lnTo>
                                <a:lnTo>
                                  <a:pt x="165849" y="1046183"/>
                                </a:lnTo>
                                <a:lnTo>
                                  <a:pt x="132750" y="1046183"/>
                                </a:lnTo>
                                <a:lnTo>
                                  <a:pt x="132750" y="83040"/>
                                </a:lnTo>
                                <a:lnTo>
                                  <a:pt x="165849" y="83040"/>
                                </a:lnTo>
                                <a:lnTo>
                                  <a:pt x="82924" y="0"/>
                                </a:lnTo>
                                <a:lnTo>
                                  <a:pt x="0" y="83040"/>
                                </a:lnTo>
                                <a:lnTo>
                                  <a:pt x="33188" y="83040"/>
                                </a:lnTo>
                                <a:lnTo>
                                  <a:pt x="33188" y="1046183"/>
                                </a:lnTo>
                                <a:close/>
                              </a:path>
                            </a:pathLst>
                          </a:custGeom>
                          <a:noFill/>
                          <a:ln cap="sq" w="5040">
                            <a:solidFill>
                              <a:srgbClr val="ffffff"/>
                            </a:solidFill>
                          </a:ln>
                        </wps:spPr>
                        <wps:style>
                          <a:lnRef idx="1"/>
                          <a:fillRef idx="0"/>
                          <a:effectRef idx="0"/>
                          <a:fontRef idx="minor"/>
                        </wps:style>
                        <wps:bodyPr/>
                      </wps:wsp>
                      <wps:wsp>
                        <wps:cNvSpPr/>
                        <wps:spPr>
                          <a:xfrm>
                            <a:off x="2640240" y="1191960"/>
                            <a:ext cx="720" cy="712440"/>
                          </a:xfrm>
                          <a:custGeom>
                            <a:avLst/>
                            <a:gdLst/>
                            <a:ahLst/>
                            <a:rect l="l" t="t" r="r" b="b"/>
                            <a:pathLst>
                              <a:path w="0" h="760246">
                                <a:moveTo>
                                  <a:pt x="0" y="760246"/>
                                </a:moveTo>
                                <a:lnTo>
                                  <a:pt x="0" y="0"/>
                                </a:lnTo>
                              </a:path>
                            </a:pathLst>
                          </a:custGeom>
                          <a:noFill/>
                          <a:ln cap="rnd" w="5040">
                            <a:solidFill>
                              <a:srgbClr val="ffffff"/>
                            </a:solidFill>
                            <a:round/>
                          </a:ln>
                        </wps:spPr>
                        <wps:style>
                          <a:lnRef idx="1"/>
                          <a:fillRef idx="0"/>
                          <a:effectRef idx="0"/>
                          <a:fontRef idx="minor"/>
                        </wps:style>
                        <wps:bodyPr/>
                      </wps:wsp>
                      <wps:wsp>
                        <wps:cNvSpPr/>
                        <wps:spPr>
                          <a:xfrm>
                            <a:off x="2617560" y="1125360"/>
                            <a:ext cx="42480" cy="63360"/>
                          </a:xfrm>
                          <a:custGeom>
                            <a:avLst/>
                            <a:gdLst/>
                            <a:ahLst/>
                            <a:rect l="l" t="t" r="r" b="b"/>
                            <a:pathLst>
                              <a:path w="45568" h="68453">
                                <a:moveTo>
                                  <a:pt x="22784" y="0"/>
                                </a:moveTo>
                                <a:lnTo>
                                  <a:pt x="45568" y="68453"/>
                                </a:lnTo>
                                <a:lnTo>
                                  <a:pt x="0" y="68453"/>
                                </a:lnTo>
                                <a:lnTo>
                                  <a:pt x="22784" y="0"/>
                                </a:lnTo>
                                <a:close/>
                              </a:path>
                            </a:pathLst>
                          </a:custGeom>
                          <a:solidFill>
                            <a:srgbClr val="000000"/>
                          </a:solidFill>
                          <a:ln>
                            <a:noFill/>
                          </a:ln>
                        </wps:spPr>
                        <wps:style>
                          <a:lnRef idx="0"/>
                          <a:fillRef idx="0"/>
                          <a:effectRef idx="0"/>
                          <a:fontRef idx="minor"/>
                        </wps:style>
                        <wps:bodyPr/>
                      </wps:wsp>
                      <wps:wsp>
                        <wps:cNvSpPr/>
                        <wps:spPr>
                          <a:xfrm>
                            <a:off x="851400" y="2181240"/>
                            <a:ext cx="1469880" cy="153720"/>
                          </a:xfrm>
                          <a:custGeom>
                            <a:avLst/>
                            <a:gdLst/>
                            <a:ahLst/>
                            <a:rect l="l" t="t" r="r" b="b"/>
                            <a:pathLst>
                              <a:path w="1483910" h="166080">
                                <a:moveTo>
                                  <a:pt x="1400986" y="132846"/>
                                </a:moveTo>
                                <a:lnTo>
                                  <a:pt x="1400986" y="166080"/>
                                </a:lnTo>
                                <a:lnTo>
                                  <a:pt x="1483910" y="83040"/>
                                </a:lnTo>
                                <a:lnTo>
                                  <a:pt x="1400986" y="0"/>
                                </a:lnTo>
                                <a:lnTo>
                                  <a:pt x="1400986" y="33145"/>
                                </a:lnTo>
                                <a:lnTo>
                                  <a:pt x="82925" y="33145"/>
                                </a:lnTo>
                                <a:lnTo>
                                  <a:pt x="82925" y="0"/>
                                </a:lnTo>
                                <a:lnTo>
                                  <a:pt x="0" y="83040"/>
                                </a:lnTo>
                                <a:lnTo>
                                  <a:pt x="82925" y="166080"/>
                                </a:lnTo>
                                <a:lnTo>
                                  <a:pt x="82925" y="132846"/>
                                </a:lnTo>
                                <a:lnTo>
                                  <a:pt x="1400986" y="132846"/>
                                </a:lnTo>
                                <a:close/>
                              </a:path>
                            </a:pathLst>
                          </a:custGeom>
                          <a:noFill/>
                          <a:ln cap="sq" w="5040">
                            <a:solidFill>
                              <a:srgbClr val="ffffff"/>
                            </a:solidFill>
                          </a:ln>
                        </wps:spPr>
                        <wps:style>
                          <a:lnRef idx="1"/>
                          <a:fillRef idx="0"/>
                          <a:effectRef idx="0"/>
                          <a:fontRef idx="minor"/>
                        </wps:style>
                        <wps:bodyPr/>
                      </wps:wsp>
                      <wps:wsp>
                        <wps:cNvSpPr/>
                        <wps:spPr>
                          <a:xfrm>
                            <a:off x="1299240" y="2225520"/>
                            <a:ext cx="76896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wps:txbx>
                        <wps:bodyPr lIns="0" rIns="0" tIns="0" bIns="0">
                          <a:noAutofit/>
                        </wps:bodyPr>
                      </wps:wsp>
                      <wps:wsp>
                        <wps:cNvSpPr/>
                        <wps:spPr>
                          <a:xfrm>
                            <a:off x="851400" y="2520360"/>
                            <a:ext cx="1469880" cy="153720"/>
                          </a:xfrm>
                          <a:custGeom>
                            <a:avLst/>
                            <a:gdLst/>
                            <a:ahLst/>
                            <a:rect l="l" t="t" r="r" b="b"/>
                            <a:pathLst>
                              <a:path w="1483910" h="166080">
                                <a:moveTo>
                                  <a:pt x="1400986" y="132846"/>
                                </a:moveTo>
                                <a:lnTo>
                                  <a:pt x="1400986" y="166080"/>
                                </a:lnTo>
                                <a:lnTo>
                                  <a:pt x="1483910" y="83040"/>
                                </a:lnTo>
                                <a:lnTo>
                                  <a:pt x="1400986" y="0"/>
                                </a:lnTo>
                                <a:lnTo>
                                  <a:pt x="1400986" y="33145"/>
                                </a:lnTo>
                                <a:lnTo>
                                  <a:pt x="82925" y="33145"/>
                                </a:lnTo>
                                <a:lnTo>
                                  <a:pt x="82925" y="0"/>
                                </a:lnTo>
                                <a:lnTo>
                                  <a:pt x="0" y="83040"/>
                                </a:lnTo>
                                <a:lnTo>
                                  <a:pt x="82925" y="166080"/>
                                </a:lnTo>
                                <a:lnTo>
                                  <a:pt x="82925" y="132846"/>
                                </a:lnTo>
                                <a:lnTo>
                                  <a:pt x="1400986" y="132846"/>
                                </a:lnTo>
                                <a:close/>
                              </a:path>
                            </a:pathLst>
                          </a:custGeom>
                          <a:noFill/>
                          <a:ln cap="sq" w="5040">
                            <a:solidFill>
                              <a:srgbClr val="ffffff"/>
                            </a:solidFill>
                          </a:ln>
                        </wps:spPr>
                        <wps:style>
                          <a:lnRef idx="1"/>
                          <a:fillRef idx="0"/>
                          <a:effectRef idx="0"/>
                          <a:fontRef idx="minor"/>
                        </wps:style>
                        <wps:bodyPr/>
                      </wps:wsp>
                      <wps:wsp>
                        <wps:cNvSpPr/>
                        <wps:spPr>
                          <a:xfrm>
                            <a:off x="1299240" y="2564640"/>
                            <a:ext cx="76896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wps:txbx>
                        <wps:bodyPr lIns="0" rIns="0" tIns="0" bIns="0">
                          <a:noAutofit/>
                        </wps:bodyPr>
                      </wps:wsp>
                      <wps:wsp>
                        <wps:cNvSpPr/>
                        <wps:spPr>
                          <a:xfrm>
                            <a:off x="852840" y="2803680"/>
                            <a:ext cx="1468800" cy="153720"/>
                          </a:xfrm>
                          <a:custGeom>
                            <a:avLst/>
                            <a:gdLst/>
                            <a:ahLst/>
                            <a:rect l="l" t="t" r="r" b="b"/>
                            <a:pathLst>
                              <a:path w="1482819" h="166080">
                                <a:moveTo>
                                  <a:pt x="0" y="33234"/>
                                </a:moveTo>
                                <a:lnTo>
                                  <a:pt x="1399907" y="33234"/>
                                </a:lnTo>
                                <a:lnTo>
                                  <a:pt x="1399907" y="0"/>
                                </a:lnTo>
                                <a:lnTo>
                                  <a:pt x="1482819" y="83040"/>
                                </a:lnTo>
                                <a:lnTo>
                                  <a:pt x="1399907" y="166080"/>
                                </a:lnTo>
                                <a:lnTo>
                                  <a:pt x="1399907" y="132935"/>
                                </a:lnTo>
                                <a:lnTo>
                                  <a:pt x="0" y="132935"/>
                                </a:lnTo>
                              </a:path>
                            </a:pathLst>
                          </a:custGeom>
                          <a:noFill/>
                          <a:ln w="5040">
                            <a:solidFill>
                              <a:srgbClr val="ffffff"/>
                            </a:solidFill>
                          </a:ln>
                        </wps:spPr>
                        <wps:style>
                          <a:lnRef idx="1"/>
                          <a:fillRef idx="0"/>
                          <a:effectRef idx="0"/>
                          <a:fontRef idx="minor"/>
                        </wps:style>
                        <wps:bodyPr/>
                      </wps:wsp>
                      <wps:wsp>
                        <wps:cNvSpPr/>
                        <wps:spPr>
                          <a:xfrm>
                            <a:off x="1258560" y="2847960"/>
                            <a:ext cx="76968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wps:txbx>
                        <wps:bodyPr lIns="0" rIns="0" tIns="0" bIns="0">
                          <a:noAutofit/>
                        </wps:bodyPr>
                      </wps:wsp>
                      <wps:wsp>
                        <wps:cNvSpPr/>
                        <wps:spPr>
                          <a:xfrm>
                            <a:off x="852840" y="3158640"/>
                            <a:ext cx="1468800" cy="153720"/>
                          </a:xfrm>
                          <a:custGeom>
                            <a:avLst/>
                            <a:gdLst/>
                            <a:ahLst/>
                            <a:rect l="l" t="t" r="r" b="b"/>
                            <a:pathLst>
                              <a:path w="1482831" h="166080">
                                <a:moveTo>
                                  <a:pt x="1482831" y="33234"/>
                                </a:moveTo>
                                <a:lnTo>
                                  <a:pt x="82925" y="33234"/>
                                </a:lnTo>
                                <a:lnTo>
                                  <a:pt x="82925" y="0"/>
                                </a:lnTo>
                                <a:lnTo>
                                  <a:pt x="0" y="83040"/>
                                </a:lnTo>
                                <a:lnTo>
                                  <a:pt x="82925" y="166080"/>
                                </a:lnTo>
                                <a:lnTo>
                                  <a:pt x="82925" y="132935"/>
                                </a:lnTo>
                                <a:lnTo>
                                  <a:pt x="1482831" y="132935"/>
                                </a:lnTo>
                              </a:path>
                            </a:pathLst>
                          </a:custGeom>
                          <a:noFill/>
                          <a:ln w="5040">
                            <a:solidFill>
                              <a:srgbClr val="ffffff"/>
                            </a:solidFill>
                          </a:ln>
                        </wps:spPr>
                        <wps:style>
                          <a:lnRef idx="1"/>
                          <a:fillRef idx="0"/>
                          <a:effectRef idx="0"/>
                          <a:fontRef idx="minor"/>
                        </wps:style>
                        <wps:bodyPr/>
                      </wps:wsp>
                      <wps:wsp>
                        <wps:cNvSpPr/>
                        <wps:spPr>
                          <a:xfrm>
                            <a:off x="1341000" y="3202200"/>
                            <a:ext cx="768960" cy="99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wps:txbx>
                        <wps:bodyPr lIns="0" rIns="0" tIns="0" bIns="0">
                          <a:noAutofit/>
                        </wps:bodyPr>
                      </wps:wsp>
                      <wps:wsp>
                        <wps:cNvSpPr/>
                        <wps:spPr>
                          <a:xfrm>
                            <a:off x="1936080" y="1127160"/>
                            <a:ext cx="161280" cy="1061640"/>
                          </a:xfrm>
                          <a:custGeom>
                            <a:avLst/>
                            <a:gdLst/>
                            <a:ahLst/>
                            <a:rect l="l" t="t" r="r" b="b"/>
                            <a:pathLst>
                              <a:path w="165849" h="1129223">
                                <a:moveTo>
                                  <a:pt x="33188" y="1046183"/>
                                </a:moveTo>
                                <a:lnTo>
                                  <a:pt x="0" y="1046183"/>
                                </a:lnTo>
                                <a:lnTo>
                                  <a:pt x="82924" y="1129223"/>
                                </a:lnTo>
                                <a:lnTo>
                                  <a:pt x="165849" y="1046183"/>
                                </a:lnTo>
                                <a:lnTo>
                                  <a:pt x="132750" y="1046183"/>
                                </a:lnTo>
                                <a:lnTo>
                                  <a:pt x="132750" y="83040"/>
                                </a:lnTo>
                                <a:lnTo>
                                  <a:pt x="165849" y="83040"/>
                                </a:lnTo>
                                <a:lnTo>
                                  <a:pt x="82924" y="0"/>
                                </a:lnTo>
                                <a:lnTo>
                                  <a:pt x="0" y="83040"/>
                                </a:lnTo>
                                <a:lnTo>
                                  <a:pt x="33188" y="83040"/>
                                </a:lnTo>
                                <a:lnTo>
                                  <a:pt x="33188" y="1046183"/>
                                </a:lnTo>
                                <a:close/>
                              </a:path>
                            </a:pathLst>
                          </a:custGeom>
                          <a:noFill/>
                          <a:ln cap="sq" w="5040">
                            <a:solidFill>
                              <a:srgbClr val="ffffff"/>
                            </a:solidFill>
                          </a:ln>
                        </wps:spPr>
                        <wps:style>
                          <a:lnRef idx="1"/>
                          <a:fillRef idx="0"/>
                          <a:effectRef idx="0"/>
                          <a:fontRef idx="minor"/>
                        </wps:style>
                        <wps:bodyPr/>
                      </wps:wsp>
                      <wps:wsp>
                        <wps:cNvSpPr/>
                        <wps:spPr>
                          <a:xfrm>
                            <a:off x="2820600" y="1191960"/>
                            <a:ext cx="720" cy="712440"/>
                          </a:xfrm>
                          <a:custGeom>
                            <a:avLst/>
                            <a:gdLst/>
                            <a:ahLst/>
                            <a:rect l="l" t="t" r="r" b="b"/>
                            <a:pathLst>
                              <a:path w="0" h="760246">
                                <a:moveTo>
                                  <a:pt x="0" y="760246"/>
                                </a:moveTo>
                                <a:lnTo>
                                  <a:pt x="0" y="0"/>
                                </a:lnTo>
                              </a:path>
                            </a:pathLst>
                          </a:custGeom>
                          <a:noFill/>
                          <a:ln cap="rnd" w="5040">
                            <a:solidFill>
                              <a:srgbClr val="ffffff"/>
                            </a:solidFill>
                            <a:round/>
                          </a:ln>
                        </wps:spPr>
                        <wps:style>
                          <a:lnRef idx="1"/>
                          <a:fillRef idx="0"/>
                          <a:effectRef idx="0"/>
                          <a:fontRef idx="minor"/>
                        </wps:style>
                        <wps:bodyPr/>
                      </wps:wsp>
                      <wps:wsp>
                        <wps:cNvSpPr/>
                        <wps:spPr>
                          <a:xfrm>
                            <a:off x="2797920" y="1125360"/>
                            <a:ext cx="41760" cy="63360"/>
                          </a:xfrm>
                          <a:custGeom>
                            <a:avLst/>
                            <a:gdLst/>
                            <a:ahLst/>
                            <a:rect l="l" t="t" r="r" b="b"/>
                            <a:pathLst>
                              <a:path w="45568" h="68453">
                                <a:moveTo>
                                  <a:pt x="22784" y="0"/>
                                </a:moveTo>
                                <a:lnTo>
                                  <a:pt x="45568" y="68453"/>
                                </a:lnTo>
                                <a:lnTo>
                                  <a:pt x="0" y="68453"/>
                                </a:lnTo>
                                <a:lnTo>
                                  <a:pt x="22784" y="0"/>
                                </a:lnTo>
                                <a:close/>
                              </a:path>
                            </a:pathLst>
                          </a:custGeom>
                          <a:solidFill>
                            <a:srgbClr val="000000"/>
                          </a:solidFill>
                          <a:ln>
                            <a:noFill/>
                          </a:ln>
                        </wps:spPr>
                        <wps:style>
                          <a:lnRef idx="0"/>
                          <a:fillRef idx="0"/>
                          <a:effectRef idx="0"/>
                          <a:fontRef idx="minor"/>
                        </wps:style>
                        <wps:bodyPr/>
                      </wps:wsp>
                      <wps:wsp>
                        <wps:cNvSpPr/>
                        <wps:spPr>
                          <a:xfrm>
                            <a:off x="3408840" y="3143880"/>
                            <a:ext cx="577800" cy="153720"/>
                          </a:xfrm>
                          <a:custGeom>
                            <a:avLst/>
                            <a:gdLst/>
                            <a:ahLst/>
                            <a:rect l="l" t="t" r="r" b="b"/>
                            <a:pathLst>
                              <a:path w="583340" h="166080">
                                <a:moveTo>
                                  <a:pt x="583340" y="33234"/>
                                </a:moveTo>
                                <a:lnTo>
                                  <a:pt x="82924" y="33234"/>
                                </a:lnTo>
                                <a:lnTo>
                                  <a:pt x="82924" y="0"/>
                                </a:lnTo>
                                <a:lnTo>
                                  <a:pt x="0" y="83040"/>
                                </a:lnTo>
                                <a:lnTo>
                                  <a:pt x="82924" y="166080"/>
                                </a:lnTo>
                                <a:lnTo>
                                  <a:pt x="82924" y="132935"/>
                                </a:lnTo>
                                <a:lnTo>
                                  <a:pt x="583340" y="132935"/>
                                </a:lnTo>
                              </a:path>
                            </a:pathLst>
                          </a:custGeom>
                          <a:noFill/>
                          <a:ln w="5040">
                            <a:solidFill>
                              <a:srgbClr val="ffffff"/>
                            </a:solidFill>
                          </a:ln>
                        </wps:spPr>
                        <wps:style>
                          <a:lnRef idx="1"/>
                          <a:fillRef idx="0"/>
                          <a:effectRef idx="0"/>
                          <a:fontRef idx="minor"/>
                        </wps:style>
                        <wps:bodyPr/>
                      </wps:wsp>
                      <wps:wsp>
                        <wps:cNvSpPr/>
                        <wps:spPr>
                          <a:xfrm>
                            <a:off x="3503160" y="3188160"/>
                            <a:ext cx="62604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wps:txbx>
                        <wps:bodyPr lIns="0" rIns="0" tIns="0" bIns="0">
                          <a:noAutofit/>
                        </wps:bodyPr>
                      </wps:wsp>
                      <wps:wsp>
                        <wps:cNvSpPr/>
                        <wps:spPr>
                          <a:xfrm>
                            <a:off x="3408840" y="3483000"/>
                            <a:ext cx="577800" cy="153720"/>
                          </a:xfrm>
                          <a:custGeom>
                            <a:avLst/>
                            <a:gdLst/>
                            <a:ahLst/>
                            <a:rect l="l" t="t" r="r" b="b"/>
                            <a:pathLst>
                              <a:path w="583340" h="166080">
                                <a:moveTo>
                                  <a:pt x="583340" y="33234"/>
                                </a:moveTo>
                                <a:lnTo>
                                  <a:pt x="82924" y="33234"/>
                                </a:lnTo>
                                <a:lnTo>
                                  <a:pt x="82924" y="0"/>
                                </a:lnTo>
                                <a:lnTo>
                                  <a:pt x="0" y="83040"/>
                                </a:lnTo>
                                <a:lnTo>
                                  <a:pt x="82924" y="166080"/>
                                </a:lnTo>
                                <a:lnTo>
                                  <a:pt x="82924" y="132935"/>
                                </a:lnTo>
                                <a:lnTo>
                                  <a:pt x="583340" y="132935"/>
                                </a:lnTo>
                              </a:path>
                            </a:pathLst>
                          </a:custGeom>
                          <a:noFill/>
                          <a:ln w="5040">
                            <a:solidFill>
                              <a:srgbClr val="ffffff"/>
                            </a:solidFill>
                          </a:ln>
                        </wps:spPr>
                        <wps:style>
                          <a:lnRef idx="1"/>
                          <a:fillRef idx="0"/>
                          <a:effectRef idx="0"/>
                          <a:fontRef idx="minor"/>
                        </wps:style>
                        <wps:bodyPr/>
                      </wps:wsp>
                      <wps:wsp>
                        <wps:cNvSpPr/>
                        <wps:spPr>
                          <a:xfrm>
                            <a:off x="3503160" y="3527280"/>
                            <a:ext cx="626040" cy="99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wps:txbx>
                        <wps:bodyPr lIns="0" rIns="0" tIns="0" bIns="0">
                          <a:noAutofit/>
                        </wps:bodyPr>
                      </wps:wsp>
                      <wps:wsp>
                        <wps:cNvSpPr/>
                        <wps:spPr>
                          <a:xfrm>
                            <a:off x="3408840" y="2831400"/>
                            <a:ext cx="577800" cy="153720"/>
                          </a:xfrm>
                          <a:custGeom>
                            <a:avLst/>
                            <a:gdLst/>
                            <a:ahLst/>
                            <a:rect l="l" t="t" r="r" b="b"/>
                            <a:pathLst>
                              <a:path w="583340" h="166080">
                                <a:moveTo>
                                  <a:pt x="0" y="33234"/>
                                </a:moveTo>
                                <a:lnTo>
                                  <a:pt x="500416" y="33234"/>
                                </a:lnTo>
                                <a:lnTo>
                                  <a:pt x="500416" y="0"/>
                                </a:lnTo>
                                <a:lnTo>
                                  <a:pt x="583340" y="83040"/>
                                </a:lnTo>
                                <a:lnTo>
                                  <a:pt x="500416" y="166080"/>
                                </a:lnTo>
                                <a:lnTo>
                                  <a:pt x="500416" y="132935"/>
                                </a:lnTo>
                                <a:lnTo>
                                  <a:pt x="0" y="132935"/>
                                </a:lnTo>
                              </a:path>
                            </a:pathLst>
                          </a:custGeom>
                          <a:noFill/>
                          <a:ln w="5040">
                            <a:solidFill>
                              <a:srgbClr val="ffffff"/>
                            </a:solidFill>
                          </a:ln>
                        </wps:spPr>
                        <wps:style>
                          <a:lnRef idx="1"/>
                          <a:fillRef idx="0"/>
                          <a:effectRef idx="0"/>
                          <a:fontRef idx="minor"/>
                        </wps:style>
                        <wps:bodyPr/>
                      </wps:wsp>
                      <wps:wsp>
                        <wps:cNvSpPr/>
                        <wps:spPr>
                          <a:xfrm>
                            <a:off x="3420720" y="2876040"/>
                            <a:ext cx="62604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wps:txbx>
                        <wps:bodyPr lIns="0" rIns="0" tIns="0" bIns="0">
                          <a:noAutofit/>
                        </wps:bodyPr>
                      </wps:wsp>
                      <wps:wsp>
                        <wps:cNvSpPr/>
                        <wps:spPr>
                          <a:xfrm>
                            <a:off x="3408840" y="2520360"/>
                            <a:ext cx="577800" cy="153720"/>
                          </a:xfrm>
                          <a:custGeom>
                            <a:avLst/>
                            <a:gdLst/>
                            <a:ahLst/>
                            <a:rect l="l" t="t" r="r" b="b"/>
                            <a:pathLst>
                              <a:path w="583340" h="166080">
                                <a:moveTo>
                                  <a:pt x="0" y="33234"/>
                                </a:moveTo>
                                <a:lnTo>
                                  <a:pt x="500416" y="33234"/>
                                </a:lnTo>
                                <a:lnTo>
                                  <a:pt x="500416" y="0"/>
                                </a:lnTo>
                                <a:lnTo>
                                  <a:pt x="583340" y="83040"/>
                                </a:lnTo>
                                <a:lnTo>
                                  <a:pt x="500416" y="166080"/>
                                </a:lnTo>
                                <a:lnTo>
                                  <a:pt x="500416" y="132935"/>
                                </a:lnTo>
                                <a:lnTo>
                                  <a:pt x="0" y="132935"/>
                                </a:lnTo>
                              </a:path>
                            </a:pathLst>
                          </a:custGeom>
                          <a:noFill/>
                          <a:ln w="5040">
                            <a:solidFill>
                              <a:srgbClr val="ffffff"/>
                            </a:solidFill>
                          </a:ln>
                        </wps:spPr>
                        <wps:style>
                          <a:lnRef idx="1"/>
                          <a:fillRef idx="0"/>
                          <a:effectRef idx="0"/>
                          <a:fontRef idx="minor"/>
                        </wps:style>
                        <wps:bodyPr/>
                      </wps:wsp>
                      <wps:wsp>
                        <wps:cNvSpPr/>
                        <wps:spPr>
                          <a:xfrm>
                            <a:off x="3420720" y="2564640"/>
                            <a:ext cx="62604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wps:txbx>
                        <wps:bodyPr lIns="0" rIns="0" tIns="0" bIns="0">
                          <a:noAutofit/>
                        </wps:bodyPr>
                      </wps:wsp>
                      <wps:wsp>
                        <wps:cNvSpPr/>
                        <wps:spPr>
                          <a:xfrm>
                            <a:off x="4704120" y="3974400"/>
                            <a:ext cx="222120" cy="604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8"/>
                                  <w:spacing w:val="0"/>
                                  <w:vertAlign w:val="baseline"/>
                                  <w:position w:val="0"/>
                                  <w:sz w:val="8"/>
                                  <w:i w:val="false"/>
                                  <w:dstrike w:val="false"/>
                                  <w:strike w:val="false"/>
                                  <w:u w:val="none"/>
                                  <w:b w:val="false"/>
                                  <w:sz w:val="8"/>
                                  <w:rFonts w:eastAsia="等线" w:cs="等线" w:ascii="等线" w:hAnsi="等线"/>
                                  <w:color w:val="00000A"/>
                                  <w14:ligatures w14:val="standardContextual"/>
                                </w:rPr>
                                <w:t>;</w:t>
                              </w:r>
                            </w:p>
                          </w:txbxContent>
                        </wps:txbx>
                        <wps:bodyPr lIns="0" rIns="0" tIns="0" bIns="0">
                          <a:noAutofit/>
                        </wps:bodyPr>
                      </wps:wsp>
                      <wps:wsp>
                        <wps:cNvSpPr/>
                        <wps:spPr>
                          <a:xfrm>
                            <a:off x="672480" y="2451600"/>
                            <a:ext cx="174600" cy="251640"/>
                          </a:xfrm>
                          <a:custGeom>
                            <a:avLst/>
                            <a:gdLst/>
                            <a:ahLst/>
                            <a:rect l="l" t="t" r="r" b="b"/>
                            <a:pathLst>
                              <a:path w="179921" h="270142">
                                <a:moveTo>
                                  <a:pt x="0" y="0"/>
                                </a:moveTo>
                                <a:lnTo>
                                  <a:pt x="179921" y="0"/>
                                </a:lnTo>
                                <a:lnTo>
                                  <a:pt x="179921" y="270142"/>
                                </a:lnTo>
                                <a:lnTo>
                                  <a:pt x="0" y="270142"/>
                                </a:lnTo>
                                <a:lnTo>
                                  <a:pt x="0" y="0"/>
                                </a:lnTo>
                              </a:path>
                            </a:pathLst>
                          </a:custGeom>
                          <a:solidFill>
                            <a:srgbClr val="ffffff"/>
                          </a:solidFill>
                          <a:ln>
                            <a:noFill/>
                          </a:ln>
                        </wps:spPr>
                        <wps:style>
                          <a:lnRef idx="0"/>
                          <a:fillRef idx="0"/>
                          <a:effectRef idx="0"/>
                          <a:fontRef idx="minor"/>
                        </wps:style>
                        <wps:bodyPr/>
                      </wps:wsp>
                      <wps:wsp>
                        <wps:cNvSpPr/>
                        <wps:spPr>
                          <a:xfrm>
                            <a:off x="672480" y="2451600"/>
                            <a:ext cx="174600" cy="251640"/>
                          </a:xfrm>
                          <a:custGeom>
                            <a:avLst/>
                            <a:gdLst/>
                            <a:ahLst/>
                            <a:rect l="l" t="t" r="r" b="b"/>
                            <a:pathLst>
                              <a:path w="179911" h="270153">
                                <a:moveTo>
                                  <a:pt x="0" y="0"/>
                                </a:moveTo>
                                <a:lnTo>
                                  <a:pt x="179911" y="0"/>
                                </a:lnTo>
                                <a:lnTo>
                                  <a:pt x="179911" y="270153"/>
                                </a:lnTo>
                                <a:lnTo>
                                  <a:pt x="0" y="270153"/>
                                </a:lnTo>
                                <a:close/>
                              </a:path>
                            </a:pathLst>
                          </a:custGeom>
                          <a:noFill/>
                          <a:ln cap="rnd" w="10080">
                            <a:solidFill>
                              <a:srgbClr val="ffffff"/>
                            </a:solidFill>
                            <a:round/>
                          </a:ln>
                        </wps:spPr>
                        <wps:style>
                          <a:lnRef idx="1"/>
                          <a:fillRef idx="0"/>
                          <a:effectRef idx="0"/>
                          <a:fontRef idx="minor"/>
                        </wps:style>
                        <wps:bodyPr/>
                      </wps:wsp>
                      <wps:wsp>
                        <wps:cNvSpPr/>
                        <wps:spPr>
                          <a:xfrm rot="16200000">
                            <a:off x="791280" y="2486520"/>
                            <a:ext cx="118080" cy="103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wps:txbx>
                        <wps:bodyPr lIns="0" rIns="0" tIns="0" bIns="0">
                          <a:noAutofit/>
                        </wps:bodyPr>
                      </wps:wsp>
                      <wps:wsp>
                        <wps:cNvSpPr/>
                        <wps:spPr>
                          <a:xfrm rot="16200000">
                            <a:off x="743040" y="2443320"/>
                            <a:ext cx="118080" cy="104040"/>
                          </a:xfrm>
                          <a:prstGeom prst="rect">
                            <a:avLst/>
                          </a:prstGeom>
                          <a:noFill/>
                          <a:ln>
                            <a:noFill/>
                          </a:ln>
                        </wps:spPr>
                        <wps:style>
                          <a:lnRef idx="0"/>
                          <a:fillRef idx="0"/>
                          <a:effectRef idx="0"/>
                          <a:fontRef idx="minor"/>
                        </wps:style>
                        <wps:bodyPr/>
                      </wps:wsp>
                      <wps:wsp>
                        <wps:cNvSpPr/>
                        <wps:spPr>
                          <a:xfrm>
                            <a:off x="3049920" y="2435400"/>
                            <a:ext cx="353520" cy="272880"/>
                          </a:xfrm>
                          <a:custGeom>
                            <a:avLst/>
                            <a:gdLst/>
                            <a:ahLst/>
                            <a:rect l="l" t="t" r="r" b="b"/>
                            <a:pathLst>
                              <a:path w="359753" h="293002">
                                <a:moveTo>
                                  <a:pt x="0" y="0"/>
                                </a:moveTo>
                                <a:lnTo>
                                  <a:pt x="359753" y="0"/>
                                </a:lnTo>
                                <a:lnTo>
                                  <a:pt x="359753" y="293002"/>
                                </a:lnTo>
                                <a:lnTo>
                                  <a:pt x="0" y="293002"/>
                                </a:lnTo>
                                <a:lnTo>
                                  <a:pt x="0" y="0"/>
                                </a:lnTo>
                              </a:path>
                            </a:pathLst>
                          </a:custGeom>
                          <a:solidFill>
                            <a:srgbClr val="ffffff"/>
                          </a:solidFill>
                          <a:ln>
                            <a:noFill/>
                          </a:ln>
                        </wps:spPr>
                        <wps:style>
                          <a:lnRef idx="0"/>
                          <a:fillRef idx="0"/>
                          <a:effectRef idx="0"/>
                          <a:fontRef idx="minor"/>
                        </wps:style>
                        <wps:bodyPr/>
                      </wps:wsp>
                      <wps:wsp>
                        <wps:cNvSpPr/>
                        <wps:spPr>
                          <a:xfrm>
                            <a:off x="3049920" y="2435400"/>
                            <a:ext cx="353520" cy="272880"/>
                          </a:xfrm>
                          <a:custGeom>
                            <a:avLst/>
                            <a:gdLst/>
                            <a:ahLst/>
                            <a:rect l="l" t="t" r="r" b="b"/>
                            <a:pathLst>
                              <a:path w="359758" h="293004">
                                <a:moveTo>
                                  <a:pt x="0" y="0"/>
                                </a:moveTo>
                                <a:lnTo>
                                  <a:pt x="359758" y="0"/>
                                </a:lnTo>
                                <a:lnTo>
                                  <a:pt x="359758" y="293004"/>
                                </a:lnTo>
                                <a:lnTo>
                                  <a:pt x="0" y="293004"/>
                                </a:lnTo>
                                <a:close/>
                              </a:path>
                            </a:pathLst>
                          </a:custGeom>
                          <a:noFill/>
                          <a:ln cap="rnd" w="10080">
                            <a:solidFill>
                              <a:srgbClr val="ffffff"/>
                            </a:solidFill>
                            <a:round/>
                          </a:ln>
                        </wps:spPr>
                        <wps:style>
                          <a:lnRef idx="1"/>
                          <a:fillRef idx="0"/>
                          <a:effectRef idx="0"/>
                          <a:fontRef idx="minor"/>
                        </wps:style>
                        <wps:bodyPr/>
                      </wps:wsp>
                      <wps:wsp>
                        <wps:cNvSpPr/>
                        <wps:spPr>
                          <a:xfrm>
                            <a:off x="3176280" y="2495520"/>
                            <a:ext cx="13572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吴和</w:t>
                              </w:r>
                            </w:p>
                          </w:txbxContent>
                        </wps:txbx>
                        <wps:bodyPr lIns="0" rIns="0" tIns="0" bIns="0">
                          <a:noAutofit/>
                        </wps:bodyPr>
                      </wps:wsp>
                      <wps:wsp>
                        <wps:cNvSpPr/>
                        <wps:spPr>
                          <a:xfrm>
                            <a:off x="3123720" y="2585160"/>
                            <a:ext cx="275760" cy="98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6WUP</w:t>
                              </w:r>
                            </w:p>
                          </w:txbxContent>
                        </wps:txbx>
                        <wps:bodyPr lIns="0" rIns="0" tIns="0" bIns="0">
                          <a:noAutofit/>
                        </wps:bodyPr>
                      </wps:wsp>
                    </wpg:wgp>
                  </a:graphicData>
                </a:graphic>
              </wp:inline>
            </w:drawing>
          </mc:Choice>
          <mc:Fallback>
            <w:pict>
              <v:group id="shape_0" alt="形状79" style="position:absolute;margin-left:0pt;margin-top:-300.2pt;width:387.9pt;height:300.15pt" coordorigin="0,-6004" coordsize="7758,6003">
                <v:rect id="shape_0" stroked="f" style="position:absolute;left:4227;top:-3173;width:756;height:174;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v:textbox>
                  <w10:wrap type="square"/>
                  <v:fill o:detectmouseclick="t" on="false"/>
                  <v:stroke color="#3465a4" joinstyle="round" endcap="flat"/>
                </v:rect>
                <v:shape id="shape_0" ID="Picture 142705" stroked="f" style="position:absolute;left:3662;top:-2011;width:555;height:437;mso-position-vertical:top" type="shapetype_75">
                  <v:imagedata r:id="rId85" o:detectmouseclick="t"/>
                  <w10:wrap type="none"/>
                  <v:stroke color="#3465a4" joinstyle="round" endcap="flat"/>
                </v:shape>
                <v:shape id="shape_0" ID="Picture 8173" stroked="f" style="position:absolute;left:3658;top:-2007;width:5;height:433;mso-position-vertical:top" type="shapetype_75">
                  <v:imagedata r:id="rId86" o:detectmouseclick="t"/>
                  <w10:wrap type="none"/>
                  <v:stroke color="#3465a4" joinstyle="round" endcap="flat"/>
                </v:shape>
                <v:rect id="shape_0" stroked="f" style="position:absolute;left:3771;top:-1911;width:269;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v:textbox>
                  <w10:wrap type="square"/>
                  <v:fill o:detectmouseclick="t" on="false"/>
                  <v:stroke color="#3465a4" joinstyle="round" endcap="flat"/>
                </v:rect>
                <v:rect id="shape_0" stroked="f" style="position:absolute;left:3978;top:-1911;width:240;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3802;top:-1771;width:113;height:15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3891;top:-1771;width:269;height:15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热镀锌</w:t>
                        </w:r>
                      </w:p>
                    </w:txbxContent>
                  </v:textbox>
                  <w10:wrap type="square"/>
                  <v:fill o:detectmouseclick="t" on="false"/>
                  <v:stroke color="#3465a4" joinstyle="round" endcap="flat"/>
                </v:rect>
                <v:rect id="shape_0" stroked="f" style="position:absolute;left:1464;top:-5433;width:759;height:174;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LFUR%OD]H</w:t>
                        </w:r>
                      </w:p>
                    </w:txbxContent>
                  </v:textbox>
                  <w10:wrap type="square"/>
                  <v:fill o:detectmouseclick="t" on="false"/>
                  <v:stroke color="#3465a4" joinstyle="round" endcap="flat"/>
                </v:rect>
                <v:rect id="shape_0" stroked="f" style="position:absolute;left:1348;top:-5433;width:149;height:174;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1472;top:-5274;width:708;height:174;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URFHVVRU</w:t>
                        </w:r>
                      </w:p>
                    </w:txbxContent>
                  </v:textbox>
                  <w10:wrap type="square"/>
                  <v:fill o:detectmouseclick="t" on="false"/>
                  <v:stroke color="#3465a4" joinstyle="round" endcap="flat"/>
                </v:rect>
                <v:rect id="shape_0" stroked="f" style="position:absolute;left:1379;top:-5274;width:118;height:174;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489;top:-3301;width:487;height:174;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102;top:-3143;width:149;height:174;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218;top:-3143;width:1115;height:174;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HPRU\&amp;RQWUR</w:t>
                        </w:r>
                      </w:p>
                    </w:txbxContent>
                  </v:textbox>
                  <w10:wrap type="square"/>
                  <v:fill o:detectmouseclick="t" on="false"/>
                  <v:stroke color="#3465a4" joinstyle="round" endcap="flat"/>
                </v:rect>
                <v:rect id="shape_0" stroked="f" style="position:absolute;left:1062;top:-3143;width:240;height:17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呜</w:t>
                        </w:r>
                      </w:p>
                    </w:txbxContent>
                  </v:textbox>
                  <w10:wrap type="square"/>
                  <v:fill o:detectmouseclick="t" on="false"/>
                  <v:stroke color="#3465a4" joinstyle="round" endcap="flat"/>
                </v:rect>
                <v:shape id="shape_0" ID="Picture 142708" stroked="f" style="position:absolute;left:1057;top:-3023;width:269;height:401;mso-position-vertical:top" type="shapetype_75">
                  <v:imagedata r:id="rId87" o:detectmouseclick="t"/>
                  <w10:wrap type="none"/>
                  <v:stroke color="#3465a4" joinstyle="round" endcap="flat"/>
                </v:shape>
                <v:shape id="shape_0" ID="Picture 142709" stroked="f" style="position:absolute;left:1329;top:-3023;width:8;height:401;mso-position-vertical:top" type="shapetype_75">
                  <v:imagedata r:id="rId88" o:detectmouseclick="t"/>
                  <w10:wrap type="none"/>
                  <v:stroke color="#3465a4" joinstyle="round" endcap="flat"/>
                </v:shape>
                <v:rect id="shape_0" stroked="f" style="position:absolute;left:1167;top:-3015;width:186;height:163;rotation:270;mso-position-vertical:top">
                  <w10:wrap type="none"/>
                  <v:fill o:detectmouseclick="t" on="false"/>
                  <v:stroke color="#3465a4" joinstyle="round" endcap="flat"/>
                </v:rect>
                <v:rect id="shape_0" stroked="f" style="position:absolute;left:1240;top:-2941;width:186;height:163;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v:textbox>
                  <w10:wrap type="square"/>
                  <v:fill o:detectmouseclick="t" on="false"/>
                  <v:stroke color="#3465a4" joinstyle="round" endcap="flat"/>
                </v:rect>
                <v:shape id="shape_0" ID="Picture 142710" stroked="f" style="position:absolute;left:1057;top:-1991;width:269;height:401;mso-position-vertical:top" type="shapetype_75">
                  <v:imagedata r:id="rId89" o:detectmouseclick="t"/>
                  <w10:wrap type="none"/>
                  <v:stroke color="#3465a4" joinstyle="round" endcap="flat"/>
                </v:shape>
                <v:shape id="shape_0" ID="Picture 142711" stroked="f" style="position:absolute;left:1329;top:-1991;width:8;height:401;mso-position-vertical:top" type="shapetype_75">
                  <v:imagedata r:id="rId90" o:detectmouseclick="t"/>
                  <w10:wrap type="none"/>
                  <v:stroke color="#3465a4" joinstyle="round" endcap="flat"/>
                </v:shape>
                <v:rect id="shape_0" stroked="f" style="position:absolute;left:1241;top:-1910;width:185;height:163;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1165;top:-1983;width:185;height:163;rotation:270;mso-position-vertical:top">
                  <w10:wrap type="none"/>
                  <v:fill o:detectmouseclick="t" on="false"/>
                  <v:stroke color="#3465a4" joinstyle="round" endcap="flat"/>
                </v:rect>
                <v:shape id="shape_0" ID="Picture 142712" stroked="f" style="position:absolute;left:1057;top:-1453;width:269;height:406;mso-position-vertical:top" type="shapetype_75">
                  <v:imagedata r:id="rId91" o:detectmouseclick="t"/>
                  <w10:wrap type="none"/>
                  <v:stroke color="#3465a4" joinstyle="round" endcap="flat"/>
                </v:shape>
                <v:shape id="shape_0" ID="Picture 142713" stroked="f" style="position:absolute;left:1329;top:-1453;width:8;height:406;mso-position-vertical:top" type="shapetype_75">
                  <v:imagedata r:id="rId92" o:detectmouseclick="t"/>
                  <w10:wrap type="none"/>
                  <v:stroke color="#3465a4" joinstyle="round" endcap="flat"/>
                </v:shape>
                <v:rect id="shape_0" stroked="f" style="position:absolute;left:1241;top:-1367;width:185;height:163;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1165;top:-1441;width:185;height:163;rotation:270;mso-position-vertical:top">
                  <w10:wrap type="none"/>
                  <v:fill o:detectmouseclick="t" on="false"/>
                  <v:stroke color="#3465a4" joinstyle="round" endcap="flat"/>
                </v:rect>
                <v:rect id="shape_0" stroked="f" style="position:absolute;left:3861;top:-2423;width:232;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3830;top:-2282;width:113;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5</w:t>
                        </w:r>
                      </w:p>
                    </w:txbxContent>
                  </v:textbox>
                  <w10:wrap type="square"/>
                  <v:fill o:detectmouseclick="t" on="false"/>
                  <v:stroke color="#3465a4" joinstyle="round" endcap="flat"/>
                </v:rect>
                <v:rect id="shape_0" stroked="f" style="position:absolute;left:3919;top:-2282;width:40;height:154;mso-position-vertical:top">
                  <w10:wrap type="none"/>
                  <v:fill o:detectmouseclick="t" on="false"/>
                  <v:stroke color="#3465a4" joinstyle="round" endcap="flat"/>
                </v:rect>
                <v:rect id="shape_0" stroked="f" style="position:absolute;left:3954;top:-2282;width:149;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v:textbox>
                  <w10:wrap type="square"/>
                  <v:fill o:detectmouseclick="t" on="false"/>
                  <v:stroke color="#3465a4" joinstyle="round" endcap="flat"/>
                </v:rect>
                <v:shape id="shape_0" ID="Picture 142706" stroked="f" style="position:absolute;left:3662;top:-1468;width:555;height:437;mso-position-vertical:top" type="shapetype_75">
                  <v:imagedata r:id="rId93" o:detectmouseclick="t"/>
                  <w10:wrap type="none"/>
                  <v:stroke color="#3465a4" joinstyle="round" endcap="flat"/>
                </v:shape>
                <v:shape id="shape_0" ID="Picture 8217" stroked="f" style="position:absolute;left:3658;top:-1466;width:5;height:433;mso-position-vertical:top" type="shapetype_75">
                  <v:imagedata r:id="rId94" o:detectmouseclick="t"/>
                  <w10:wrap type="none"/>
                  <v:stroke color="#3465a4" joinstyle="round" endcap="flat"/>
                </v:shape>
                <v:rect id="shape_0" stroked="f" style="position:absolute;left:3854;top:-1369;width:405;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v:textbox>
                  <w10:wrap type="square"/>
                  <v:fill o:detectmouseclick="t" on="false"/>
                  <v:stroke color="#3465a4" joinstyle="round" endcap="flat"/>
                </v:rect>
                <v:rect id="shape_0" stroked="f" style="position:absolute;left:3771;top:-1369;width:105;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3806;top:-1229;width:150;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3923;top:-1229;width:223;height:15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乌尔瓦</w:t>
                        </w:r>
                      </w:p>
                    </w:txbxContent>
                  </v:textbox>
                  <w10:wrap type="square"/>
                  <v:fill o:detectmouseclick="t" on="false"/>
                  <v:stroke color="#3465a4" joinstyle="round" endcap="flat"/>
                </v:rect>
                <v:rect id="shape_0" stroked="f" style="position:absolute;left:4989;top:-1369;width:405;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v:textbox>
                  <w10:wrap type="square"/>
                  <v:fill o:detectmouseclick="t" on="false"/>
                  <v:stroke color="#3465a4" joinstyle="round" endcap="flat"/>
                </v:rect>
                <v:rect id="shape_0" stroked="f" style="position:absolute;left:4906;top:-1369;width:104;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4954;top:-1229;width:104;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5037;top:-1229;width:232;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v:textbox>
                  <w10:wrap type="square"/>
                  <v:fill o:detectmouseclick="t" on="false"/>
                  <v:stroke color="#3465a4" joinstyle="round" endcap="flat"/>
                </v:rect>
                <v:rect id="shape_0" stroked="f" style="position:absolute;left:5000;top:-1872;width:405;height:15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德维乌</w:t>
                        </w:r>
                      </w:p>
                    </w:txbxContent>
                  </v:textbox>
                  <w10:wrap type="square"/>
                  <v:fill o:detectmouseclick="t" on="false"/>
                  <v:stroke color="#3465a4" joinstyle="round" endcap="flat"/>
                </v:rect>
                <v:rect id="shape_0" stroked="f" style="position:absolute;left:4896;top:-1872;width:131;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4955;top:-1733;width:104;height:15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5037;top:-1733;width:232;height:15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v:textbox>
                  <w10:wrap type="square"/>
                  <v:fill o:detectmouseclick="t" on="false"/>
                  <v:stroke color="#3465a4" joinstyle="round" endcap="flat"/>
                </v:rect>
                <v:rect id="shape_0" stroked="f" style="position:absolute;left:6590;top:-3190;width:1044;height:175;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$;，（WKHUQHW</w:t>
                        </w:r>
                      </w:p>
                    </w:txbxContent>
                  </v:textbox>
                  <w10:wrap type="square"/>
                  <v:fill o:detectmouseclick="t" on="false"/>
                  <v:stroke color="#3465a4" joinstyle="round" endcap="flat"/>
                </v:rect>
                <v:rect id="shape_0" stroked="f" style="position:absolute;left:4992;top:-869;width:396;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WDWXV</w:t>
                        </w:r>
                      </w:p>
                    </w:txbxContent>
                  </v:textbox>
                  <w10:wrap type="square"/>
                  <v:fill o:detectmouseclick="t" on="false"/>
                  <v:stroke color="#3465a4" joinstyle="round" endcap="flat"/>
                </v:rect>
                <v:rect id="shape_0" stroked="f" style="position:absolute;left:4909;top:-869;width:104;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5037;top:-727;width:232;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v:textbox>
                  <w10:wrap type="square"/>
                  <v:fill o:detectmouseclick="t" on="false"/>
                  <v:stroke color="#3465a4" joinstyle="round" endcap="flat"/>
                </v:rect>
                <v:rect id="shape_0" stroked="f" style="position:absolute;left:4954;top:-727;width:104;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477;top:-1369;width:406;height:15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德维乌</w:t>
                        </w:r>
                      </w:p>
                    </w:txbxContent>
                  </v:textbox>
                  <w10:wrap type="square"/>
                  <v:fill o:detectmouseclick="t" on="false"/>
                  <v:stroke color="#3465a4" joinstyle="round" endcap="flat"/>
                </v:rect>
                <v:rect id="shape_0" stroked="f" style="position:absolute;left:6374;top:-1369;width:131;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w:t>
                        </w:r>
                      </w:p>
                    </w:txbxContent>
                  </v:textbox>
                  <w10:wrap type="square"/>
                  <v:fill o:detectmouseclick="t" on="false"/>
                  <v:stroke color="#3465a4" joinstyle="round" endcap="flat"/>
                </v:rect>
                <v:rect id="shape_0" stroked="f" style="position:absolute;left:6515;top:-1229;width:232;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v:textbox>
                  <w10:wrap type="square"/>
                  <v:fill o:detectmouseclick="t" on="false"/>
                  <v:stroke color="#3465a4" joinstyle="round" endcap="flat"/>
                </v:rect>
                <v:rect id="shape_0" stroked="f" style="position:absolute;left:6433;top:-1229;width:104;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shape id="shape_0" ID="Picture 142714" stroked="f" style="position:absolute;left:6283;top:-967;width:555;height:437;mso-position-vertical:top" type="shapetype_75">
                  <v:imagedata r:id="rId95" o:detectmouseclick="t"/>
                  <w10:wrap type="none"/>
                  <v:stroke color="#3465a4" joinstyle="round" endcap="flat"/>
                </v:shape>
                <v:shape id="shape_0" ID="Picture 8246" stroked="f" style="position:absolute;left:6280;top:-964;width:5;height:434;mso-position-vertical:top" type="shapetype_75">
                  <v:imagedata r:id="rId96" o:detectmouseclick="t"/>
                  <w10:wrap type="none"/>
                  <v:stroke color="#3465a4" joinstyle="round" endcap="flat"/>
                </v:shape>
                <v:rect id="shape_0" stroked="f" style="position:absolute;left:6735;top:-810;width:94;height:15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6398;top:-810;width:442;height:15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WDWXV，</w:t>
                        </w:r>
                      </w:p>
                    </w:txbxContent>
                  </v:textbox>
                  <w10:wrap type="square"/>
                  <v:fill o:detectmouseclick="t" on="false"/>
                  <v:stroke color="#3465a4" joinstyle="round" endcap="flat"/>
                </v:rect>
                <v:rect id="shape_0" stroked="f" style="position:absolute;left:6316;top:-810;width:104;height:15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409;top:-1872;width:104;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491;top:-1872;width:342;height:15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奥迪</w:t>
                        </w:r>
                      </w:p>
                    </w:txbxContent>
                  </v:textbox>
                  <w10:wrap type="square"/>
                  <v:fill o:detectmouseclick="t" on="false"/>
                  <v:stroke color="#3465a4" joinstyle="round" endcap="flat"/>
                </v:rect>
                <v:rect id="shape_0" stroked="f" style="position:absolute;left:6515;top:-1733;width:232;height:15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WUP</w:t>
                        </w:r>
                      </w:p>
                    </w:txbxContent>
                  </v:textbox>
                  <w10:wrap type="square"/>
                  <v:fill o:detectmouseclick="t" on="false"/>
                  <v:stroke color="#3465a4" joinstyle="round" endcap="flat"/>
                </v:rect>
                <v:rect id="shape_0" stroked="f" style="position:absolute;left:6433;top:-1733;width:104;height:15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6292;top:-2335;width:717;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&amp;RQWURO，）</w:t>
                        </w:r>
                      </w:p>
                    </w:txbxContent>
                  </v:textbox>
                  <w10:wrap type="square"/>
                  <v:fill o:detectmouseclick="t" on="false"/>
                  <v:stroke color="#3465a4" joinstyle="round" endcap="flat"/>
                </v:rect>
                <v:rect id="shape_0" stroked="f" style="position:absolute;left:3473;top:-5178;width:683;height:17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4"/>
                            <w:sz w:val="14"/>
                            <w:spacing w:val="0"/>
                            <w:vertAlign w:val="baseline"/>
                            <w:position w:val="0"/>
                            <w:dstrike w:val="false"/>
                            <w:strike w:val="false"/>
                            <w:u w:val="none"/>
                            <w:rFonts w:eastAsia="等线" w:cs="等线" w:ascii="等线" w:hAnsi="等线"/>
                            <w:color w:val="00000A"/>
                            <w14:ligatures w14:val="standardContextual"/>
                          </w:rPr>
                          <w:t>，QWHUUXSW</w:t>
                        </w:r>
                      </w:p>
                    </w:txbxContent>
                  </v:textbox>
                  <w10:wrap type="square"/>
                  <v:fill o:detectmouseclick="t" on="false"/>
                  <v:stroke color="#3465a4" joinstyle="round" endcap="flat"/>
                </v:rect>
                <v:rect id="shape_0" stroked="f" style="position:absolute;left:3431;top:-5020;width:795;height:174;mso-position-vertical:top">
                  <v:textbox>
                    <w:txbxContent>
                      <w:p>
                        <w:pPr>
                          <w:overflowPunct w:val="false"/>
                          <w:spacing w:before="0" w:after="160" w:lineRule="auto" w:line="252"/>
                          <w:ind w:hanging="0"/>
                          <w:jc w:val="left"/>
                          <w:rPr/>
                        </w:pPr>
                        <w:r>
                          <w:rPr>
                            <w:smallCaps w:val="false"/>
                            <w:caps w:val="false"/>
                            <w:iCs w:val="false"/>
                            <w:bCs w:val="false"/>
                            <w:szCs w:val="14"/>
                            <w:spacing w:val="0"/>
                            <w:vertAlign w:val="baseline"/>
                            <w:position w:val="0"/>
                            <w:sz w:val="14"/>
                            <w:i w:val="false"/>
                            <w:dstrike w:val="false"/>
                            <w:strike w:val="false"/>
                            <w:u w:val="none"/>
                            <w:b w:val="false"/>
                            <w:sz w:val="14"/>
                            <w:rFonts w:eastAsia="等线" w:cs="等线" w:ascii="等线" w:hAnsi="等线"/>
                            <w:color w:val="00000A"/>
                            <w14:ligatures w14:val="standardContextual"/>
                          </w:rPr>
                          <w:t>&amp;RQWUROOHU</w:t>
                        </w:r>
                      </w:p>
                    </w:txbxContent>
                  </v:textbox>
                  <w10:wrap type="square"/>
                  <v:fill o:detectmouseclick="t" on="false"/>
                  <v:stroke color="#3465a4" joinstyle="round" endcap="flat"/>
                </v:rect>
                <v:shape id="shape_0" ID="Picture 142707" stroked="f" style="position:absolute;left:3662;top:-3023;width:555;height:406;mso-position-vertical:top" type="shapetype_75">
                  <v:imagedata r:id="rId97" o:detectmouseclick="t"/>
                  <w10:wrap type="none"/>
                  <v:stroke color="#3465a4" joinstyle="round" endcap="flat"/>
                </v:shape>
                <v:shape id="shape_0" ID="Picture 8264" stroked="f" style="position:absolute;left:3658;top:-3020;width:5;height:400;mso-position-vertical:top" type="shapetype_75">
                  <v:imagedata r:id="rId98" o:detectmouseclick="t"/>
                  <w10:wrap type="none"/>
                  <v:stroke color="#3465a4" joinstyle="round" endcap="flat"/>
                </v:shape>
                <v:rect id="shape_0" stroked="f" style="position:absolute;left:3682;top:-2882;width:708;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$;/LWH</w:t>
                        </w:r>
                      </w:p>
                    </w:txbxContent>
                  </v:textbox>
                  <w10:wrap type="square"/>
                  <v:fill o:detectmouseclick="t" on="false"/>
                  <v:stroke color="#3465a4" joinstyle="round" endcap="flat"/>
                </v:rect>
                <v:rect id="shape_0" stroked="f" style="position:absolute;left:5293;top:-5934;width:1006;height:164;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6B，QWU2XW</w:t>
                        </w:r>
                      </w:p>
                    </w:txbxContent>
                  </v:textbox>
                  <w10:wrap type="square"/>
                  <v:fill o:detectmouseclick="t" on="false"/>
                  <v:stroke color="#3465a4" joinstyle="round" endcap="flat"/>
                </v:rect>
                <v:rect id="shape_0" stroked="f" style="position:absolute;left:5693;top:-5557;width:1006;height:163;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w:t>
                        </w:r>
                      </w:p>
                    </w:txbxContent>
                  </v:textbox>
                  <w10:wrap type="square"/>
                  <v:fill o:detectmouseclick="t" on="false"/>
                  <v:stroke color="#3465a4" joinstyle="round" endcap="flat"/>
                </v:rect>
                <v:rect id="shape_0" stroked="f" style="position:absolute;left:6027;top:-5498;width:1005;height:162;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t>
                        </w:r>
                      </w:p>
                    </w:txbxContent>
                  </v:textbox>
                  <w10:wrap type="square"/>
                  <v:fill o:detectmouseclick="t" on="false"/>
                  <v:stroke color="#3465a4" joinstyle="round" endcap="flat"/>
                </v:rect>
                <v:rect id="shape_0" stroked="f" style="position:absolute;left:5627;top:-5878;width:1005;height:163;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00B，QWU2XW</w:t>
                        </w:r>
                      </w:p>
                    </w:txbxContent>
                  </v:textbox>
                  <w10:wrap type="square"/>
                  <v:fill o:detectmouseclick="t" on="false"/>
                  <v:stroke color="#3465a4" joinstyle="round" endcap="flat"/>
                </v:rect>
                <v:rect id="shape_0" stroked="f" style="position:absolute;left:2046;top:-2851;width:1210;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v:textbox>
                  <w10:wrap type="square"/>
                  <v:fill o:detectmouseclick="t" on="false"/>
                  <v:stroke color="#3465a4" joinstyle="round" endcap="flat"/>
                </v:rect>
                <v:rect id="shape_0" stroked="f" style="position:absolute;left:2046;top:-2316;width:1210;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v:textbox>
                  <w10:wrap type="square"/>
                  <v:fill o:detectmouseclick="t" on="false"/>
                  <v:stroke color="#3465a4" joinstyle="round" endcap="flat"/>
                </v:rect>
                <v:rect id="shape_0" stroked="f" style="position:absolute;left:1982;top:-1870;width:1211;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v:textbox>
                  <w10:wrap type="square"/>
                  <v:fill o:detectmouseclick="t" on="false"/>
                  <v:stroke color="#3465a4" joinstyle="round" endcap="flat"/>
                </v:rect>
                <v:rect id="shape_0" stroked="f" style="position:absolute;left:2112;top:-1312;width:1210;height:15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$;，，QWHUFRQQHFW</w:t>
                        </w:r>
                      </w:p>
                    </w:txbxContent>
                  </v:textbox>
                  <w10:wrap type="square"/>
                  <v:fill o:detectmouseclick="t" on="false"/>
                  <v:stroke color="#3465a4" joinstyle="round" endcap="flat"/>
                </v:rect>
                <v:rect id="shape_0" stroked="f" style="position:absolute;left:5517;top:-1335;width:985;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v:textbox>
                  <w10:wrap type="square"/>
                  <v:fill o:detectmouseclick="t" on="false"/>
                  <v:stroke color="#3465a4" joinstyle="round" endcap="flat"/>
                </v:rect>
                <v:rect id="shape_0" stroked="f" style="position:absolute;left:5517;top:-801;width:985;height:155;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v:textbox>
                  <w10:wrap type="square"/>
                  <v:fill o:detectmouseclick="t" on="false"/>
                  <v:stroke color="#3465a4" joinstyle="round" endcap="flat"/>
                </v:rect>
                <v:rect id="shape_0" stroked="f" style="position:absolute;left:5387;top:-1826;width:985;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v:textbox>
                  <w10:wrap type="square"/>
                  <v:fill o:detectmouseclick="t" on="false"/>
                  <v:stroke color="#3465a4" joinstyle="round" endcap="flat"/>
                </v:rect>
                <v:rect id="shape_0" stroked="f" style="position:absolute;left:5387;top:-2316;width:985;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$;6WUHDP</w:t>
                        </w:r>
                      </w:p>
                    </w:txbxContent>
                  </v:textbox>
                  <w10:wrap type="square"/>
                  <v:fill o:detectmouseclick="t" on="false"/>
                  <v:stroke color="#3465a4" joinstyle="round" endcap="flat"/>
                </v:rect>
                <v:rect id="shape_0" stroked="f" style="position:absolute;left:7408;top:-96;width:349;height:94;mso-position-vertical:top">
                  <v:textbox>
                    <w:txbxContent>
                      <w:p>
                        <w:pPr>
                          <w:overflowPunct w:val="false"/>
                          <w:spacing w:before="0" w:after="160" w:lineRule="auto" w:line="252"/>
                          <w:ind w:hanging="0"/>
                          <w:jc w:val="left"/>
                          <w:rPr/>
                        </w:pPr>
                        <w:r>
                          <w:rPr>
                            <w:smallCaps w:val="false"/>
                            <w:caps w:val="false"/>
                            <w:iCs w:val="false"/>
                            <w:bCs w:val="false"/>
                            <w:szCs w:val="8"/>
                            <w:spacing w:val="0"/>
                            <w:vertAlign w:val="baseline"/>
                            <w:position w:val="0"/>
                            <w:sz w:val="8"/>
                            <w:i w:val="false"/>
                            <w:dstrike w:val="false"/>
                            <w:strike w:val="false"/>
                            <w:u w:val="none"/>
                            <w:b w:val="false"/>
                            <w:sz w:val="8"/>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1235;top:-2428;width:185;height:162;rotation:270;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3</w:t>
                        </w:r>
                      </w:p>
                    </w:txbxContent>
                  </v:textbox>
                  <w10:wrap type="square"/>
                  <v:fill o:detectmouseclick="t" on="false"/>
                  <v:stroke color="#3465a4" joinstyle="round" endcap="flat"/>
                </v:rect>
                <v:rect id="shape_0" stroked="f" style="position:absolute;left:1160;top:-2497;width:185;height:163;rotation:270;mso-position-vertical:top">
                  <w10:wrap type="none"/>
                  <v:fill o:detectmouseclick="t" on="false"/>
                  <v:stroke color="#3465a4" joinstyle="round" endcap="flat"/>
                </v:rect>
                <v:rect id="shape_0" stroked="f" style="position:absolute;left:5002;top:-2425;width:213;height:15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2"/>
                            <w:sz w:val="12"/>
                            <w:spacing w:val="0"/>
                            <w:vertAlign w:val="baseline"/>
                            <w:position w:val="0"/>
                            <w:dstrike w:val="false"/>
                            <w:strike w:val="false"/>
                            <w:u w:val="none"/>
                            <w:rFonts w:eastAsia="等线" w:cs="等线" w:ascii="等线" w:hAnsi="等线"/>
                            <w:color w:val="00000A"/>
                            <w14:ligatures w14:val="standardContextual"/>
                          </w:rPr>
                          <w:t>吴和</w:t>
                        </w:r>
                      </w:p>
                    </w:txbxContent>
                  </v:textbox>
                  <w10:wrap type="square"/>
                  <v:fill o:detectmouseclick="t" on="false"/>
                  <v:stroke color="#3465a4" joinstyle="round" endcap="flat"/>
                </v:rect>
                <v:rect id="shape_0" stroked="f" style="position:absolute;left:4919;top:-2284;width:433;height:154;mso-position-vertical:top">
                  <v:textbox>
                    <w:txbxContent>
                      <w:p>
                        <w:pPr>
                          <w:overflowPunct w:val="false"/>
                          <w:spacing w:before="0" w:after="160" w:lineRule="auto" w:line="252"/>
                          <w:ind w:hanging="0"/>
                          <w:jc w:val="left"/>
                          <w:rPr/>
                        </w:pPr>
                        <w:r>
                          <w:rPr>
                            <w:smallCaps w:val="false"/>
                            <w:caps w:val="false"/>
                            <w:iCs w:val="false"/>
                            <w:bCs w:val="false"/>
                            <w:szCs w:val="12"/>
                            <w:spacing w:val="0"/>
                            <w:vertAlign w:val="baseline"/>
                            <w:position w:val="0"/>
                            <w:sz w:val="12"/>
                            <w:i w:val="false"/>
                            <w:dstrike w:val="false"/>
                            <w:strike w:val="false"/>
                            <w:u w:val="none"/>
                            <w:b w:val="false"/>
                            <w:sz w:val="12"/>
                            <w:rFonts w:eastAsia="等线" w:cs="等线" w:ascii="等线" w:hAnsi="等线"/>
                            <w:color w:val="00000A"/>
                            <w14:ligatures w14:val="standardContextual"/>
                          </w:rPr>
                          <w:t>6WUP</w:t>
                        </w:r>
                      </w:p>
                    </w:txbxContent>
                  </v:textbox>
                  <w10:wrap type="square"/>
                  <v:fill o:detectmouseclick="t" on="false"/>
                  <v:stroke color="#3465a4" joinstyle="round" endcap="flat"/>
                </v:rect>
              </v:group>
            </w:pict>
          </mc:Fallback>
        </mc:AlternateContent>
      </w:r>
    </w:p>
    <w:p>
      <w:pPr>
        <w:pStyle w:val="Normal"/>
        <w:tabs>
          <w:tab w:val="clear" w:pos="420"/>
          <w:tab w:val="center" w:pos="1734" w:leader="none"/>
          <w:tab w:val="center" w:pos="5651" w:leader="none"/>
        </w:tabs>
        <w:spacing w:lineRule="auto" w:line="264" w:before="0" w:after="219"/>
        <w:ind w:left="0" w:right="0" w:hanging="0"/>
        <w:jc w:val="left"/>
        <w:rPr/>
      </w:pPr>
      <w:r>
        <w:rPr>
          <w:lang w:val="zh-Hans"/>
        </w:rPr>
        <w:tab/>
      </w:r>
      <w:r>
        <w:rPr>
          <w:i/>
          <w:lang w:val="zh-Hans"/>
        </w:rPr>
        <w:t xml:space="preserve">图 </w:t>
      </w:r>
      <w:r>
        <w:rPr>
          <w:i/>
          <w:lang w:val="zh-Hans"/>
        </w:rPr>
        <w:t>3-1</w:t>
      </w:r>
      <w:r>
        <w:rPr>
          <w:i/>
          <w:lang w:val="zh-Hans"/>
        </w:rPr>
        <w:t>：</w:t>
      </w:r>
      <w:r>
        <w:rPr>
          <w:i/>
          <w:lang w:val="zh-Hans"/>
        </w:rPr>
        <w:tab/>
      </w:r>
      <w:r>
        <w:rPr>
          <w:b/>
          <w:lang w:val="zh-Hans"/>
        </w:rPr>
        <w:t xml:space="preserve">典型的 </w:t>
      </w:r>
      <w:r>
        <w:rPr>
          <w:b/>
          <w:lang w:val="zh-Hans"/>
        </w:rPr>
        <w:t xml:space="preserve">MicroBlaze </w:t>
      </w:r>
      <w:r>
        <w:rPr>
          <w:b/>
          <w:lang w:val="zh-Hans"/>
        </w:rPr>
        <w:t>处理器系统配置（</w:t>
      </w:r>
      <w:r>
        <w:rPr>
          <w:b/>
          <w:lang w:val="zh-Hans"/>
        </w:rPr>
        <w:t xml:space="preserve">AXI </w:t>
      </w:r>
      <w:r>
        <w:rPr>
          <w:b/>
          <w:lang w:val="zh-Hans"/>
        </w:rPr>
        <w:t>以太网）</w:t>
      </w:r>
    </w:p>
    <w:p>
      <w:pPr>
        <w:pStyle w:val="Normal"/>
        <w:spacing w:lineRule="auto" w:line="235" w:before="0" w:after="218"/>
        <w:ind w:left="755" w:right="0" w:hanging="10"/>
        <w:jc w:val="left"/>
        <w:rPr/>
      </w:pPr>
      <w:r>
        <w:rPr>
          <w:lang w:val="zh-Hans"/>
        </w:rPr>
        <w:t xml:space="preserve">AXI DMA </w:t>
      </w:r>
      <w:r>
        <w:rPr>
          <w:lang w:val="zh-Hans"/>
        </w:rPr>
        <w:t xml:space="preserve">内核还可以连接到用户系统，而不是使用基于以太网的 </w:t>
      </w:r>
      <w:r>
        <w:rPr>
          <w:lang w:val="zh-Hans"/>
        </w:rPr>
        <w:t>AXI IP</w:t>
      </w:r>
      <w:r>
        <w:rPr>
          <w:lang w:val="zh-Hans"/>
        </w:rPr>
        <w:t xml:space="preserve">。控制和状态流是可选的，只能与基于以太网的 </w:t>
      </w:r>
      <w:r>
        <w:rPr>
          <w:lang w:val="zh-Hans"/>
        </w:rPr>
        <w:t xml:space="preserve">IP </w:t>
      </w:r>
      <w:r>
        <w:rPr>
          <w:lang w:val="zh-Hans"/>
        </w:rPr>
        <w:t>核一起使用。</w:t>
      </w:r>
    </w:p>
    <w:p>
      <w:pPr>
        <w:pStyle w:val="Normal"/>
        <w:spacing w:lineRule="auto" w:line="218" w:before="0" w:after="234"/>
        <w:ind w:left="755" w:right="-13" w:hanging="10"/>
        <w:rPr/>
      </w:pPr>
      <w:r>
        <w:rPr>
          <w:b/>
          <w:i/>
          <w:lang w:val="zh-Hans"/>
        </w:rPr>
        <w:t>注意：</w:t>
      </w:r>
      <w:r>
        <w:rPr>
          <w:sz w:val="20"/>
          <w:lang w:val="zh-Hans"/>
        </w:rPr>
        <w:t>在没有任何设置的情况下（即，在编程运行之前），</w:t>
      </w:r>
      <w:r>
        <w:rPr>
          <w:sz w:val="20"/>
          <w:lang w:val="zh-Hans"/>
        </w:rPr>
        <w:t xml:space="preserve">AXI DMA </w:t>
      </w:r>
      <w:r>
        <w:rPr>
          <w:sz w:val="20"/>
          <w:lang w:val="zh-Hans"/>
        </w:rPr>
        <w:t>将在  接收四拍流数据后将</w:t>
      </w:r>
      <w:r>
        <w:rPr>
          <w:sz w:val="20"/>
          <w:lang w:val="zh-Hans"/>
        </w:rPr>
        <w:t>s_axis_s2mm_tready</w:t>
      </w:r>
      <w:r>
        <w:rPr>
          <w:sz w:val="20"/>
          <w:lang w:val="zh-Hans"/>
        </w:rPr>
        <w:t xml:space="preserve">信号拉低。这将限制输入数据流。要获得最少的限制，请确保将 </w:t>
      </w:r>
      <w:r>
        <w:rPr>
          <w:sz w:val="20"/>
          <w:lang w:val="zh-Hans"/>
        </w:rPr>
        <w:t xml:space="preserve">AXI DMA </w:t>
      </w:r>
      <w:r>
        <w:rPr>
          <w:sz w:val="20"/>
          <w:lang w:val="zh-Hans"/>
        </w:rPr>
        <w:t xml:space="preserve">设置为在实际 </w:t>
      </w:r>
      <w:r>
        <w:rPr>
          <w:sz w:val="20"/>
          <w:lang w:val="zh-Hans"/>
        </w:rPr>
        <w:t xml:space="preserve">data </w:t>
      </w:r>
      <w:r>
        <w:rPr>
          <w:sz w:val="20"/>
          <w:lang w:val="zh-Hans"/>
        </w:rPr>
        <w:t>到达</w:t>
      </w:r>
      <w:r>
        <w:rPr>
          <w:lang w:val="zh-Hans"/>
        </w:rPr>
        <w:t>之前运行。</w:t>
      </w:r>
    </w:p>
    <w:p>
      <w:pPr>
        <w:pStyle w:val="Normal"/>
        <w:spacing w:lineRule="auto" w:line="259" w:before="0" w:after="287"/>
        <w:ind w:left="760" w:right="-7" w:hanging="0"/>
        <w:jc w:val="left"/>
        <w:rPr/>
      </w:pPr>
      <w:r>
        <w:rPr/>
        <mc:AlternateContent>
          <mc:Choice Requires="wpg">
            <w:drawing>
              <wp:inline distT="0" distB="0" distL="0" distR="0" wp14:anchorId="5232E247">
                <wp:extent cx="5921375" cy="25400"/>
                <wp:effectExtent l="0" t="0" r="0" b="0"/>
                <wp:docPr id="110" name="形状80"/>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80" style="position:absolute;margin-left:0pt;margin-top:-2pt;width:466.2pt;height:1.95pt" coordorigin="0,-40" coordsize="9324,39"/>
            </w:pict>
          </mc:Fallback>
        </mc:AlternateContent>
      </w:r>
    </w:p>
    <w:p>
      <w:pPr>
        <w:pStyle w:val="2"/>
        <w:ind w:left="755" w:right="67" w:hanging="10"/>
        <w:rPr/>
      </w:pPr>
      <w:r>
        <w:rPr>
          <w:lang w:val="zh-Hans"/>
        </w:rPr>
        <w:t>时钟</w:t>
      </w:r>
    </w:p>
    <w:p>
      <w:pPr>
        <w:pStyle w:val="Normal"/>
        <w:ind w:left="748" w:right="43" w:hanging="3"/>
        <w:rPr/>
      </w:pPr>
      <w:r>
        <w:rPr>
          <w:lang w:val="zh-Hans"/>
        </w:rPr>
        <w:t>有四个时钟输入：</w:t>
      </w:r>
    </w:p>
    <w:p>
      <w:pPr>
        <w:pStyle w:val="Normal"/>
        <w:numPr>
          <w:ilvl w:val="0"/>
          <w:numId w:val="13"/>
        </w:numPr>
        <w:spacing w:before="0" w:after="164"/>
        <w:ind w:left="1105" w:right="43" w:hanging="360"/>
        <w:rPr/>
      </w:pPr>
      <w:r>
        <w:rPr>
          <w:lang w:val="zh-Hans"/>
        </w:rPr>
        <w:t xml:space="preserve"> </w:t>
      </w:r>
      <w:r>
        <w:rPr>
          <w:lang w:val="zh-Hans"/>
        </w:rPr>
        <w:t xml:space="preserve">MM2S </w:t>
      </w:r>
      <w:r>
        <w:rPr>
          <w:lang w:val="zh-Hans"/>
        </w:rPr>
        <w:t>接口</w:t>
      </w:r>
      <w:r>
        <w:rPr>
          <w:lang w:val="zh-Hans"/>
        </w:rPr>
        <w:t>m_axi_mm2s_aclk</w:t>
      </w:r>
    </w:p>
    <w:p>
      <w:pPr>
        <w:pStyle w:val="Normal"/>
        <w:numPr>
          <w:ilvl w:val="0"/>
          <w:numId w:val="13"/>
        </w:numPr>
        <w:spacing w:before="0" w:after="161"/>
        <w:ind w:left="1105" w:right="43" w:hanging="360"/>
        <w:rPr/>
      </w:pPr>
      <w:r>
        <w:rPr>
          <w:lang w:val="zh-Hans"/>
        </w:rPr>
        <w:t xml:space="preserve"> </w:t>
      </w:r>
      <w:r>
        <w:rPr>
          <w:lang w:val="zh-Hans"/>
        </w:rPr>
        <w:t xml:space="preserve">用于 </w:t>
      </w:r>
      <w:r>
        <w:rPr>
          <w:lang w:val="zh-Hans"/>
        </w:rPr>
        <w:t xml:space="preserve">S2MM </w:t>
      </w:r>
      <w:r>
        <w:rPr>
          <w:lang w:val="zh-Hans"/>
        </w:rPr>
        <w:t>接口的</w:t>
      </w:r>
      <w:r>
        <w:rPr>
          <w:lang w:val="zh-Hans"/>
        </w:rPr>
        <w:t>m_axi_s2mm_aclk</w:t>
      </w:r>
    </w:p>
    <w:p>
      <w:pPr>
        <w:pStyle w:val="Normal"/>
        <w:numPr>
          <w:ilvl w:val="0"/>
          <w:numId w:val="13"/>
        </w:numPr>
        <w:spacing w:before="0" w:after="160"/>
        <w:ind w:left="1105" w:right="43" w:hanging="360"/>
        <w:rPr/>
      </w:pPr>
      <w:r>
        <w:rPr>
          <w:lang w:val="zh-Hans"/>
        </w:rPr>
        <w:t xml:space="preserve"> </w:t>
      </w:r>
      <w:r>
        <w:rPr>
          <w:lang w:val="zh-Hans"/>
        </w:rPr>
        <w:t xml:space="preserve">AXI4-Lite </w:t>
      </w:r>
      <w:r>
        <w:rPr>
          <w:lang w:val="zh-Hans"/>
        </w:rPr>
        <w:t xml:space="preserve">控制接口的  </w:t>
      </w:r>
      <w:r>
        <w:rPr>
          <w:lang w:val="zh-Hans"/>
        </w:rPr>
        <w:t>s_axi_lite_aclk</w:t>
      </w:r>
    </w:p>
    <w:p>
      <w:pPr>
        <w:pStyle w:val="Normal"/>
        <w:numPr>
          <w:ilvl w:val="0"/>
          <w:numId w:val="13"/>
        </w:numPr>
        <w:ind w:left="1105" w:right="43" w:hanging="360"/>
        <w:rPr/>
      </w:pPr>
      <w:r>
        <w:rPr>
          <w:lang w:val="zh-Hans"/>
        </w:rPr>
        <w:t xml:space="preserve"> </w:t>
      </w:r>
      <w:r>
        <w:rPr>
          <w:lang w:val="zh-Hans"/>
        </w:rPr>
        <w:t>分散聚集接口的</w:t>
      </w:r>
      <w:r>
        <w:rPr>
          <w:lang w:val="zh-Hans"/>
        </w:rPr>
        <w:t>m_axi_sg_clk</w:t>
      </w:r>
    </w:p>
    <w:p>
      <w:pPr>
        <w:pStyle w:val="Normal"/>
        <w:ind w:left="748" w:right="43" w:hanging="3"/>
        <w:rPr/>
      </w:pPr>
      <w:r>
        <w:rPr>
          <w:lang w:val="zh-Hans"/>
        </w:rPr>
        <w:t xml:space="preserve">AXI DMA </w:t>
      </w:r>
      <w:r>
        <w:rPr>
          <w:lang w:val="zh-Hans"/>
        </w:rPr>
        <w:t xml:space="preserve">提供两种时钟操作模式：异步和同步。设置启用异步时钟可启用异步模式并创建四个时钟域。这允许高性能用户以比 </w:t>
      </w:r>
      <w:r>
        <w:rPr>
          <w:lang w:val="zh-Hans"/>
        </w:rPr>
        <w:t xml:space="preserve">DMA </w:t>
      </w:r>
      <w:r>
        <w:rPr>
          <w:lang w:val="zh-Hans"/>
        </w:rPr>
        <w:t>控件（例如，</w:t>
      </w:r>
      <w:r>
        <w:rPr>
          <w:lang w:val="zh-Hans"/>
        </w:rPr>
        <w:t xml:space="preserve">AXI4-Lite </w:t>
      </w:r>
      <w:r>
        <w:rPr>
          <w:lang w:val="zh-Hans"/>
        </w:rPr>
        <w:t>接口、</w:t>
      </w:r>
      <w:r>
        <w:rPr>
          <w:lang w:val="zh-Hans"/>
        </w:rPr>
        <w:t xml:space="preserve">SG </w:t>
      </w:r>
      <w:r>
        <w:rPr>
          <w:lang w:val="zh-Hans"/>
        </w:rPr>
        <w:t>引擎、</w:t>
      </w:r>
      <w:r>
        <w:rPr>
          <w:lang w:val="zh-Hans"/>
        </w:rPr>
        <w:t xml:space="preserve">DMA </w:t>
      </w:r>
      <w:r>
        <w:rPr>
          <w:lang w:val="zh-Hans"/>
        </w:rPr>
        <w:t xml:space="preserve">控制器）更高的时钟运行主数据路径，从而帮助 </w:t>
      </w:r>
      <w:r>
        <w:rPr>
          <w:lang w:val="zh-Hans"/>
        </w:rPr>
        <w:t xml:space="preserve">FPGA </w:t>
      </w:r>
      <w:r>
        <w:rPr>
          <w:lang w:val="zh-Hans"/>
        </w:rPr>
        <w:t xml:space="preserve">放置和时序。 </w:t>
      </w:r>
    </w:p>
    <w:p>
      <w:pPr>
        <w:pStyle w:val="Normal"/>
        <w:ind w:left="748" w:right="43" w:hanging="3"/>
        <w:rPr/>
      </w:pPr>
      <w:r>
        <w:rPr>
          <w:lang w:val="zh-Hans"/>
        </w:rPr>
        <w:t>在同步模式下，所有逻辑都在单个时钟域中运行。</w:t>
      </w:r>
      <w:r>
        <w:rPr>
          <w:lang w:val="zh-Hans"/>
        </w:rPr>
        <w:t>m_axi_sg_aclk</w:t>
      </w:r>
      <w:r>
        <w:rPr>
          <w:lang w:val="zh-Hans"/>
        </w:rPr>
        <w:t>，</w:t>
      </w:r>
      <w:r>
        <w:rPr>
          <w:lang w:val="zh-Hans"/>
        </w:rPr>
        <w:t>m_axi_mm2s_aclk</w:t>
      </w:r>
      <w:r>
        <w:rPr>
          <w:lang w:val="zh-Hans"/>
        </w:rPr>
        <w:t>和</w:t>
      </w:r>
      <w:r>
        <w:rPr>
          <w:lang w:val="zh-Hans"/>
        </w:rPr>
        <w:t>m_axi_s2mm_aclk</w:t>
      </w:r>
      <w:r>
        <w:rPr>
          <w:lang w:val="zh-Hans"/>
        </w:rPr>
        <w:t>必须绑定到同一源，</w:t>
      </w:r>
      <w:r>
        <w:rPr>
          <w:lang w:val="zh-Hans"/>
        </w:rPr>
        <w:t>s_axi_lite_aclk</w:t>
      </w:r>
      <w:r>
        <w:rPr>
          <w:lang w:val="zh-Hans"/>
        </w:rPr>
        <w:t>可以连接到较慢的时钟。在异步模式下，时钟可以异步运行，但</w:t>
      </w:r>
      <w:r>
        <w:rPr>
          <w:lang w:val="zh-Hans"/>
        </w:rPr>
        <w:t xml:space="preserve">s_axi_lite_aclk  </w:t>
      </w:r>
      <w:r>
        <w:rPr>
          <w:lang w:val="zh-Hans"/>
        </w:rPr>
        <w:t>必须小于或等于</w:t>
      </w:r>
      <w:r>
        <w:rPr>
          <w:lang w:val="zh-Hans"/>
        </w:rPr>
        <w:t>m_axi_sg_aclk</w:t>
      </w:r>
      <w:r>
        <w:rPr>
          <w:lang w:val="zh-Hans"/>
        </w:rPr>
        <w:t>，</w:t>
      </w:r>
      <w:r>
        <w:rPr>
          <w:lang w:val="zh-Hans"/>
        </w:rPr>
        <w:t>m_axi_sg_aclk</w:t>
      </w:r>
      <w:r>
        <w:rPr>
          <w:lang w:val="zh-Hans"/>
        </w:rPr>
        <w:t>必须小于或等于较慢的</w:t>
      </w:r>
      <w:r>
        <w:rPr>
          <w:lang w:val="zh-Hans"/>
        </w:rPr>
        <w:t>m_axi_mm2s_aclk</w:t>
      </w:r>
      <w:r>
        <w:rPr>
          <w:lang w:val="zh-Hans"/>
        </w:rPr>
        <w:t>或</w:t>
      </w:r>
      <w:r>
        <w:rPr>
          <w:lang w:val="zh-Hans"/>
        </w:rPr>
        <w:t>m_axi_s2mm_aclk</w:t>
      </w:r>
      <w:r>
        <w:rPr>
          <w:lang w:val="zh-Hans"/>
        </w:rPr>
        <w:t>。</w:t>
      </w:r>
    </w:p>
    <w:p>
      <w:pPr>
        <w:pStyle w:val="Normal"/>
        <w:spacing w:before="0" w:after="168"/>
        <w:ind w:left="748" w:right="43" w:hanging="3"/>
        <w:rPr/>
      </w:pPr>
      <w:r>
        <w:rPr>
          <w:lang w:val="zh-Hans"/>
        </w:rPr>
        <w:t>异步模式下信号集与其对应时钟之间的关系如</w:t>
      </w:r>
      <w:r>
        <w:rPr>
          <w:color w:val="0000FF"/>
          <w:lang w:val="zh-Hans"/>
        </w:rPr>
        <w:t>表</w:t>
      </w:r>
      <w:r>
        <w:rPr>
          <w:color w:val="0000FF"/>
          <w:lang w:val="zh-Hans"/>
        </w:rPr>
        <w:t>3-1</w:t>
      </w:r>
      <w:r>
        <w:rPr>
          <w:lang w:val="zh-Hans"/>
        </w:rPr>
        <w:t>所示。</w:t>
      </w:r>
    </w:p>
    <w:p>
      <w:pPr>
        <w:pStyle w:val="Normal"/>
        <w:tabs>
          <w:tab w:val="clear" w:pos="420"/>
          <w:tab w:val="center" w:pos="1214" w:leader="none"/>
          <w:tab w:val="center" w:pos="3786" w:leader="none"/>
        </w:tabs>
        <w:spacing w:lineRule="auto" w:line="264" w:before="0" w:after="3"/>
        <w:ind w:left="0" w:right="0" w:hanging="0"/>
        <w:jc w:val="left"/>
        <w:rPr/>
      </w:pPr>
      <w:r>
        <w:rPr>
          <w:lang w:val="zh-Hans"/>
        </w:rPr>
        <w:tab/>
      </w:r>
      <w:r>
        <w:rPr>
          <w:i/>
          <w:lang w:val="zh-Hans"/>
        </w:rPr>
        <w:t xml:space="preserve">表 </w:t>
      </w:r>
      <w:r>
        <w:rPr>
          <w:i/>
          <w:lang w:val="zh-Hans"/>
        </w:rPr>
        <w:t>3-1</w:t>
      </w:r>
      <w:r>
        <w:rPr>
          <w:i/>
          <w:lang w:val="zh-Hans"/>
        </w:rPr>
        <w:t>：</w:t>
      </w:r>
      <w:r>
        <w:rPr>
          <w:i/>
          <w:lang w:val="zh-Hans"/>
        </w:rPr>
        <w:tab/>
      </w:r>
      <w:r>
        <w:rPr>
          <w:b/>
          <w:lang w:val="zh-Hans"/>
        </w:rPr>
        <w:t>异步模式时钟分布</w:t>
      </w:r>
    </w:p>
    <w:tbl>
      <w:tblPr>
        <w:tblStyle w:val="TableGrid"/>
        <w:tblW w:w="9319" w:type="dxa"/>
        <w:jc w:val="left"/>
        <w:tblInd w:w="760" w:type="dxa"/>
        <w:tblCellMar>
          <w:top w:w="82" w:type="dxa"/>
          <w:left w:w="89" w:type="dxa"/>
          <w:bottom w:w="0" w:type="dxa"/>
          <w:right w:w="115" w:type="dxa"/>
        </w:tblCellMar>
        <w:tblLook w:val="04a0" w:noHBand="0" w:noVBand="1" w:firstColumn="1" w:lastRow="0" w:lastColumn="0" w:firstRow="1"/>
      </w:tblPr>
      <w:tblGrid>
        <w:gridCol w:w="2140"/>
        <w:gridCol w:w="3578"/>
        <w:gridCol w:w="3601"/>
      </w:tblGrid>
      <w:tr>
        <w:trPr>
          <w:trHeight w:val="381" w:hRule="atLeast"/>
        </w:trPr>
        <w:tc>
          <w:tcPr>
            <w:tcW w:w="2140"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时钟源</w:t>
            </w:r>
          </w:p>
        </w:tc>
        <w:tc>
          <w:tcPr>
            <w:tcW w:w="357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 xml:space="preserve">I/O </w:t>
            </w:r>
            <w:r>
              <w:rPr>
                <w:b/>
                <w:lang w:val="zh-Hans"/>
              </w:rPr>
              <w:t>端口（启用分散收集）</w:t>
            </w:r>
          </w:p>
        </w:tc>
        <w:tc>
          <w:tcPr>
            <w:tcW w:w="36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 w:right="0" w:hanging="0"/>
              <w:jc w:val="left"/>
              <w:rPr/>
            </w:pPr>
            <w:r>
              <w:rPr>
                <w:b/>
                <w:lang w:val="zh-Hans"/>
              </w:rPr>
              <w:t xml:space="preserve">I/O </w:t>
            </w:r>
            <w:r>
              <w:rPr>
                <w:b/>
                <w:lang w:val="zh-Hans"/>
              </w:rPr>
              <w:t>端口（禁用分散收集）</w:t>
            </w:r>
          </w:p>
        </w:tc>
      </w:tr>
      <w:tr>
        <w:trPr>
          <w:trHeight w:val="1280" w:hRule="atLeast"/>
        </w:trPr>
        <w:tc>
          <w:tcPr>
            <w:tcW w:w="2140" w:type="dxa"/>
            <w:tcBorders>
              <w:top w:val="single" w:sz="12" w:space="0" w:color="B20838"/>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s_axi_lite_aclk</w:t>
            </w:r>
          </w:p>
        </w:tc>
        <w:tc>
          <w:tcPr>
            <w:tcW w:w="357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1277" w:hanging="0"/>
              <w:jc w:val="left"/>
              <w:rPr/>
            </w:pPr>
            <w:r>
              <w:rPr>
                <w:sz w:val="19"/>
                <w:lang w:val="zh-Hans"/>
              </w:rPr>
              <w:t>所有</w:t>
            </w:r>
            <w:r>
              <w:rPr>
                <w:sz w:val="19"/>
                <w:lang w:val="zh-Hans"/>
              </w:rPr>
              <w:t>s_axi_lite_*</w:t>
            </w:r>
            <w:r>
              <w:rPr>
                <w:sz w:val="19"/>
                <w:lang w:val="zh-Hans"/>
              </w:rPr>
              <w:t>信号</w:t>
            </w:r>
            <w:r>
              <w:rPr>
                <w:sz w:val="19"/>
                <w:lang w:val="zh-Hans"/>
              </w:rPr>
              <w:t>mm2s_introut s2mm_introut axi_resetn</w:t>
            </w:r>
          </w:p>
        </w:tc>
        <w:tc>
          <w:tcPr>
            <w:tcW w:w="360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1301" w:hanging="0"/>
              <w:jc w:val="left"/>
              <w:rPr/>
            </w:pPr>
            <w:r>
              <w:rPr>
                <w:sz w:val="19"/>
                <w:lang w:val="zh-Hans"/>
              </w:rPr>
              <w:t>所有</w:t>
            </w:r>
            <w:r>
              <w:rPr>
                <w:sz w:val="19"/>
                <w:lang w:val="zh-Hans"/>
              </w:rPr>
              <w:t>s_axi_lite_*</w:t>
            </w:r>
            <w:r>
              <w:rPr>
                <w:sz w:val="19"/>
                <w:lang w:val="zh-Hans"/>
              </w:rPr>
              <w:t>信号</w:t>
            </w:r>
            <w:r>
              <w:rPr>
                <w:sz w:val="19"/>
                <w:lang w:val="zh-Hans"/>
              </w:rPr>
              <w:t>mm2s_introut s2mm_introut axi_resetn</w:t>
            </w:r>
          </w:p>
        </w:tc>
      </w:tr>
      <w:tr>
        <w:trPr>
          <w:trHeight w:val="349" w:hRule="atLeast"/>
        </w:trPr>
        <w:tc>
          <w:tcPr>
            <w:tcW w:w="2140"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m_axi_sg_aclk</w:t>
            </w:r>
          </w:p>
        </w:tc>
        <w:tc>
          <w:tcPr>
            <w:tcW w:w="357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所有</w:t>
            </w:r>
            <w:r>
              <w:rPr>
                <w:sz w:val="19"/>
                <w:lang w:val="zh-Hans"/>
              </w:rPr>
              <w:t>m_axi_sg_*</w:t>
            </w:r>
            <w:r>
              <w:rPr>
                <w:sz w:val="19"/>
                <w:lang w:val="zh-Hans"/>
              </w:rPr>
              <w:t>信号</w:t>
            </w:r>
          </w:p>
        </w:tc>
        <w:tc>
          <w:tcPr>
            <w:tcW w:w="36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不适用</w:t>
            </w:r>
          </w:p>
        </w:tc>
      </w:tr>
      <w:tr>
        <w:trPr>
          <w:trHeight w:val="1280" w:hRule="atLeast"/>
        </w:trPr>
        <w:tc>
          <w:tcPr>
            <w:tcW w:w="214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m_axi_mm2s_aclk</w:t>
            </w:r>
          </w:p>
        </w:tc>
        <w:tc>
          <w:tcPr>
            <w:tcW w:w="357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890" w:hanging="0"/>
              <w:jc w:val="left"/>
              <w:rPr/>
            </w:pPr>
            <w:r>
              <w:rPr>
                <w:sz w:val="19"/>
                <w:lang w:val="zh-Hans"/>
              </w:rPr>
              <w:t xml:space="preserve">所有 </w:t>
            </w:r>
            <w:r>
              <w:rPr>
                <w:sz w:val="19"/>
                <w:lang w:val="zh-Hans"/>
              </w:rPr>
              <w:t xml:space="preserve">m_axi_mm2s_* </w:t>
            </w:r>
            <w:r>
              <w:rPr>
                <w:sz w:val="19"/>
                <w:lang w:val="zh-Hans"/>
              </w:rPr>
              <w:t xml:space="preserve">信号 所有 </w:t>
            </w:r>
            <w:r>
              <w:rPr>
                <w:sz w:val="19"/>
                <w:lang w:val="zh-Hans"/>
              </w:rPr>
              <w:t xml:space="preserve">m_axis_mm2s_* </w:t>
            </w:r>
            <w:r>
              <w:rPr>
                <w:sz w:val="19"/>
                <w:lang w:val="zh-Hans"/>
              </w:rPr>
              <w:t xml:space="preserve">信号 </w:t>
            </w:r>
            <w:r>
              <w:rPr>
                <w:sz w:val="19"/>
                <w:lang w:val="zh-Hans"/>
              </w:rPr>
              <w:t>mm2s_prmry_reset_out_n mm2s_cntrl_reset_out_n</w:t>
            </w:r>
          </w:p>
        </w:tc>
        <w:tc>
          <w:tcPr>
            <w:tcW w:w="360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915" w:hanging="0"/>
              <w:jc w:val="left"/>
              <w:rPr/>
            </w:pPr>
            <w:r>
              <w:rPr>
                <w:sz w:val="19"/>
                <w:lang w:val="zh-Hans"/>
              </w:rPr>
              <w:t>所有</w:t>
            </w:r>
            <w:r>
              <w:rPr>
                <w:sz w:val="19"/>
                <w:lang w:val="zh-Hans"/>
              </w:rPr>
              <w:t>m_axi_mm2s_*</w:t>
            </w:r>
            <w:r>
              <w:rPr>
                <w:sz w:val="19"/>
                <w:lang w:val="zh-Hans"/>
              </w:rPr>
              <w:t>信号 所有</w:t>
            </w:r>
            <w:r>
              <w:rPr>
                <w:sz w:val="19"/>
                <w:lang w:val="zh-Hans"/>
              </w:rPr>
              <w:t>m_axis_mm2s_*</w:t>
            </w:r>
            <w:r>
              <w:rPr>
                <w:sz w:val="19"/>
                <w:lang w:val="zh-Hans"/>
              </w:rPr>
              <w:t>信号</w:t>
            </w:r>
            <w:r>
              <w:rPr>
                <w:sz w:val="19"/>
                <w:lang w:val="zh-Hans"/>
              </w:rPr>
              <w:t>mm2s_prmry_reset_out_n</w:t>
            </w:r>
          </w:p>
        </w:tc>
      </w:tr>
      <w:tr>
        <w:trPr>
          <w:trHeight w:val="1280" w:hRule="atLeast"/>
        </w:trPr>
        <w:tc>
          <w:tcPr>
            <w:tcW w:w="2140"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m_axi_s2mm_aclk</w:t>
            </w:r>
          </w:p>
        </w:tc>
        <w:tc>
          <w:tcPr>
            <w:tcW w:w="357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890" w:hanging="0"/>
              <w:jc w:val="left"/>
              <w:rPr/>
            </w:pPr>
            <w:r>
              <w:rPr>
                <w:sz w:val="19"/>
                <w:lang w:val="zh-Hans"/>
              </w:rPr>
              <w:t>所有</w:t>
            </w:r>
            <w:r>
              <w:rPr>
                <w:sz w:val="19"/>
                <w:lang w:val="zh-Hans"/>
              </w:rPr>
              <w:t>m_axi_s2mm_*</w:t>
            </w:r>
            <w:r>
              <w:rPr>
                <w:sz w:val="19"/>
                <w:lang w:val="zh-Hans"/>
              </w:rPr>
              <w:t>信号 所有</w:t>
            </w:r>
            <w:r>
              <w:rPr>
                <w:sz w:val="19"/>
                <w:lang w:val="zh-Hans"/>
              </w:rPr>
              <w:t>s_axis_s2mm_*</w:t>
            </w:r>
            <w:r>
              <w:rPr>
                <w:sz w:val="19"/>
                <w:lang w:val="zh-Hans"/>
              </w:rPr>
              <w:t>信号</w:t>
            </w:r>
            <w:r>
              <w:rPr>
                <w:sz w:val="19"/>
                <w:lang w:val="zh-Hans"/>
              </w:rPr>
              <w:t>s2mm_prmry_reset_out_n s2mm_sts_reset_out_n</w:t>
            </w:r>
          </w:p>
        </w:tc>
        <w:tc>
          <w:tcPr>
            <w:tcW w:w="3601"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915" w:hanging="0"/>
              <w:jc w:val="left"/>
              <w:rPr/>
            </w:pPr>
            <w:r>
              <w:rPr>
                <w:sz w:val="19"/>
                <w:lang w:val="zh-Hans"/>
              </w:rPr>
              <w:t>所有</w:t>
            </w:r>
            <w:r>
              <w:rPr>
                <w:sz w:val="19"/>
                <w:lang w:val="zh-Hans"/>
              </w:rPr>
              <w:t>m_axi_s2mm_*</w:t>
            </w:r>
            <w:r>
              <w:rPr>
                <w:sz w:val="19"/>
                <w:lang w:val="zh-Hans"/>
              </w:rPr>
              <w:t>信号 所有</w:t>
            </w:r>
            <w:r>
              <w:rPr>
                <w:sz w:val="19"/>
                <w:lang w:val="zh-Hans"/>
              </w:rPr>
              <w:t>s_axis_s2mm_*</w:t>
            </w:r>
            <w:r>
              <w:rPr>
                <w:sz w:val="19"/>
                <w:lang w:val="zh-Hans"/>
              </w:rPr>
              <w:t>信号</w:t>
            </w:r>
            <w:r>
              <w:rPr>
                <w:sz w:val="19"/>
                <w:lang w:val="zh-Hans"/>
              </w:rPr>
              <w:t>s2mm_prmry_reset_out_n</w:t>
            </w:r>
          </w:p>
        </w:tc>
      </w:tr>
    </w:tbl>
    <w:p>
      <w:pPr>
        <w:pStyle w:val="Normal"/>
        <w:spacing w:lineRule="auto" w:line="259" w:before="0" w:after="287"/>
        <w:ind w:left="760" w:right="-7" w:hanging="0"/>
        <w:jc w:val="left"/>
        <w:rPr/>
      </w:pPr>
      <w:r>
        <w:rPr/>
        <mc:AlternateContent>
          <mc:Choice Requires="wpg">
            <w:drawing>
              <wp:inline distT="0" distB="0" distL="0" distR="0" wp14:anchorId="26D8413C">
                <wp:extent cx="5921375" cy="25400"/>
                <wp:effectExtent l="0" t="0" r="0" b="0"/>
                <wp:docPr id="111" name="形状81"/>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81" style="position:absolute;margin-left:0pt;margin-top:-2pt;width:466.2pt;height:1.95pt" coordorigin="0,-40" coordsize="9324,39"/>
            </w:pict>
          </mc:Fallback>
        </mc:AlternateContent>
      </w:r>
    </w:p>
    <w:p>
      <w:pPr>
        <w:pStyle w:val="2"/>
        <w:ind w:left="755" w:right="67" w:hanging="10"/>
        <w:rPr/>
      </w:pPr>
      <w:r>
        <w:rPr>
          <w:lang w:val="zh-Hans"/>
        </w:rPr>
        <w:t>重 置</w:t>
      </w:r>
    </w:p>
    <w:p>
      <w:pPr>
        <w:pStyle w:val="Normal"/>
        <w:ind w:left="748" w:right="43" w:hanging="3"/>
        <w:rPr/>
      </w:pPr>
      <w:r>
        <w:rPr>
          <w:lang w:val="zh-Hans"/>
        </w:rPr>
        <w:t>axi_resetn</w:t>
      </w:r>
      <w:r>
        <w:rPr>
          <w:lang w:val="zh-Hans"/>
        </w:rPr>
        <w:t>信号需要至少置位</w:t>
      </w:r>
      <w:r>
        <w:rPr>
          <w:lang w:val="zh-Hans"/>
        </w:rPr>
        <w:t>16</w:t>
      </w:r>
      <w:r>
        <w:rPr>
          <w:lang w:val="zh-Hans"/>
        </w:rPr>
        <w:t>个最慢的时钟周期，并且需要同步到</w:t>
      </w:r>
      <w:r>
        <w:rPr>
          <w:lang w:val="zh-Hans"/>
        </w:rPr>
        <w:t>s_axi_lite_aclk</w:t>
      </w:r>
      <w:r>
        <w:rPr>
          <w:lang w:val="zh-Hans"/>
        </w:rPr>
        <w:t>。</w:t>
      </w:r>
    </w:p>
    <w:p>
      <w:pPr>
        <w:pStyle w:val="Normal"/>
        <w:spacing w:lineRule="auto" w:line="259" w:before="0" w:after="286"/>
        <w:ind w:left="760" w:right="-7" w:hanging="0"/>
        <w:jc w:val="left"/>
        <w:rPr/>
      </w:pPr>
      <w:r>
        <w:rPr/>
        <mc:AlternateContent>
          <mc:Choice Requires="wpg">
            <w:drawing>
              <wp:inline distT="0" distB="0" distL="0" distR="0" wp14:anchorId="532E8C45">
                <wp:extent cx="5921375" cy="25400"/>
                <wp:effectExtent l="0" t="0" r="0" b="0"/>
                <wp:docPr id="112" name="形状82"/>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82" style="position:absolute;margin-left:0pt;margin-top:-2pt;width:466.2pt;height:1.95pt" coordorigin="0,-40" coordsize="9324,39"/>
            </w:pict>
          </mc:Fallback>
        </mc:AlternateContent>
      </w:r>
    </w:p>
    <w:p>
      <w:pPr>
        <w:pStyle w:val="2"/>
        <w:spacing w:before="0" w:after="153"/>
        <w:ind w:left="755" w:right="67" w:hanging="10"/>
        <w:rPr/>
      </w:pPr>
      <w:r>
        <w:rPr>
          <w:lang w:val="zh-Hans"/>
        </w:rPr>
        <w:t>编程顺序</w:t>
      </w:r>
    </w:p>
    <w:p>
      <w:pPr>
        <w:pStyle w:val="3"/>
        <w:ind w:left="755" w:right="67" w:hanging="10"/>
        <w:rPr/>
      </w:pPr>
      <w:r>
        <w:rPr>
          <w:lang w:val="zh-Hans"/>
        </w:rPr>
        <w:t xml:space="preserve">直接寄存器模式（简单 </w:t>
      </w:r>
      <w:r>
        <w:rPr>
          <w:lang w:val="zh-Hans"/>
        </w:rPr>
        <w:t>DMA</w:t>
      </w:r>
      <w:r>
        <w:rPr>
          <w:lang w:val="zh-Hans"/>
        </w:rPr>
        <w:t>）</w:t>
      </w:r>
    </w:p>
    <w:p>
      <w:pPr>
        <w:pStyle w:val="Normal"/>
        <w:ind w:left="748" w:right="43" w:hanging="3"/>
        <w:rPr/>
      </w:pPr>
      <w:r>
        <w:rPr>
          <w:lang w:val="zh-Hans"/>
        </w:rPr>
        <w:t xml:space="preserve">直接寄存器模式（分散收集引擎已禁用）提供了一种配置，用于在 </w:t>
      </w:r>
      <w:r>
        <w:rPr>
          <w:lang w:val="zh-Hans"/>
        </w:rPr>
        <w:t xml:space="preserve">MM2S </w:t>
      </w:r>
      <w:r>
        <w:rPr>
          <w:lang w:val="zh-Hans"/>
        </w:rPr>
        <w:t xml:space="preserve">和 </w:t>
      </w:r>
      <w:r>
        <w:rPr>
          <w:lang w:val="zh-Hans"/>
        </w:rPr>
        <w:t xml:space="preserve">S2MM </w:t>
      </w:r>
      <w:r>
        <w:rPr>
          <w:lang w:val="zh-Hans"/>
        </w:rPr>
        <w:t xml:space="preserve">通道上执行简单的 </w:t>
      </w:r>
      <w:r>
        <w:rPr>
          <w:lang w:val="zh-Hans"/>
        </w:rPr>
        <w:t xml:space="preserve">DMA </w:t>
      </w:r>
      <w:r>
        <w:rPr>
          <w:lang w:val="zh-Hans"/>
        </w:rPr>
        <w:t xml:space="preserve">传输，这需要较少的 </w:t>
      </w:r>
      <w:r>
        <w:rPr>
          <w:lang w:val="zh-Hans"/>
        </w:rPr>
        <w:t xml:space="preserve">FPGA </w:t>
      </w:r>
      <w:r>
        <w:rPr>
          <w:lang w:val="zh-Hans"/>
        </w:rPr>
        <w:t>资源利用率。传输是通过访问</w:t>
      </w:r>
      <w:r>
        <w:rPr>
          <w:lang w:val="zh-Hans"/>
        </w:rPr>
        <w:t>DMACR</w:t>
      </w:r>
      <w:r>
        <w:rPr>
          <w:lang w:val="zh-Hans"/>
        </w:rPr>
        <w:t xml:space="preserve">，地址上的源或目的地以及长度寄存器来启动的。传输完成后，将进行 </w:t>
      </w:r>
      <w:r>
        <w:rPr>
          <w:lang w:val="zh-Hans"/>
        </w:rPr>
        <w:t>DMASR</w:t>
      </w:r>
      <w:r>
        <w:rPr>
          <w:lang w:val="zh-Hans"/>
        </w:rPr>
        <w:t>。</w:t>
      </w:r>
      <w:r>
        <w:rPr>
          <w:lang w:val="zh-Hans"/>
        </w:rPr>
        <w:t>IOC_Irq</w:t>
      </w:r>
      <w:r>
        <w:rPr>
          <w:lang w:val="zh-Hans"/>
        </w:rPr>
        <w:t>断言关联的通道，如果启用，则会生成中断输出。</w:t>
      </w:r>
    </w:p>
    <w:p>
      <w:pPr>
        <w:pStyle w:val="Normal"/>
        <w:ind w:left="748" w:right="43" w:hanging="3"/>
        <w:rPr/>
      </w:pPr>
      <w:r>
        <w:rPr>
          <w:lang w:val="zh-Hans"/>
        </w:rPr>
        <w:t xml:space="preserve">MM2S </w:t>
      </w:r>
      <w:r>
        <w:rPr>
          <w:lang w:val="zh-Hans"/>
        </w:rPr>
        <w:t xml:space="preserve">通道的 </w:t>
      </w:r>
      <w:r>
        <w:rPr>
          <w:lang w:val="zh-Hans"/>
        </w:rPr>
        <w:t xml:space="preserve">DMA </w:t>
      </w:r>
      <w:r>
        <w:rPr>
          <w:lang w:val="zh-Hans"/>
        </w:rPr>
        <w:t>操作按以下顺序设置和启动：</w:t>
      </w:r>
    </w:p>
    <w:p>
      <w:pPr>
        <w:pStyle w:val="Normal"/>
        <w:numPr>
          <w:ilvl w:val="0"/>
          <w:numId w:val="14"/>
        </w:numPr>
        <w:ind w:left="1105" w:right="43" w:hanging="360"/>
        <w:rPr/>
      </w:pPr>
      <w:r>
        <w:rPr>
          <w:lang w:val="zh-Hans"/>
        </w:rPr>
        <w:t>通过将运行</w:t>
      </w:r>
      <w:r>
        <w:rPr>
          <w:lang w:val="zh-Hans"/>
        </w:rPr>
        <w:t>/</w:t>
      </w:r>
      <w:r>
        <w:rPr>
          <w:lang w:val="zh-Hans"/>
        </w:rPr>
        <w:t xml:space="preserve">停止位设置为 </w:t>
      </w:r>
      <w:r>
        <w:rPr>
          <w:lang w:val="zh-Hans"/>
        </w:rPr>
        <w:t xml:space="preserve">1 </w:t>
      </w:r>
      <w:r>
        <w:rPr>
          <w:lang w:val="zh-Hans"/>
        </w:rPr>
        <w:t>（</w:t>
      </w:r>
      <w:r>
        <w:rPr>
          <w:lang w:val="zh-Hans"/>
        </w:rPr>
        <w:t xml:space="preserve">MM2S_DMACR </w:t>
      </w:r>
      <w:r>
        <w:rPr>
          <w:lang w:val="zh-Hans"/>
        </w:rPr>
        <w:t xml:space="preserve">来启动 </w:t>
      </w:r>
      <w:r>
        <w:rPr>
          <w:lang w:val="zh-Hans"/>
        </w:rPr>
        <w:t xml:space="preserve">MM2S </w:t>
      </w:r>
      <w:r>
        <w:rPr>
          <w:lang w:val="zh-Hans"/>
        </w:rPr>
        <w:t>通道运行。</w:t>
      </w:r>
      <w:r>
        <w:rPr>
          <w:lang w:val="zh-Hans"/>
        </w:rPr>
        <w:t>RS = 1</w:t>
      </w:r>
      <w:r>
        <w:rPr>
          <w:lang w:val="zh-Hans"/>
        </w:rPr>
        <w:t>）。停止的位（</w:t>
      </w:r>
      <w:r>
        <w:rPr>
          <w:lang w:val="zh-Hans"/>
        </w:rPr>
        <w:t>DMASR.</w:t>
      </w:r>
      <w:r>
        <w:rPr>
          <w:lang w:val="zh-Hans"/>
        </w:rPr>
        <w:t xml:space="preserve">已停止）应取消断言，指示 </w:t>
      </w:r>
      <w:r>
        <w:rPr>
          <w:lang w:val="zh-Hans"/>
        </w:rPr>
        <w:t xml:space="preserve">MM2S </w:t>
      </w:r>
      <w:r>
        <w:rPr>
          <w:lang w:val="zh-Hans"/>
        </w:rPr>
        <w:t>通道正在运行。</w:t>
      </w:r>
    </w:p>
    <w:p>
      <w:pPr>
        <w:pStyle w:val="Normal"/>
        <w:numPr>
          <w:ilvl w:val="0"/>
          <w:numId w:val="14"/>
        </w:numPr>
        <w:spacing w:before="0" w:after="21"/>
        <w:ind w:left="1105" w:right="43" w:hanging="360"/>
        <w:rPr/>
      </w:pPr>
      <w:r>
        <w:rPr>
          <w:lang w:val="zh-Hans"/>
        </w:rPr>
        <w:t xml:space="preserve">如果需要，通过写入 </w:t>
      </w:r>
      <w:r>
        <w:rPr>
          <w:lang w:val="zh-Hans"/>
        </w:rPr>
        <w:t xml:space="preserve">1 </w:t>
      </w:r>
      <w:r>
        <w:rPr>
          <w:lang w:val="zh-Hans"/>
        </w:rPr>
        <w:t xml:space="preserve">到 </w:t>
      </w:r>
      <w:r>
        <w:rPr>
          <w:lang w:val="zh-Hans"/>
        </w:rPr>
        <w:t xml:space="preserve">MM2S_DMACR </w:t>
      </w:r>
      <w:r>
        <w:rPr>
          <w:lang w:val="zh-Hans"/>
        </w:rPr>
        <w:t>来启用中断。</w:t>
      </w:r>
      <w:r>
        <w:rPr>
          <w:lang w:val="zh-Hans"/>
        </w:rPr>
        <w:t>IOC_IrqEn</w:t>
      </w:r>
      <w:r>
        <w:rPr>
          <w:lang w:val="zh-Hans"/>
        </w:rPr>
        <w:t xml:space="preserve">和 </w:t>
      </w:r>
    </w:p>
    <w:p>
      <w:pPr>
        <w:pStyle w:val="Normal"/>
        <w:spacing w:before="0" w:after="152"/>
        <w:ind w:left="1123" w:right="43" w:hanging="3"/>
        <w:rPr/>
      </w:pPr>
      <w:r>
        <w:rPr>
          <w:lang w:val="zh-Hans"/>
        </w:rPr>
        <w:t>MM2S_DMACR</w:t>
      </w:r>
      <w:r>
        <w:rPr>
          <w:lang w:val="zh-Hans"/>
        </w:rPr>
        <w:t>。</w:t>
      </w:r>
      <w:r>
        <w:rPr>
          <w:lang w:val="zh-Hans"/>
        </w:rPr>
        <w:t>Err_Irq</w:t>
      </w:r>
      <w:r>
        <w:rPr>
          <w:lang w:val="zh-Hans"/>
        </w:rPr>
        <w:t xml:space="preserve">恩。将 </w:t>
      </w:r>
      <w:r>
        <w:rPr>
          <w:lang w:val="zh-Hans"/>
        </w:rPr>
        <w:t xml:space="preserve">AXI DMA </w:t>
      </w:r>
      <w:r>
        <w:rPr>
          <w:lang w:val="zh-Hans"/>
        </w:rPr>
        <w:t>配置为直接寄存器模式时，不使用延迟中断、延迟计数和阈值计数。</w:t>
      </w:r>
    </w:p>
    <w:p>
      <w:pPr>
        <w:pStyle w:val="Normal"/>
        <w:numPr>
          <w:ilvl w:val="0"/>
          <w:numId w:val="14"/>
        </w:numPr>
        <w:spacing w:before="0" w:after="274"/>
        <w:ind w:left="1105" w:right="43" w:hanging="360"/>
        <w:rPr/>
      </w:pPr>
      <w:r>
        <w:rPr>
          <w:lang w:val="zh-Hans"/>
        </w:rPr>
        <w:t>将有效的源地址写入</w:t>
      </w:r>
      <w:r>
        <w:rPr>
          <w:lang w:val="zh-Hans"/>
        </w:rPr>
        <w:t>MM2S_SA</w:t>
      </w:r>
      <w:r>
        <w:rPr>
          <w:lang w:val="zh-Hans"/>
        </w:rPr>
        <w:t xml:space="preserve">寄存器。如果为大于 </w:t>
      </w:r>
      <w:r>
        <w:rPr>
          <w:lang w:val="zh-Hans"/>
        </w:rPr>
        <w:t xml:space="preserve">32 </w:t>
      </w:r>
      <w:r>
        <w:rPr>
          <w:lang w:val="zh-Hans"/>
        </w:rPr>
        <w:t xml:space="preserve">的地址空间配置了 </w:t>
      </w:r>
      <w:r>
        <w:rPr>
          <w:lang w:val="zh-Hans"/>
        </w:rPr>
        <w:t>AXI DMA</w:t>
      </w:r>
      <w:r>
        <w:rPr>
          <w:lang w:val="zh-Hans"/>
        </w:rPr>
        <w:t>，则对</w:t>
      </w:r>
      <w:r>
        <w:rPr>
          <w:lang w:val="zh-Hans"/>
        </w:rPr>
        <w:t xml:space="preserve">MSB </w:t>
      </w:r>
      <w:r>
        <w:rPr>
          <w:lang w:val="zh-Hans"/>
        </w:rPr>
        <w:t>寄存器</w:t>
      </w:r>
      <w:r>
        <w:rPr>
          <w:lang w:val="zh-Hans"/>
        </w:rPr>
        <w:t>MM2S_SA</w:t>
      </w:r>
      <w:r>
        <w:rPr>
          <w:lang w:val="zh-Hans"/>
        </w:rPr>
        <w:t xml:space="preserve">进行编程。如果未为数据重新对齐配置 </w:t>
      </w:r>
      <w:r>
        <w:rPr>
          <w:lang w:val="zh-Hans"/>
        </w:rPr>
        <w:t>AXI DMA</w:t>
      </w:r>
      <w:r>
        <w:rPr>
          <w:lang w:val="zh-Hans"/>
        </w:rPr>
        <w:t>，则必须对齐有效的地址，否则会出现未定义的结果。被视为对齐或不对齐的内容基于流数据宽度。在</w:t>
      </w:r>
      <w:r>
        <w:rPr>
          <w:lang w:val="zh-Hans"/>
        </w:rPr>
        <w:t>Mi cro</w:t>
      </w:r>
      <w:r>
        <w:rPr>
          <w:lang w:val="zh-Hans"/>
        </w:rPr>
        <w:t>模式下配置</w:t>
      </w:r>
      <w:r>
        <w:rPr>
          <w:lang w:val="zh-Hans"/>
        </w:rPr>
        <w:t>AXI_DMA</w:t>
      </w:r>
      <w:r>
        <w:rPr>
          <w:lang w:val="zh-Hans"/>
        </w:rPr>
        <w:t>时，您有责任指定正确的地址。</w:t>
      </w:r>
      <w:r>
        <w:rPr>
          <w:lang w:val="zh-Hans"/>
        </w:rPr>
        <w:t>Micro DMA</w:t>
      </w:r>
      <w:r>
        <w:rPr>
          <w:lang w:val="zh-Hans"/>
        </w:rPr>
        <w:t>不负责</w:t>
      </w:r>
      <w:r>
        <w:rPr>
          <w:lang w:val="zh-Hans"/>
        </w:rPr>
        <w:t>4K</w:t>
      </w:r>
      <w:r>
        <w:rPr>
          <w:lang w:val="zh-Hans"/>
        </w:rPr>
        <w:t>边界。</w:t>
      </w:r>
    </w:p>
    <w:p>
      <w:pPr>
        <w:pStyle w:val="Normal"/>
        <w:spacing w:lineRule="auto" w:line="235" w:before="0" w:after="154"/>
        <w:ind w:left="1130" w:right="0" w:hanging="10"/>
        <w:jc w:val="left"/>
        <w:rPr/>
      </w:pPr>
      <w:r>
        <w:rPr>
          <w:lang w:val="zh-Hans"/>
        </w:rPr>
        <w:t xml:space="preserve">例如，如果内存映射数据宽度 </w:t>
      </w:r>
      <w:r>
        <w:rPr>
          <w:lang w:val="zh-Hans"/>
        </w:rPr>
        <w:t>= 32</w:t>
      </w:r>
      <w:r>
        <w:rPr>
          <w:lang w:val="zh-Hans"/>
        </w:rPr>
        <w:t>，则数据位于字偏移量（</w:t>
      </w:r>
      <w:r>
        <w:rPr>
          <w:lang w:val="zh-Hans"/>
        </w:rPr>
        <w:t xml:space="preserve">32 </w:t>
      </w:r>
      <w:r>
        <w:rPr>
          <w:lang w:val="zh-Hans"/>
        </w:rPr>
        <w:t>位偏移量）处（即</w:t>
      </w:r>
      <w:r>
        <w:rPr>
          <w:lang w:val="zh-Hans"/>
        </w:rPr>
        <w:t>0x0</w:t>
      </w:r>
      <w:r>
        <w:rPr>
          <w:lang w:val="zh-Hans"/>
        </w:rPr>
        <w:t>、</w:t>
      </w:r>
      <w:r>
        <w:rPr>
          <w:lang w:val="zh-Hans"/>
        </w:rPr>
        <w:t>0x4</w:t>
      </w:r>
      <w:r>
        <w:rPr>
          <w:lang w:val="zh-Hans"/>
        </w:rPr>
        <w:t>、</w:t>
      </w:r>
      <w:r>
        <w:rPr>
          <w:lang w:val="zh-Hans"/>
        </w:rPr>
        <w:t>0x8</w:t>
      </w:r>
      <w:r>
        <w:rPr>
          <w:lang w:val="zh-Hans"/>
        </w:rPr>
        <w:t>、</w:t>
      </w:r>
      <w:r>
        <w:rPr>
          <w:lang w:val="zh-Hans"/>
        </w:rPr>
        <w:t>0xC</w:t>
      </w:r>
      <w:r>
        <w:rPr>
          <w:lang w:val="zh-Hans"/>
        </w:rPr>
        <w:t xml:space="preserve">等）时，数据将对齐。如果启用了 </w:t>
      </w:r>
      <w:r>
        <w:rPr>
          <w:lang w:val="zh-Hans"/>
        </w:rPr>
        <w:t xml:space="preserve">DRE </w:t>
      </w:r>
      <w:r>
        <w:rPr>
          <w:lang w:val="zh-Hans"/>
        </w:rPr>
        <w:t>并且流数据宽度</w:t>
      </w:r>
      <w:r>
        <w:rPr>
          <w:lang w:val="zh-Hans"/>
        </w:rPr>
        <w:t>&lt; 128</w:t>
      </w:r>
      <w:r>
        <w:rPr>
          <w:lang w:val="zh-Hans"/>
        </w:rPr>
        <w:t>，则源地址可以是任意字节偏移量。</w:t>
      </w:r>
    </w:p>
    <w:p>
      <w:pPr>
        <w:pStyle w:val="Normal"/>
        <w:numPr>
          <w:ilvl w:val="0"/>
          <w:numId w:val="14"/>
        </w:numPr>
        <w:spacing w:lineRule="auto" w:line="235" w:before="0" w:after="218"/>
        <w:ind w:left="1105" w:right="43" w:hanging="360"/>
        <w:rPr/>
      </w:pPr>
      <w:r>
        <w:rPr>
          <w:lang w:val="zh-Hans"/>
        </w:rPr>
        <w:t>在</w:t>
      </w:r>
      <w:r>
        <w:rPr>
          <w:lang w:val="zh-Hans"/>
        </w:rPr>
        <w:t>MM2S_LENGTH</w:t>
      </w:r>
      <w:r>
        <w:rPr>
          <w:lang w:val="zh-Hans"/>
        </w:rPr>
        <w:t xml:space="preserve">寄存器中写入要传输的字节数。写入的值为零不起作用。非零值会导致在 </w:t>
      </w:r>
      <w:r>
        <w:rPr>
          <w:lang w:val="zh-Hans"/>
        </w:rPr>
        <w:t xml:space="preserve">MM2S AXI4 </w:t>
      </w:r>
      <w:r>
        <w:rPr>
          <w:lang w:val="zh-Hans"/>
        </w:rPr>
        <w:t>接口上读取</w:t>
      </w:r>
      <w:r>
        <w:rPr>
          <w:lang w:val="zh-Hans"/>
        </w:rPr>
        <w:t>MM2S_LENGTH</w:t>
      </w:r>
      <w:r>
        <w:rPr>
          <w:lang w:val="zh-Hans"/>
        </w:rPr>
        <w:t xml:space="preserve">字节数，并从 </w:t>
      </w:r>
      <w:r>
        <w:rPr>
          <w:lang w:val="zh-Hans"/>
        </w:rPr>
        <w:t xml:space="preserve">MM2S AXI4 </w:t>
      </w:r>
      <w:r>
        <w:rPr>
          <w:lang w:val="zh-Hans"/>
        </w:rPr>
        <w:t>流接口传输出去。</w:t>
      </w:r>
      <w:r>
        <w:rPr>
          <w:lang w:val="zh-Hans"/>
        </w:rPr>
        <w:t>MM2S_LENGTH</w:t>
      </w:r>
      <w:r>
        <w:rPr>
          <w:lang w:val="zh-Hans"/>
        </w:rPr>
        <w:t>登记册必须写在最后。所有其他</w:t>
      </w:r>
      <w:r>
        <w:rPr>
          <w:lang w:val="zh-Hans"/>
        </w:rPr>
        <w:t>MM2S</w:t>
      </w:r>
      <w:r>
        <w:rPr>
          <w:lang w:val="zh-Hans"/>
        </w:rPr>
        <w:t xml:space="preserve">寄存器可以按任意顺序写入。对于微型 </w:t>
      </w:r>
      <w:r>
        <w:rPr>
          <w:lang w:val="zh-Hans"/>
        </w:rPr>
        <w:t>DMA</w:t>
      </w:r>
      <w:r>
        <w:rPr>
          <w:lang w:val="zh-Hans"/>
        </w:rPr>
        <w:t xml:space="preserve">，此值不能超过 </w:t>
      </w:r>
      <w:r>
        <w:rPr>
          <w:lang w:val="zh-Hans"/>
        </w:rPr>
        <w:t>[Burst_length *</w:t>
      </w:r>
      <w:r>
        <w:rPr>
          <w:lang w:val="zh-Hans"/>
        </w:rPr>
        <w:t>（内存映射数据宽度）</w:t>
      </w:r>
      <w:r>
        <w:rPr>
          <w:lang w:val="zh-Hans"/>
        </w:rPr>
        <w:t>/8]</w:t>
      </w:r>
      <w:r>
        <w:rPr>
          <w:lang w:val="zh-Hans"/>
        </w:rPr>
        <w:t>。</w:t>
      </w:r>
    </w:p>
    <w:p>
      <w:pPr>
        <w:pStyle w:val="Normal"/>
        <w:ind w:left="748" w:right="43" w:hanging="3"/>
        <w:rPr/>
      </w:pPr>
      <w:r>
        <w:rPr>
          <w:lang w:val="zh-Hans"/>
        </w:rPr>
        <w:t xml:space="preserve">S2MM </w:t>
      </w:r>
      <w:r>
        <w:rPr>
          <w:lang w:val="zh-Hans"/>
        </w:rPr>
        <w:t xml:space="preserve">通道的 </w:t>
      </w:r>
      <w:r>
        <w:rPr>
          <w:lang w:val="zh-Hans"/>
        </w:rPr>
        <w:t xml:space="preserve">DMA </w:t>
      </w:r>
      <w:r>
        <w:rPr>
          <w:lang w:val="zh-Hans"/>
        </w:rPr>
        <w:t>操作按以下顺序设置和启动：</w:t>
      </w:r>
    </w:p>
    <w:p>
      <w:pPr>
        <w:pStyle w:val="Normal"/>
        <w:numPr>
          <w:ilvl w:val="0"/>
          <w:numId w:val="15"/>
        </w:numPr>
        <w:spacing w:before="0" w:after="152"/>
        <w:ind w:left="1105" w:right="43" w:hanging="360"/>
        <w:rPr/>
      </w:pPr>
      <w:r>
        <w:rPr>
          <w:lang w:val="zh-Hans"/>
        </w:rPr>
        <w:t>通过将运行</w:t>
      </w:r>
      <w:r>
        <w:rPr>
          <w:lang w:val="zh-Hans"/>
        </w:rPr>
        <w:t>/</w:t>
      </w:r>
      <w:r>
        <w:rPr>
          <w:lang w:val="zh-Hans"/>
        </w:rPr>
        <w:t xml:space="preserve">停止位设置为 </w:t>
      </w:r>
      <w:r>
        <w:rPr>
          <w:lang w:val="zh-Hans"/>
        </w:rPr>
        <w:t xml:space="preserve">1 </w:t>
      </w:r>
      <w:r>
        <w:rPr>
          <w:lang w:val="zh-Hans"/>
        </w:rPr>
        <w:t>（</w:t>
      </w:r>
      <w:r>
        <w:rPr>
          <w:lang w:val="zh-Hans"/>
        </w:rPr>
        <w:t xml:space="preserve">S2MM_DMACR </w:t>
      </w:r>
      <w:r>
        <w:rPr>
          <w:lang w:val="zh-Hans"/>
        </w:rPr>
        <w:t xml:space="preserve">来启动运行的 </w:t>
      </w:r>
      <w:r>
        <w:rPr>
          <w:lang w:val="zh-Hans"/>
        </w:rPr>
        <w:t xml:space="preserve">S2MM </w:t>
      </w:r>
      <w:r>
        <w:rPr>
          <w:lang w:val="zh-Hans"/>
        </w:rPr>
        <w:t>通道。</w:t>
      </w:r>
      <w:r>
        <w:rPr>
          <w:lang w:val="zh-Hans"/>
        </w:rPr>
        <w:t>RS = 1</w:t>
      </w:r>
      <w:r>
        <w:rPr>
          <w:lang w:val="zh-Hans"/>
        </w:rPr>
        <w:t>）。停止的位（</w:t>
      </w:r>
      <w:r>
        <w:rPr>
          <w:lang w:val="zh-Hans"/>
        </w:rPr>
        <w:t>DMASR.</w:t>
      </w:r>
      <w:r>
        <w:rPr>
          <w:lang w:val="zh-Hans"/>
        </w:rPr>
        <w:t xml:space="preserve">已停止）应取消断言，指示 </w:t>
      </w:r>
      <w:r>
        <w:rPr>
          <w:lang w:val="zh-Hans"/>
        </w:rPr>
        <w:t xml:space="preserve">S2MM </w:t>
      </w:r>
      <w:r>
        <w:rPr>
          <w:lang w:val="zh-Hans"/>
        </w:rPr>
        <w:t>通道正在运行。</w:t>
      </w:r>
    </w:p>
    <w:p>
      <w:pPr>
        <w:pStyle w:val="Normal"/>
        <w:numPr>
          <w:ilvl w:val="0"/>
          <w:numId w:val="15"/>
        </w:numPr>
        <w:spacing w:before="0" w:after="21"/>
        <w:ind w:left="1105" w:right="43" w:hanging="360"/>
        <w:rPr/>
      </w:pPr>
      <w:r>
        <w:rPr>
          <w:lang w:val="zh-Hans"/>
        </w:rPr>
        <w:t xml:space="preserve">如果需要，通过写入 </w:t>
      </w:r>
      <w:r>
        <w:rPr>
          <w:lang w:val="zh-Hans"/>
        </w:rPr>
        <w:t xml:space="preserve">1 </w:t>
      </w:r>
      <w:r>
        <w:rPr>
          <w:lang w:val="zh-Hans"/>
        </w:rPr>
        <w:t xml:space="preserve">到 </w:t>
      </w:r>
      <w:r>
        <w:rPr>
          <w:lang w:val="zh-Hans"/>
        </w:rPr>
        <w:t xml:space="preserve">S2MM_DMACR.IOC_IrqEn  </w:t>
      </w:r>
      <w:r>
        <w:rPr>
          <w:lang w:val="zh-Hans"/>
        </w:rPr>
        <w:t>和</w:t>
      </w:r>
    </w:p>
    <w:p>
      <w:pPr>
        <w:pStyle w:val="Normal"/>
        <w:spacing w:before="0" w:after="153"/>
        <w:ind w:left="1123" w:right="43" w:hanging="3"/>
        <w:rPr/>
      </w:pPr>
      <w:r>
        <w:rPr>
          <w:lang w:val="zh-Hans"/>
        </w:rPr>
        <w:t>S2MM_DMACR</w:t>
      </w:r>
      <w:r>
        <w:rPr>
          <w:lang w:val="zh-Hans"/>
        </w:rPr>
        <w:t>。</w:t>
      </w:r>
      <w:r>
        <w:rPr>
          <w:lang w:val="zh-Hans"/>
        </w:rPr>
        <w:t>Err_IrqEn</w:t>
      </w:r>
      <w:r>
        <w:rPr>
          <w:lang w:val="zh-Hans"/>
        </w:rPr>
        <w:t xml:space="preserve">。将 </w:t>
      </w:r>
      <w:r>
        <w:rPr>
          <w:lang w:val="zh-Hans"/>
        </w:rPr>
        <w:t xml:space="preserve">AXI DMA </w:t>
      </w:r>
      <w:r>
        <w:rPr>
          <w:lang w:val="zh-Hans"/>
        </w:rPr>
        <w:t>配置为直接寄存器模式时，不使用延迟中断、延迟计数和阈值计数。</w:t>
      </w:r>
    </w:p>
    <w:p>
      <w:pPr>
        <w:pStyle w:val="Normal"/>
        <w:numPr>
          <w:ilvl w:val="0"/>
          <w:numId w:val="15"/>
        </w:numPr>
        <w:spacing w:before="0" w:after="152"/>
        <w:ind w:left="1105" w:right="43" w:hanging="360"/>
        <w:rPr/>
      </w:pPr>
      <w:r>
        <w:rPr>
          <w:lang w:val="zh-Hans"/>
        </w:rPr>
        <w:t>将有效的目标地址写入</w:t>
      </w:r>
      <w:r>
        <w:rPr>
          <w:lang w:val="zh-Hans"/>
        </w:rPr>
        <w:t>S2MM_DA</w:t>
      </w:r>
      <w:r>
        <w:rPr>
          <w:lang w:val="zh-Hans"/>
        </w:rPr>
        <w:t xml:space="preserve">寄存器。如果 </w:t>
      </w:r>
      <w:r>
        <w:rPr>
          <w:lang w:val="zh-Hans"/>
        </w:rPr>
        <w:t xml:space="preserve">AXI DMA </w:t>
      </w:r>
      <w:r>
        <w:rPr>
          <w:lang w:val="zh-Hans"/>
        </w:rPr>
        <w:t xml:space="preserve">配置为大于 </w:t>
      </w:r>
      <w:r>
        <w:rPr>
          <w:lang w:val="zh-Hans"/>
        </w:rPr>
        <w:t xml:space="preserve">32 </w:t>
      </w:r>
      <w:r>
        <w:rPr>
          <w:lang w:val="zh-Hans"/>
        </w:rPr>
        <w:t xml:space="preserve">的广告着装空间，请对 </w:t>
      </w:r>
      <w:r>
        <w:rPr>
          <w:lang w:val="zh-Hans"/>
        </w:rPr>
        <w:t xml:space="preserve">S2MM_DA MSB </w:t>
      </w:r>
      <w:r>
        <w:rPr>
          <w:lang w:val="zh-Hans"/>
        </w:rPr>
        <w:t xml:space="preserve">寄存器进行编程。 </w:t>
      </w:r>
    </w:p>
    <w:p>
      <w:pPr>
        <w:pStyle w:val="Normal"/>
        <w:numPr>
          <w:ilvl w:val="0"/>
          <w:numId w:val="15"/>
        </w:numPr>
        <w:spacing w:before="0" w:after="274"/>
        <w:ind w:left="1105" w:right="43" w:hanging="360"/>
        <w:rPr/>
      </w:pPr>
      <w:r>
        <w:rPr>
          <w:lang w:val="zh-Hans"/>
        </w:rPr>
        <w:t xml:space="preserve">如果未为 </w:t>
      </w:r>
      <w:r>
        <w:rPr>
          <w:lang w:val="zh-Hans"/>
        </w:rPr>
        <w:t xml:space="preserve">AXI DMA </w:t>
      </w:r>
      <w:r>
        <w:rPr>
          <w:lang w:val="zh-Hans"/>
        </w:rPr>
        <w:t>配置数据重新对齐，则必须对齐有效的地址，否则会出现未定义的结果。什么被认为是对齐或未对齐的是基于流数据</w:t>
      </w:r>
      <w:r>
        <w:rPr>
          <w:lang w:val="zh-Hans"/>
        </w:rPr>
        <w:t>widt h</w:t>
      </w:r>
      <w:r>
        <w:rPr>
          <w:lang w:val="zh-Hans"/>
        </w:rPr>
        <w:t xml:space="preserve">。 </w:t>
      </w:r>
    </w:p>
    <w:p>
      <w:pPr>
        <w:pStyle w:val="Normal"/>
        <w:spacing w:before="0" w:after="0"/>
        <w:ind w:left="1123" w:right="43" w:hanging="3"/>
        <w:rPr/>
      </w:pPr>
      <w:r>
        <w:rPr>
          <w:lang w:val="zh-Hans"/>
        </w:rPr>
        <w:t xml:space="preserve">例如，如果内存映射数据宽度 </w:t>
      </w:r>
      <w:r>
        <w:rPr>
          <w:lang w:val="zh-Hans"/>
        </w:rPr>
        <w:t>= 32</w:t>
      </w:r>
      <w:r>
        <w:rPr>
          <w:lang w:val="zh-Hans"/>
        </w:rPr>
        <w:t>，则如果数据位于字偏移量（</w:t>
      </w:r>
      <w:r>
        <w:rPr>
          <w:lang w:val="zh-Hans"/>
        </w:rPr>
        <w:t xml:space="preserve">32 </w:t>
      </w:r>
      <w:r>
        <w:rPr>
          <w:lang w:val="zh-Hans"/>
        </w:rPr>
        <w:t>位偏移量），即</w:t>
      </w:r>
      <w:r>
        <w:rPr>
          <w:lang w:val="zh-Hans"/>
        </w:rPr>
        <w:t>0x0</w:t>
      </w:r>
      <w:r>
        <w:rPr>
          <w:lang w:val="zh-Hans"/>
        </w:rPr>
        <w:t>、</w:t>
      </w:r>
      <w:r>
        <w:rPr>
          <w:lang w:val="zh-Hans"/>
        </w:rPr>
        <w:t>0x4</w:t>
      </w:r>
      <w:r>
        <w:rPr>
          <w:lang w:val="zh-Hans"/>
        </w:rPr>
        <w:t>、</w:t>
      </w:r>
      <w:r>
        <w:rPr>
          <w:lang w:val="zh-Hans"/>
        </w:rPr>
        <w:t>0x8</w:t>
      </w:r>
      <w:r>
        <w:rPr>
          <w:lang w:val="zh-Hans"/>
        </w:rPr>
        <w:t>、</w:t>
      </w:r>
      <w:r>
        <w:rPr>
          <w:lang w:val="zh-Hans"/>
        </w:rPr>
        <w:t>0xC</w:t>
      </w:r>
      <w:r>
        <w:rPr>
          <w:lang w:val="zh-Hans"/>
        </w:rPr>
        <w:t xml:space="preserve">等，则数据将对齐。如果启用了 </w:t>
      </w:r>
      <w:r>
        <w:rPr>
          <w:lang w:val="zh-Hans"/>
        </w:rPr>
        <w:t>DRE</w:t>
      </w:r>
      <w:r>
        <w:rPr>
          <w:lang w:val="zh-Hans"/>
        </w:rPr>
        <w:t xml:space="preserve">，并且 </w:t>
      </w:r>
    </w:p>
    <w:p>
      <w:pPr>
        <w:pStyle w:val="Normal"/>
        <w:ind w:left="1123" w:right="43" w:hanging="3"/>
        <w:rPr/>
      </w:pPr>
      <w:r>
        <w:rPr>
          <w:lang w:val="zh-Hans"/>
        </w:rPr>
        <w:t>流数据宽度</w:t>
      </w:r>
      <w:r>
        <w:rPr>
          <w:lang w:val="zh-Hans"/>
        </w:rPr>
        <w:t>&lt; 128</w:t>
      </w:r>
      <w:r>
        <w:rPr>
          <w:lang w:val="zh-Hans"/>
        </w:rPr>
        <w:t>，则目标地址可以是任何字节 偏移量。</w:t>
      </w:r>
    </w:p>
    <w:p>
      <w:pPr>
        <w:pStyle w:val="Normal"/>
        <w:numPr>
          <w:ilvl w:val="0"/>
          <w:numId w:val="15"/>
        </w:numPr>
        <w:spacing w:before="0" w:after="414"/>
        <w:ind w:left="1105" w:right="43" w:hanging="360"/>
        <w:rPr/>
      </w:pPr>
      <w:r>
        <w:rPr>
          <w:lang w:val="zh-Hans"/>
        </w:rPr>
        <w:t>将接收缓冲区的长度（以字节为单位）写入</w:t>
      </w:r>
      <w:r>
        <w:rPr>
          <w:lang w:val="zh-Hans"/>
        </w:rPr>
        <w:t>S2MM_LENGTH</w:t>
      </w:r>
      <w:r>
        <w:rPr>
          <w:lang w:val="zh-Hans"/>
        </w:rPr>
        <w:t xml:space="preserve">寄存器中。值为零不起作用。非零值会导致在 </w:t>
      </w:r>
      <w:r>
        <w:rPr>
          <w:lang w:val="zh-Hans"/>
        </w:rPr>
        <w:t xml:space="preserve">S2MM AXI4 </w:t>
      </w:r>
      <w:r>
        <w:rPr>
          <w:lang w:val="zh-Hans"/>
        </w:rPr>
        <w:t xml:space="preserve">接口上写入 </w:t>
      </w:r>
      <w:r>
        <w:rPr>
          <w:lang w:val="zh-Hans"/>
        </w:rPr>
        <w:t xml:space="preserve">S2MM AXI4 </w:t>
      </w:r>
      <w:r>
        <w:rPr>
          <w:lang w:val="zh-Hans"/>
        </w:rPr>
        <w:t>流接口上接收的字节数。大于或等于最大接收数据包的值必须写入</w:t>
      </w:r>
      <w:r>
        <w:rPr>
          <w:lang w:val="zh-Hans"/>
        </w:rPr>
        <w:t>S2MM_LENGTH</w:t>
      </w:r>
      <w:r>
        <w:rPr>
          <w:lang w:val="zh-Hans"/>
        </w:rPr>
        <w:t xml:space="preserve">。小于接收字节数的接收缓冲区长度值会产生未定义的结果。在微模式下配置 </w:t>
      </w:r>
      <w:r>
        <w:rPr>
          <w:lang w:val="zh-Hans"/>
        </w:rPr>
        <w:t xml:space="preserve">AXI DMA </w:t>
      </w:r>
      <w:r>
        <w:rPr>
          <w:lang w:val="zh-Hans"/>
        </w:rPr>
        <w:t>时，此值应与</w:t>
      </w:r>
      <w:r>
        <w:rPr>
          <w:lang w:val="zh-Hans"/>
        </w:rPr>
        <w:t xml:space="preserve">S2MM AXI4 </w:t>
      </w:r>
      <w:r>
        <w:rPr>
          <w:lang w:val="zh-Hans"/>
        </w:rPr>
        <w:t>流接口上接收的字节数完全相同。</w:t>
      </w:r>
      <w:r>
        <w:rPr>
          <w:lang w:val="zh-Hans"/>
        </w:rPr>
        <w:t>S2MM_LENGTH</w:t>
      </w:r>
      <w:r>
        <w:rPr>
          <w:lang w:val="zh-Hans"/>
        </w:rPr>
        <w:t>寄存器必须写在最后。所有其他</w:t>
      </w:r>
      <w:r>
        <w:rPr>
          <w:lang w:val="zh-Hans"/>
        </w:rPr>
        <w:t>S2MM</w:t>
      </w:r>
      <w:r>
        <w:rPr>
          <w:lang w:val="zh-Hans"/>
        </w:rPr>
        <w:t>寄存器可以按任意顺序写入。</w:t>
      </w:r>
    </w:p>
    <w:p>
      <w:pPr>
        <w:pStyle w:val="3"/>
        <w:ind w:left="755" w:right="67" w:hanging="10"/>
        <w:rPr/>
      </w:pPr>
      <w:r>
        <w:rPr>
          <w:lang w:val="zh-Hans"/>
        </w:rPr>
        <w:t>分散</w:t>
      </w:r>
      <w:r>
        <w:rPr>
          <w:lang w:val="zh-Hans"/>
        </w:rPr>
        <w:t>/</w:t>
      </w:r>
      <w:r>
        <w:rPr>
          <w:lang w:val="zh-Hans"/>
        </w:rPr>
        <w:t>聚集模式</w:t>
      </w:r>
    </w:p>
    <w:p>
      <w:pPr>
        <w:pStyle w:val="Normal"/>
        <w:ind w:left="748" w:right="43" w:hanging="3"/>
        <w:rPr/>
      </w:pPr>
      <w:r>
        <w:rPr>
          <w:lang w:val="zh-Hans"/>
        </w:rPr>
        <w:t xml:space="preserve">AXI DMA </w:t>
      </w:r>
      <w:r>
        <w:rPr>
          <w:lang w:val="zh-Hans"/>
        </w:rPr>
        <w:t xml:space="preserve">操作需要一个内存驻留数据结构，用于保存要执行的 </w:t>
      </w:r>
      <w:r>
        <w:rPr>
          <w:lang w:val="zh-Hans"/>
        </w:rPr>
        <w:t xml:space="preserve">DMA </w:t>
      </w:r>
      <w:r>
        <w:rPr>
          <w:lang w:val="zh-Hans"/>
        </w:rPr>
        <w:t>操作的列表。此指令列表被组织到所谓的描述符链中。每个描述符都有一个指向要处理的下一个描述符的指针。然后，链中的最后一个描述符指向链中的第一个描述符。</w:t>
      </w:r>
    </w:p>
    <w:p>
      <w:pPr>
        <w:pStyle w:val="Normal"/>
        <w:ind w:left="748" w:right="43" w:hanging="3"/>
        <w:rPr/>
      </w:pPr>
      <w:r>
        <w:rPr>
          <w:lang w:val="zh-Hans"/>
        </w:rPr>
        <w:t>分散收集操作允许由多个描述符描述数据包。此功能的典型用途是允许从内存中的某个位置存储或提取标头，并从另一个位置存储或提取有效负载数据。</w:t>
      </w:r>
      <w:r>
        <w:rPr>
          <w:lang w:val="zh-Hans"/>
        </w:rPr>
        <w:t>Softw</w:t>
      </w:r>
      <w:r>
        <w:rPr>
          <w:lang w:val="zh-Hans"/>
        </w:rPr>
        <w:t>是利用这一点可以提高吞吐量的应用程序。要描述缓冲区描述符链中的数据包，请使用帧起始位 （</w:t>
      </w:r>
      <w:r>
        <w:rPr>
          <w:lang w:val="zh-Hans"/>
        </w:rPr>
        <w:t>TXSOF</w:t>
      </w:r>
      <w:r>
        <w:rPr>
          <w:lang w:val="zh-Hans"/>
        </w:rPr>
        <w:t>） 和帧结束位 （</w:t>
      </w:r>
      <w:r>
        <w:rPr>
          <w:lang w:val="zh-Hans"/>
        </w:rPr>
        <w:t>TXEOF</w:t>
      </w:r>
      <w:r>
        <w:rPr>
          <w:lang w:val="zh-Hans"/>
        </w:rPr>
        <w:t xml:space="preserve">）。当 </w:t>
      </w:r>
      <w:r>
        <w:rPr>
          <w:lang w:val="zh-Hans"/>
        </w:rPr>
        <w:t xml:space="preserve">DMA </w:t>
      </w:r>
      <w:r>
        <w:rPr>
          <w:lang w:val="zh-Hans"/>
        </w:rPr>
        <w:t xml:space="preserve">获取设置了 </w:t>
      </w:r>
      <w:r>
        <w:rPr>
          <w:lang w:val="zh-Hans"/>
        </w:rPr>
        <w:t xml:space="preserve">TXSOF </w:t>
      </w:r>
      <w:r>
        <w:rPr>
          <w:lang w:val="zh-Hans"/>
        </w:rPr>
        <w:t xml:space="preserve">位的描述符时， 将触发数据包的开始。数据包继续获取后续描述符，直到获取设置了 </w:t>
      </w:r>
      <w:r>
        <w:rPr>
          <w:lang w:val="zh-Hans"/>
        </w:rPr>
        <w:t xml:space="preserve">TXEOF </w:t>
      </w:r>
      <w:r>
        <w:rPr>
          <w:lang w:val="zh-Hans"/>
        </w:rPr>
        <w:t>位的描述符。</w:t>
      </w:r>
    </w:p>
    <w:p>
      <w:pPr>
        <w:pStyle w:val="Normal"/>
        <w:ind w:left="748" w:right="43" w:hanging="3"/>
        <w:rPr/>
      </w:pPr>
      <w:r>
        <w:rPr>
          <w:lang w:val="zh-Hans"/>
        </w:rPr>
        <w:t>在接收 （</w:t>
      </w:r>
      <w:r>
        <w:rPr>
          <w:lang w:val="zh-Hans"/>
        </w:rPr>
        <w:t>S2MM</w:t>
      </w:r>
      <w:r>
        <w:rPr>
          <w:lang w:val="zh-Hans"/>
        </w:rPr>
        <w:t>） 通道上，当开始接收数据包时，</w:t>
      </w:r>
      <w:r>
        <w:rPr>
          <w:lang w:val="zh-Hans"/>
        </w:rPr>
        <w:t xml:space="preserve">AXI DMA </w:t>
      </w:r>
      <w:r>
        <w:rPr>
          <w:lang w:val="zh-Hans"/>
        </w:rPr>
        <w:t xml:space="preserve">使用 </w:t>
      </w:r>
      <w:r>
        <w:rPr>
          <w:lang w:val="zh-Hans"/>
        </w:rPr>
        <w:t xml:space="preserve">RXSOF </w:t>
      </w:r>
      <w:r>
        <w:rPr>
          <w:lang w:val="zh-Hans"/>
        </w:rPr>
        <w:t xml:space="preserve">标记描述符， 向软件指示与此描述符关联的数据缓冲区包含数据包的开头。如果接收的数据包的字节计数长于描述符中指定的字节计数，则下一个描述符缓冲区用于 存储接收数据包的其余部分。此获取和存储过程将继续，直到传输整个接收数据包。接收数据包末尾时正在处理的描述符由 </w:t>
      </w:r>
      <w:r>
        <w:rPr>
          <w:lang w:val="zh-Hans"/>
        </w:rPr>
        <w:t xml:space="preserve">AXI DMA </w:t>
      </w:r>
      <w:r>
        <w:rPr>
          <w:lang w:val="zh-Hans"/>
        </w:rPr>
        <w:t>标记，</w:t>
      </w:r>
      <w:r>
        <w:rPr>
          <w:lang w:val="zh-Hans"/>
        </w:rPr>
        <w:t>RXEOF=1</w:t>
      </w:r>
      <w:r>
        <w:rPr>
          <w:lang w:val="zh-Hans"/>
        </w:rPr>
        <w:t>。这向软件指示与此描述符关联的缓冲区包含数据包的末尾。</w:t>
      </w:r>
    </w:p>
    <w:p>
      <w:pPr>
        <w:pStyle w:val="Normal"/>
        <w:ind w:left="748" w:right="43" w:hanging="3"/>
        <w:rPr/>
      </w:pPr>
      <w:r>
        <w:rPr>
          <w:lang w:val="zh-Hans"/>
        </w:rPr>
        <w:t xml:space="preserve">每个描述符的状态字段包含该特定描述符实际传输的字节数。该软件可以通过从 </w:t>
      </w:r>
      <w:r>
        <w:rPr>
          <w:lang w:val="zh-Hans"/>
        </w:rPr>
        <w:t xml:space="preserve">RXSOF </w:t>
      </w:r>
      <w:r>
        <w:rPr>
          <w:lang w:val="zh-Hans"/>
        </w:rPr>
        <w:t xml:space="preserve">描述符通过 </w:t>
      </w:r>
      <w:r>
        <w:rPr>
          <w:lang w:val="zh-Hans"/>
        </w:rPr>
        <w:t>d</w:t>
      </w:r>
      <w:r>
        <w:rPr>
          <w:lang w:val="zh-Hans"/>
        </w:rPr>
        <w:t xml:space="preserve">描述符链到 </w:t>
      </w:r>
      <w:r>
        <w:rPr>
          <w:lang w:val="zh-Hans"/>
        </w:rPr>
        <w:t xml:space="preserve">RXEOF </w:t>
      </w:r>
      <w:r>
        <w:rPr>
          <w:lang w:val="zh-Hans"/>
        </w:rPr>
        <w:t xml:space="preserve">描述符来确定接收数据包传输的总字节数。分散聚集继续获取一个额外的描述符和存储。此过程在很大程度上提高了 </w:t>
      </w:r>
      <w:r>
        <w:rPr>
          <w:lang w:val="zh-Hans"/>
        </w:rPr>
        <w:t xml:space="preserve">DMA </w:t>
      </w:r>
      <w:r>
        <w:rPr>
          <w:lang w:val="zh-Hans"/>
        </w:rPr>
        <w:t>性能。</w:t>
      </w:r>
    </w:p>
    <w:p>
      <w:pPr>
        <w:pStyle w:val="Normal"/>
        <w:ind w:left="748" w:right="43" w:hanging="3"/>
        <w:rPr/>
      </w:pPr>
      <w:r>
        <w:rPr>
          <w:lang w:val="zh-Hans"/>
        </w:rPr>
        <w:t xml:space="preserve">分散收集操作从设置控制寄存器和描述器指针开始。 </w:t>
      </w:r>
    </w:p>
    <w:p>
      <w:pPr>
        <w:pStyle w:val="Normal"/>
        <w:ind w:left="748" w:right="43" w:hanging="3"/>
        <w:rPr/>
      </w:pPr>
      <w:r>
        <w:rPr>
          <w:lang w:val="zh-Hans"/>
        </w:rPr>
        <w:t xml:space="preserve">使用以下顺序设置和启动 </w:t>
      </w:r>
      <w:r>
        <w:rPr>
          <w:lang w:val="zh-Hans"/>
        </w:rPr>
        <w:t xml:space="preserve">MM2S </w:t>
      </w:r>
      <w:r>
        <w:rPr>
          <w:lang w:val="zh-Hans"/>
        </w:rPr>
        <w:t xml:space="preserve">通道的 </w:t>
      </w:r>
      <w:r>
        <w:rPr>
          <w:lang w:val="zh-Hans"/>
        </w:rPr>
        <w:t xml:space="preserve">DMA </w:t>
      </w:r>
      <w:r>
        <w:rPr>
          <w:lang w:val="zh-Hans"/>
        </w:rPr>
        <w:t>操作：</w:t>
      </w:r>
    </w:p>
    <w:p>
      <w:pPr>
        <w:pStyle w:val="Normal"/>
        <w:numPr>
          <w:ilvl w:val="0"/>
          <w:numId w:val="16"/>
        </w:numPr>
        <w:spacing w:before="0" w:after="152"/>
        <w:ind w:left="1105" w:right="43" w:hanging="360"/>
        <w:rPr/>
      </w:pPr>
      <w:r>
        <w:rPr>
          <w:lang w:val="zh-Hans"/>
        </w:rPr>
        <w:t xml:space="preserve">将起始描述符的地址写入当前描述符寄存器。如果 </w:t>
      </w:r>
      <w:r>
        <w:rPr>
          <w:lang w:val="zh-Hans"/>
        </w:rPr>
        <w:t xml:space="preserve">AXI DMA </w:t>
      </w:r>
      <w:r>
        <w:rPr>
          <w:lang w:val="zh-Hans"/>
        </w:rPr>
        <w:t xml:space="preserve">配置为地址空间大于 </w:t>
      </w:r>
      <w:r>
        <w:rPr>
          <w:lang w:val="zh-Hans"/>
        </w:rPr>
        <w:t>32</w:t>
      </w:r>
      <w:r>
        <w:rPr>
          <w:lang w:val="zh-Hans"/>
        </w:rPr>
        <w:t xml:space="preserve">，则 还要对当前描述符的 </w:t>
      </w:r>
      <w:r>
        <w:rPr>
          <w:lang w:val="zh-Hans"/>
        </w:rPr>
        <w:t xml:space="preserve">MSB 32 </w:t>
      </w:r>
      <w:r>
        <w:rPr>
          <w:lang w:val="zh-Hans"/>
        </w:rPr>
        <w:t>位进行编程。</w:t>
      </w:r>
    </w:p>
    <w:p>
      <w:pPr>
        <w:pStyle w:val="Normal"/>
        <w:numPr>
          <w:ilvl w:val="0"/>
          <w:numId w:val="16"/>
        </w:numPr>
        <w:spacing w:before="0" w:after="153"/>
        <w:ind w:left="1105" w:right="43" w:hanging="360"/>
        <w:rPr/>
      </w:pPr>
      <w:r>
        <w:rPr>
          <w:lang w:val="zh-Hans"/>
        </w:rPr>
        <w:t>通过将运行</w:t>
      </w:r>
      <w:r>
        <w:rPr>
          <w:lang w:val="zh-Hans"/>
        </w:rPr>
        <w:t>/</w:t>
      </w:r>
      <w:r>
        <w:rPr>
          <w:lang w:val="zh-Hans"/>
        </w:rPr>
        <w:t xml:space="preserve">停止位设置为 </w:t>
      </w:r>
      <w:r>
        <w:rPr>
          <w:lang w:val="zh-Hans"/>
        </w:rPr>
        <w:t xml:space="preserve">1 </w:t>
      </w:r>
      <w:r>
        <w:rPr>
          <w:lang w:val="zh-Hans"/>
        </w:rPr>
        <w:t>（</w:t>
      </w:r>
      <w:r>
        <w:rPr>
          <w:lang w:val="zh-Hans"/>
        </w:rPr>
        <w:t xml:space="preserve">MM2S_DMACR </w:t>
      </w:r>
      <w:r>
        <w:rPr>
          <w:lang w:val="zh-Hans"/>
        </w:rPr>
        <w:t xml:space="preserve">来启动 </w:t>
      </w:r>
      <w:r>
        <w:rPr>
          <w:lang w:val="zh-Hans"/>
        </w:rPr>
        <w:t xml:space="preserve">MM2S </w:t>
      </w:r>
      <w:r>
        <w:rPr>
          <w:lang w:val="zh-Hans"/>
        </w:rPr>
        <w:t>通道运行。</w:t>
      </w:r>
      <w:r>
        <w:rPr>
          <w:lang w:val="zh-Hans"/>
        </w:rPr>
        <w:t>RS =1</w:t>
      </w:r>
      <w:r>
        <w:rPr>
          <w:lang w:val="zh-Hans"/>
        </w:rPr>
        <w:t>）。已停止位 （</w:t>
      </w:r>
      <w:r>
        <w:rPr>
          <w:lang w:val="zh-Hans"/>
        </w:rPr>
        <w:t>DMASR.</w:t>
      </w:r>
      <w:r>
        <w:rPr>
          <w:lang w:val="zh-Hans"/>
        </w:rPr>
        <w:t xml:space="preserve">已停止）应取消断言，指示 </w:t>
      </w:r>
      <w:r>
        <w:rPr>
          <w:lang w:val="zh-Hans"/>
        </w:rPr>
        <w:t xml:space="preserve">MM2S </w:t>
      </w:r>
      <w:r>
        <w:rPr>
          <w:lang w:val="zh-Hans"/>
        </w:rPr>
        <w:t>通道正在运行。</w:t>
      </w:r>
    </w:p>
    <w:p>
      <w:pPr>
        <w:pStyle w:val="Normal"/>
        <w:numPr>
          <w:ilvl w:val="0"/>
          <w:numId w:val="16"/>
        </w:numPr>
        <w:spacing w:before="0" w:after="153"/>
        <w:ind w:left="1105" w:right="43" w:hanging="360"/>
        <w:rPr/>
      </w:pPr>
      <w:r>
        <w:rPr>
          <w:lang w:val="zh-Hans"/>
        </w:rPr>
        <w:t xml:space="preserve">如果需要，通过 写入 </w:t>
      </w:r>
      <w:r>
        <w:rPr>
          <w:lang w:val="zh-Hans"/>
        </w:rPr>
        <w:t xml:space="preserve">1 </w:t>
      </w:r>
      <w:r>
        <w:rPr>
          <w:lang w:val="zh-Hans"/>
        </w:rPr>
        <w:t xml:space="preserve">到 </w:t>
      </w:r>
      <w:r>
        <w:rPr>
          <w:lang w:val="zh-Hans"/>
        </w:rPr>
        <w:t xml:space="preserve">MM2S_DMACR </w:t>
      </w:r>
      <w:r>
        <w:rPr>
          <w:lang w:val="zh-Hans"/>
        </w:rPr>
        <w:t>来启用中断。</w:t>
      </w:r>
      <w:r>
        <w:rPr>
          <w:lang w:val="zh-Hans"/>
        </w:rPr>
        <w:t>IOC_IrqEn</w:t>
      </w:r>
      <w:r>
        <w:rPr>
          <w:lang w:val="zh-Hans"/>
        </w:rPr>
        <w:t>和</w:t>
      </w:r>
      <w:r>
        <w:rPr>
          <w:lang w:val="zh-Hans"/>
        </w:rPr>
        <w:t>MM2S_DMACR</w:t>
      </w:r>
      <w:r>
        <w:rPr>
          <w:lang w:val="zh-Hans"/>
        </w:rPr>
        <w:t>。</w:t>
      </w:r>
      <w:r>
        <w:rPr>
          <w:lang w:val="zh-Hans"/>
        </w:rPr>
        <w:t>Err_IrqEn</w:t>
      </w:r>
      <w:r>
        <w:rPr>
          <w:lang w:val="zh-Hans"/>
        </w:rPr>
        <w:t xml:space="preserve">。 </w:t>
      </w:r>
    </w:p>
    <w:p>
      <w:pPr>
        <w:pStyle w:val="Normal"/>
        <w:numPr>
          <w:ilvl w:val="0"/>
          <w:numId w:val="16"/>
        </w:numPr>
        <w:spacing w:before="0" w:after="152"/>
        <w:ind w:left="1105" w:right="43" w:hanging="360"/>
        <w:rPr/>
      </w:pPr>
      <w:r>
        <w:rPr>
          <w:lang w:val="zh-Hans"/>
        </w:rPr>
        <w:t xml:space="preserve">将有效地址写入尾部描述符寄存器。如果 </w:t>
      </w:r>
      <w:r>
        <w:rPr>
          <w:lang w:val="zh-Hans"/>
        </w:rPr>
        <w:t xml:space="preserve">AXI DMA </w:t>
      </w:r>
      <w:r>
        <w:rPr>
          <w:lang w:val="zh-Hans"/>
        </w:rPr>
        <w:t xml:space="preserve">配置为地址空间大于 </w:t>
      </w:r>
      <w:r>
        <w:rPr>
          <w:lang w:val="zh-Hans"/>
        </w:rPr>
        <w:t>32</w:t>
      </w:r>
      <w:r>
        <w:rPr>
          <w:lang w:val="zh-Hans"/>
        </w:rPr>
        <w:t xml:space="preserve">，则还要对尾部描述符的 </w:t>
      </w:r>
      <w:r>
        <w:rPr>
          <w:lang w:val="zh-Hans"/>
        </w:rPr>
        <w:t xml:space="preserve">MSB 32 </w:t>
      </w:r>
      <w:r>
        <w:rPr>
          <w:lang w:val="zh-Hans"/>
        </w:rPr>
        <w:t>位进行编程。</w:t>
      </w:r>
    </w:p>
    <w:p>
      <w:pPr>
        <w:pStyle w:val="Normal"/>
        <w:numPr>
          <w:ilvl w:val="0"/>
          <w:numId w:val="16"/>
        </w:numPr>
        <w:spacing w:before="0" w:after="153"/>
        <w:ind w:left="1105" w:right="43" w:hanging="360"/>
        <w:rPr/>
      </w:pPr>
      <w:r>
        <w:rPr>
          <w:lang w:val="zh-Hans"/>
        </w:rPr>
        <w:t xml:space="preserve">写入 尾部描述符寄存器会触发 </w:t>
      </w:r>
      <w:r>
        <w:rPr>
          <w:lang w:val="zh-Hans"/>
        </w:rPr>
        <w:t xml:space="preserve">DMA </w:t>
      </w:r>
      <w:r>
        <w:rPr>
          <w:lang w:val="zh-Hans"/>
        </w:rPr>
        <w:t xml:space="preserve">开始从内存中获取描述符。在多通道配置的情况下，当数据包到达 </w:t>
      </w:r>
      <w:r>
        <w:rPr>
          <w:lang w:val="zh-Hans"/>
        </w:rPr>
        <w:t xml:space="preserve">S2MM </w:t>
      </w:r>
      <w:r>
        <w:rPr>
          <w:lang w:val="zh-Hans"/>
        </w:rPr>
        <w:t>通道时，描述符的获取开始。</w:t>
      </w:r>
    </w:p>
    <w:p>
      <w:pPr>
        <w:pStyle w:val="Normal"/>
        <w:numPr>
          <w:ilvl w:val="0"/>
          <w:numId w:val="16"/>
        </w:numPr>
        <w:ind w:left="1105" w:right="43" w:hanging="360"/>
        <w:rPr/>
      </w:pPr>
      <w:r>
        <w:rPr>
          <w:lang w:val="zh-Hans"/>
        </w:rPr>
        <w:t xml:space="preserve">处理获取的描述符， 从内存中读取数据，然后输出到 </w:t>
      </w:r>
      <w:r>
        <w:rPr>
          <w:lang w:val="zh-Hans"/>
        </w:rPr>
        <w:t xml:space="preserve">MM2S </w:t>
      </w:r>
      <w:r>
        <w:rPr>
          <w:lang w:val="zh-Hans"/>
        </w:rPr>
        <w:t>流通道。</w:t>
      </w:r>
    </w:p>
    <w:p>
      <w:pPr>
        <w:pStyle w:val="Normal"/>
        <w:ind w:left="748" w:right="43" w:hanging="3"/>
        <w:rPr/>
      </w:pPr>
      <w:r>
        <w:rPr>
          <w:lang w:val="zh-Hans"/>
        </w:rPr>
        <w:t xml:space="preserve">使用以下顺序设置和启动 </w:t>
      </w:r>
      <w:r>
        <w:rPr>
          <w:lang w:val="zh-Hans"/>
        </w:rPr>
        <w:t xml:space="preserve">S2MM </w:t>
      </w:r>
      <w:r>
        <w:rPr>
          <w:lang w:val="zh-Hans"/>
        </w:rPr>
        <w:t xml:space="preserve">通道的 </w:t>
      </w:r>
      <w:r>
        <w:rPr>
          <w:lang w:val="zh-Hans"/>
        </w:rPr>
        <w:t xml:space="preserve">DMA </w:t>
      </w:r>
      <w:r>
        <w:rPr>
          <w:lang w:val="zh-Hans"/>
        </w:rPr>
        <w:t>操作：</w:t>
      </w:r>
    </w:p>
    <w:p>
      <w:pPr>
        <w:pStyle w:val="Normal"/>
        <w:numPr>
          <w:ilvl w:val="0"/>
          <w:numId w:val="17"/>
        </w:numPr>
        <w:spacing w:before="0" w:after="153"/>
        <w:ind w:left="1105" w:right="43" w:hanging="360"/>
        <w:rPr/>
      </w:pPr>
      <w:r>
        <w:rPr>
          <w:lang w:val="zh-Hans"/>
        </w:rPr>
        <w:t xml:space="preserve">将起始描述符的地址写入当前描述符寄存器。如果 </w:t>
      </w:r>
      <w:r>
        <w:rPr>
          <w:lang w:val="zh-Hans"/>
        </w:rPr>
        <w:t xml:space="preserve">AXI DMA </w:t>
      </w:r>
      <w:r>
        <w:rPr>
          <w:lang w:val="zh-Hans"/>
        </w:rPr>
        <w:t xml:space="preserve">配置为地址空间大于 </w:t>
      </w:r>
      <w:r>
        <w:rPr>
          <w:lang w:val="zh-Hans"/>
        </w:rPr>
        <w:t xml:space="preserve">32 </w:t>
      </w:r>
      <w:r>
        <w:rPr>
          <w:lang w:val="zh-Hans"/>
        </w:rPr>
        <w:t xml:space="preserve">，则还要对当前描述符的 </w:t>
      </w:r>
      <w:r>
        <w:rPr>
          <w:lang w:val="zh-Hans"/>
        </w:rPr>
        <w:t xml:space="preserve">MSB 32 </w:t>
      </w:r>
      <w:r>
        <w:rPr>
          <w:lang w:val="zh-Hans"/>
        </w:rPr>
        <w:t>位进行编程。</w:t>
      </w:r>
    </w:p>
    <w:p>
      <w:pPr>
        <w:pStyle w:val="Normal"/>
        <w:numPr>
          <w:ilvl w:val="0"/>
          <w:numId w:val="17"/>
        </w:numPr>
        <w:spacing w:before="0" w:after="152"/>
        <w:ind w:left="1105" w:right="43" w:hanging="360"/>
        <w:rPr/>
      </w:pPr>
      <w:r>
        <w:rPr>
          <w:lang w:val="zh-Hans"/>
        </w:rPr>
        <w:t>通过将运行</w:t>
      </w:r>
      <w:r>
        <w:rPr>
          <w:lang w:val="zh-Hans"/>
        </w:rPr>
        <w:t>/</w:t>
      </w:r>
      <w:r>
        <w:rPr>
          <w:lang w:val="zh-Hans"/>
        </w:rPr>
        <w:t xml:space="preserve">停止位设置为 </w:t>
      </w:r>
      <w:r>
        <w:rPr>
          <w:lang w:val="zh-Hans"/>
        </w:rPr>
        <w:t xml:space="preserve">1 </w:t>
      </w:r>
      <w:r>
        <w:rPr>
          <w:lang w:val="zh-Hans"/>
        </w:rPr>
        <w:t>（</w:t>
      </w:r>
      <w:r>
        <w:rPr>
          <w:lang w:val="zh-Hans"/>
        </w:rPr>
        <w:t xml:space="preserve">S2MM_DMACR </w:t>
      </w:r>
      <w:r>
        <w:rPr>
          <w:lang w:val="zh-Hans"/>
        </w:rPr>
        <w:t xml:space="preserve">来启动运行的 </w:t>
      </w:r>
      <w:r>
        <w:rPr>
          <w:lang w:val="zh-Hans"/>
        </w:rPr>
        <w:t xml:space="preserve">S2MM </w:t>
      </w:r>
      <w:r>
        <w:rPr>
          <w:lang w:val="zh-Hans"/>
        </w:rPr>
        <w:t>通道。</w:t>
      </w:r>
      <w:r>
        <w:rPr>
          <w:lang w:val="zh-Hans"/>
        </w:rPr>
        <w:t>RS =1</w:t>
      </w:r>
      <w:r>
        <w:rPr>
          <w:lang w:val="zh-Hans"/>
        </w:rPr>
        <w:t>）。停止的位（</w:t>
      </w:r>
      <w:r>
        <w:rPr>
          <w:lang w:val="zh-Hans"/>
        </w:rPr>
        <w:t>DMASR.</w:t>
      </w:r>
      <w:r>
        <w:rPr>
          <w:lang w:val="zh-Hans"/>
        </w:rPr>
        <w:t>停止）应取消断言，指示</w:t>
      </w:r>
      <w:r>
        <w:rPr>
          <w:lang w:val="zh-Hans"/>
        </w:rPr>
        <w:t xml:space="preserve">S2MM </w:t>
      </w:r>
      <w:r>
        <w:rPr>
          <w:lang w:val="zh-Hans"/>
        </w:rPr>
        <w:t>通道正在运行。</w:t>
      </w:r>
    </w:p>
    <w:p>
      <w:pPr>
        <w:pStyle w:val="Normal"/>
        <w:numPr>
          <w:ilvl w:val="0"/>
          <w:numId w:val="17"/>
        </w:numPr>
        <w:spacing w:before="0" w:after="153"/>
        <w:ind w:left="1105" w:right="43" w:hanging="360"/>
        <w:rPr/>
      </w:pPr>
      <w:r>
        <w:rPr>
          <w:lang w:val="zh-Hans"/>
        </w:rPr>
        <w:t xml:space="preserve">如果需要，通过写入 </w:t>
      </w:r>
      <w:r>
        <w:rPr>
          <w:lang w:val="zh-Hans"/>
        </w:rPr>
        <w:t xml:space="preserve">1 </w:t>
      </w:r>
      <w:r>
        <w:rPr>
          <w:lang w:val="zh-Hans"/>
        </w:rPr>
        <w:t xml:space="preserve">到 </w:t>
      </w:r>
      <w:r>
        <w:rPr>
          <w:lang w:val="zh-Hans"/>
        </w:rPr>
        <w:t xml:space="preserve">S2MM_DMACR </w:t>
      </w:r>
      <w:r>
        <w:rPr>
          <w:lang w:val="zh-Hans"/>
        </w:rPr>
        <w:t>来启用中断。</w:t>
      </w:r>
      <w:r>
        <w:rPr>
          <w:lang w:val="zh-Hans"/>
        </w:rPr>
        <w:t>IOC_IrqEn</w:t>
      </w:r>
      <w:r>
        <w:rPr>
          <w:lang w:val="zh-Hans"/>
        </w:rPr>
        <w:t>和</w:t>
      </w:r>
      <w:r>
        <w:rPr>
          <w:lang w:val="zh-Hans"/>
        </w:rPr>
        <w:t>S2MM_DMACR</w:t>
      </w:r>
      <w:r>
        <w:rPr>
          <w:lang w:val="zh-Hans"/>
        </w:rPr>
        <w:t>。</w:t>
      </w:r>
      <w:r>
        <w:rPr>
          <w:lang w:val="zh-Hans"/>
        </w:rPr>
        <w:t>Err_IrqEn</w:t>
      </w:r>
      <w:r>
        <w:rPr>
          <w:lang w:val="zh-Hans"/>
        </w:rPr>
        <w:t xml:space="preserve">。 </w:t>
      </w:r>
    </w:p>
    <w:p>
      <w:pPr>
        <w:pStyle w:val="Normal"/>
        <w:numPr>
          <w:ilvl w:val="0"/>
          <w:numId w:val="17"/>
        </w:numPr>
        <w:spacing w:lineRule="auto" w:line="235" w:before="0" w:after="154"/>
        <w:ind w:left="1105" w:right="43" w:hanging="360"/>
        <w:rPr/>
      </w:pPr>
      <w:r>
        <w:rPr>
          <w:lang w:val="zh-Hans"/>
        </w:rPr>
        <w:t xml:space="preserve">将有效地址写入尾部描述符寄存器。如果 </w:t>
      </w:r>
      <w:r>
        <w:rPr>
          <w:lang w:val="zh-Hans"/>
        </w:rPr>
        <w:t xml:space="preserve">AXI DMA </w:t>
      </w:r>
      <w:r>
        <w:rPr>
          <w:lang w:val="zh-Hans"/>
        </w:rPr>
        <w:t xml:space="preserve">配置为地址空间大于 </w:t>
      </w:r>
      <w:r>
        <w:rPr>
          <w:lang w:val="zh-Hans"/>
        </w:rPr>
        <w:t>32</w:t>
      </w:r>
      <w:r>
        <w:rPr>
          <w:lang w:val="zh-Hans"/>
        </w:rPr>
        <w:t xml:space="preserve">，则当前描述符的 </w:t>
      </w:r>
      <w:r>
        <w:rPr>
          <w:lang w:val="zh-Hans"/>
        </w:rPr>
        <w:t xml:space="preserve">MSB 32 </w:t>
      </w:r>
      <w:r>
        <w:rPr>
          <w:lang w:val="zh-Hans"/>
        </w:rPr>
        <w:t>位也进行编程。</w:t>
      </w:r>
    </w:p>
    <w:p>
      <w:pPr>
        <w:pStyle w:val="Normal"/>
        <w:numPr>
          <w:ilvl w:val="0"/>
          <w:numId w:val="17"/>
        </w:numPr>
        <w:spacing w:before="0" w:after="153"/>
        <w:ind w:left="1105" w:right="43" w:hanging="360"/>
        <w:rPr/>
      </w:pPr>
      <w:r>
        <w:rPr>
          <w:lang w:val="zh-Hans"/>
        </w:rPr>
        <w:t xml:space="preserve">写入尾部描述符寄存器会触发 </w:t>
      </w:r>
      <w:r>
        <w:rPr>
          <w:lang w:val="zh-Hans"/>
        </w:rPr>
        <w:t xml:space="preserve">DMA </w:t>
      </w:r>
      <w:r>
        <w:rPr>
          <w:lang w:val="zh-Hans"/>
        </w:rPr>
        <w:t>开始从内存中获取描述符。</w:t>
      </w:r>
    </w:p>
    <w:p>
      <w:pPr>
        <w:pStyle w:val="Normal"/>
        <w:numPr>
          <w:ilvl w:val="0"/>
          <w:numId w:val="17"/>
        </w:numPr>
        <w:ind w:left="1105" w:right="43" w:hanging="360"/>
        <w:rPr/>
      </w:pPr>
      <w:r>
        <w:rPr>
          <w:lang w:val="zh-Hans"/>
        </w:rPr>
        <w:t xml:space="preserve">处理提取的描述符，并从 </w:t>
      </w:r>
      <w:r>
        <w:rPr>
          <w:lang w:val="zh-Hans"/>
        </w:rPr>
        <w:t xml:space="preserve">S2MM </w:t>
      </w:r>
      <w:r>
        <w:rPr>
          <w:lang w:val="zh-Hans"/>
        </w:rPr>
        <w:t>流通道接收的任何数据写入 内存。</w:t>
      </w:r>
    </w:p>
    <w:p>
      <w:pPr>
        <w:pStyle w:val="3"/>
        <w:ind w:left="755" w:right="67" w:hanging="10"/>
        <w:rPr/>
      </w:pPr>
      <w:r>
        <w:rPr>
          <w:lang w:val="zh-Hans"/>
        </w:rPr>
        <w:t xml:space="preserve">循环 </w:t>
      </w:r>
      <w:r>
        <w:rPr>
          <w:lang w:val="zh-Hans"/>
        </w:rPr>
        <w:t xml:space="preserve">DMA </w:t>
      </w:r>
      <w:r>
        <w:rPr>
          <w:lang w:val="zh-Hans"/>
        </w:rPr>
        <w:t>模式</w:t>
      </w:r>
    </w:p>
    <w:p>
      <w:pPr>
        <w:pStyle w:val="Normal"/>
        <w:spacing w:before="0" w:after="533"/>
        <w:ind w:left="748" w:right="43" w:hanging="3"/>
        <w:rPr/>
      </w:pPr>
      <w:r>
        <w:rPr>
          <w:lang w:val="zh-Hans"/>
        </w:rPr>
        <w:t xml:space="preserve">AXI DMA </w:t>
      </w:r>
      <w:r>
        <w:rPr>
          <w:lang w:val="zh-Hans"/>
        </w:rPr>
        <w:t>可以通过对</w:t>
      </w:r>
      <w:r>
        <w:rPr>
          <w:sz w:val="19"/>
          <w:lang w:val="zh-Hans"/>
        </w:rPr>
        <w:t>缓冲区描述符 （</w:t>
      </w:r>
      <w:r>
        <w:rPr>
          <w:lang w:val="zh-Hans"/>
        </w:rPr>
        <w:t>BD</w:t>
      </w:r>
      <w:r>
        <w:rPr>
          <w:lang w:val="zh-Hans"/>
        </w:rPr>
        <w:t>） 链设置进行某些更改，在循环模式下运行。在循环模式下，</w:t>
      </w:r>
      <w:r>
        <w:rPr>
          <w:lang w:val="zh-Hans"/>
        </w:rPr>
        <w:t xml:space="preserve">DMA </w:t>
      </w:r>
      <w:r>
        <w:rPr>
          <w:lang w:val="zh-Hans"/>
        </w:rPr>
        <w:t xml:space="preserve">会不间断地获取和处理相同的 </w:t>
      </w:r>
      <w:r>
        <w:rPr>
          <w:lang w:val="zh-Hans"/>
        </w:rPr>
        <w:t>BD</w:t>
      </w:r>
      <w:r>
        <w:rPr>
          <w:lang w:val="zh-Hans"/>
        </w:rPr>
        <w:t>。</w:t>
      </w:r>
      <w:r>
        <w:rPr>
          <w:lang w:val="zh-Hans"/>
        </w:rPr>
        <w:t xml:space="preserve">DMA </w:t>
      </w:r>
      <w:r>
        <w:rPr>
          <w:lang w:val="zh-Hans"/>
        </w:rPr>
        <w:t>将继续提取和处理，直到停止或重置。要启用循环操作，应如图</w:t>
      </w:r>
      <w:r>
        <w:rPr>
          <w:color w:val="0000FF"/>
          <w:lang w:val="zh-Hans"/>
        </w:rPr>
        <w:t>3-2</w:t>
      </w:r>
      <w:r>
        <w:rPr>
          <w:lang w:val="zh-Hans"/>
        </w:rPr>
        <w:t>所示设置</w:t>
      </w:r>
      <w:r>
        <w:rPr>
          <w:lang w:val="zh-Hans"/>
        </w:rPr>
        <w:t>BD</w:t>
      </w:r>
      <w:r>
        <w:rPr>
          <w:lang w:val="zh-Hans"/>
        </w:rPr>
        <w:t>链。</w:t>
      </w:r>
    </w:p>
    <w:p>
      <w:pPr>
        <w:pStyle w:val="Normal"/>
        <w:spacing w:lineRule="auto" w:line="264" w:before="0" w:after="1079"/>
        <w:ind w:left="770" w:right="0" w:hanging="10"/>
        <w:jc w:val="left"/>
        <w:rPr/>
      </w:pPr>
      <w:r>
        <w:rPr>
          <w:color w:val="FFFFFF"/>
          <w:sz w:val="4"/>
          <w:lang w:val="zh-Hans"/>
        </w:rPr>
        <w:t xml:space="preserve">X-Ref Target - </w:t>
      </w:r>
      <w:r>
        <w:rPr>
          <w:color w:val="FFFFFF"/>
          <w:sz w:val="4"/>
          <w:lang w:val="zh-Hans"/>
        </w:rPr>
        <w:t xml:space="preserve">图 </w:t>
      </w:r>
      <w:r>
        <w:rPr>
          <w:color w:val="FFFFFF"/>
          <w:sz w:val="4"/>
          <w:lang w:val="zh-Hans"/>
        </w:rPr>
        <w:t>3-2</w:t>
      </w:r>
    </w:p>
    <w:p>
      <w:pPr>
        <w:pStyle w:val="Normal"/>
        <w:spacing w:lineRule="auto" w:line="552" w:before="0" w:after="3939"/>
        <w:ind w:left="3179" w:right="2533" w:hanging="10"/>
        <w:jc w:val="left"/>
        <w:rPr/>
      </w:pPr>
      <w:r>
        <mc:AlternateContent>
          <mc:Choice Requires="wpg">
            <w:drawing>
              <wp:anchor behindDoc="0" distT="0" distB="0" distL="114300" distR="114300" simplePos="0" locked="0" layoutInCell="1" allowOverlap="1" relativeHeight="89" wp14:anchorId="06BA99E7">
                <wp:simplePos x="0" y="0"/>
                <wp:positionH relativeFrom="column">
                  <wp:posOffset>3041650</wp:posOffset>
                </wp:positionH>
                <wp:positionV relativeFrom="paragraph">
                  <wp:posOffset>-523240</wp:posOffset>
                </wp:positionV>
                <wp:extent cx="1749425" cy="4050030"/>
                <wp:effectExtent l="0" t="0" r="0" b="0"/>
                <wp:wrapSquare wrapText="bothSides"/>
                <wp:docPr id="113" name="Group 113029"/>
                <a:graphic xmlns:a="http://schemas.openxmlformats.org/drawingml/2006/main">
                  <a:graphicData uri="http://schemas.microsoft.com/office/word/2010/wordprocessingGroup">
                    <wpg:wgp>
                      <wpg:cNvGrpSpPr/>
                      <wpg:grpSpPr>
                        <a:xfrm>
                          <a:off x="0" y="0"/>
                          <a:ext cx="1748880" cy="4049280"/>
                        </a:xfrm>
                      </wpg:grpSpPr>
                      <wps:wsp>
                        <wps:cNvSpPr/>
                        <wps:spPr>
                          <a:xfrm>
                            <a:off x="0" y="0"/>
                            <a:ext cx="1322640" cy="907560"/>
                          </a:xfrm>
                          <a:custGeom>
                            <a:avLst/>
                            <a:gdLst/>
                            <a:ahLst/>
                            <a:rect l="l" t="t" r="r" b="b"/>
                            <a:pathLst>
                              <a:path w="1374614" h="914785">
                                <a:moveTo>
                                  <a:pt x="0" y="0"/>
                                </a:moveTo>
                                <a:lnTo>
                                  <a:pt x="1374614" y="0"/>
                                </a:lnTo>
                                <a:lnTo>
                                  <a:pt x="1374614" y="914785"/>
                                </a:lnTo>
                                <a:lnTo>
                                  <a:pt x="0" y="914785"/>
                                </a:lnTo>
                                <a:close/>
                              </a:path>
                            </a:pathLst>
                          </a:custGeom>
                          <a:noFill/>
                          <a:ln cap="sq" w="12600">
                            <a:solidFill>
                              <a:srgbClr val="ffffff"/>
                            </a:solidFill>
                          </a:ln>
                        </wps:spPr>
                        <wps:style>
                          <a:lnRef idx="1"/>
                          <a:fillRef idx="0"/>
                          <a:effectRef idx="0"/>
                          <a:fontRef idx="minor"/>
                        </wps:style>
                        <wps:bodyPr/>
                      </wps:wsp>
                      <wps:wsp>
                        <wps:cNvSpPr/>
                        <wps:spPr>
                          <a:xfrm>
                            <a:off x="520200" y="392400"/>
                            <a:ext cx="376560" cy="183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BD1</w:t>
                              </w:r>
                            </w:p>
                          </w:txbxContent>
                        </wps:txbx>
                        <wps:bodyPr lIns="0" rIns="0" tIns="0" bIns="0">
                          <a:noAutofit/>
                        </wps:bodyPr>
                      </wps:wsp>
                      <wps:wsp>
                        <wps:cNvSpPr/>
                        <wps:spPr>
                          <a:xfrm>
                            <a:off x="0" y="1482120"/>
                            <a:ext cx="1322640" cy="907560"/>
                          </a:xfrm>
                          <a:custGeom>
                            <a:avLst/>
                            <a:gdLst/>
                            <a:ahLst/>
                            <a:rect l="l" t="t" r="r" b="b"/>
                            <a:pathLst>
                              <a:path w="1374614" h="914785">
                                <a:moveTo>
                                  <a:pt x="0" y="0"/>
                                </a:moveTo>
                                <a:lnTo>
                                  <a:pt x="1374614" y="0"/>
                                </a:lnTo>
                                <a:lnTo>
                                  <a:pt x="1374614" y="914785"/>
                                </a:lnTo>
                                <a:lnTo>
                                  <a:pt x="0" y="914785"/>
                                </a:lnTo>
                                <a:close/>
                              </a:path>
                            </a:pathLst>
                          </a:custGeom>
                          <a:noFill/>
                          <a:ln cap="sq" w="12600">
                            <a:solidFill>
                              <a:srgbClr val="ffffff"/>
                            </a:solidFill>
                          </a:ln>
                        </wps:spPr>
                        <wps:style>
                          <a:lnRef idx="1"/>
                          <a:fillRef idx="0"/>
                          <a:effectRef idx="0"/>
                          <a:fontRef idx="minor"/>
                        </wps:style>
                        <wps:bodyPr/>
                      </wps:wsp>
                      <wps:wsp>
                        <wps:cNvSpPr/>
                        <wps:spPr>
                          <a:xfrm>
                            <a:off x="520200" y="1874520"/>
                            <a:ext cx="376560" cy="183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BD2</w:t>
                              </w:r>
                            </w:p>
                          </w:txbxContent>
                        </wps:txbx>
                        <wps:bodyPr lIns="0" rIns="0" tIns="0" bIns="0">
                          <a:noAutofit/>
                        </wps:bodyPr>
                      </wps:wsp>
                      <wps:wsp>
                        <wps:cNvSpPr/>
                        <wps:spPr>
                          <a:xfrm>
                            <a:off x="0" y="2961720"/>
                            <a:ext cx="1322640" cy="910080"/>
                          </a:xfrm>
                          <a:custGeom>
                            <a:avLst/>
                            <a:gdLst/>
                            <a:ahLst/>
                            <a:rect l="l" t="t" r="r" b="b"/>
                            <a:pathLst>
                              <a:path w="1374614" h="914785">
                                <a:moveTo>
                                  <a:pt x="0" y="0"/>
                                </a:moveTo>
                                <a:lnTo>
                                  <a:pt x="1374614" y="0"/>
                                </a:lnTo>
                                <a:lnTo>
                                  <a:pt x="1374614" y="914785"/>
                                </a:lnTo>
                                <a:lnTo>
                                  <a:pt x="0" y="914785"/>
                                </a:lnTo>
                                <a:close/>
                              </a:path>
                            </a:pathLst>
                          </a:custGeom>
                          <a:noFill/>
                          <a:ln cap="sq" w="12600">
                            <a:solidFill>
                              <a:srgbClr val="ffffff"/>
                            </a:solidFill>
                          </a:ln>
                        </wps:spPr>
                        <wps:style>
                          <a:lnRef idx="1"/>
                          <a:fillRef idx="0"/>
                          <a:effectRef idx="0"/>
                          <a:fontRef idx="minor"/>
                        </wps:style>
                        <wps:bodyPr/>
                      </wps:wsp>
                      <wps:wsp>
                        <wps:cNvSpPr/>
                        <wps:spPr>
                          <a:xfrm>
                            <a:off x="520200" y="3356640"/>
                            <a:ext cx="376560" cy="1836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BDn</w:t>
                              </w:r>
                            </w:p>
                          </w:txbxContent>
                        </wps:txbx>
                        <wps:bodyPr lIns="0" rIns="0" tIns="0" bIns="0">
                          <a:noAutofit/>
                        </wps:bodyPr>
                      </wps:wsp>
                      <wps:wsp>
                        <wps:cNvSpPr/>
                        <wps:spPr>
                          <a:xfrm>
                            <a:off x="676800" y="2392560"/>
                            <a:ext cx="720" cy="478800"/>
                          </a:xfrm>
                          <a:custGeom>
                            <a:avLst/>
                            <a:gdLst/>
                            <a:ahLst/>
                            <a:rect l="l" t="t" r="r" b="b"/>
                            <a:pathLst>
                              <a:path w="0" h="484071">
                                <a:moveTo>
                                  <a:pt x="0" y="0"/>
                                </a:moveTo>
                                <a:lnTo>
                                  <a:pt x="0" y="484071"/>
                                </a:lnTo>
                              </a:path>
                            </a:pathLst>
                          </a:custGeom>
                          <a:noFill/>
                          <a:ln>
                            <a:solidFill>
                              <a:srgbClr val="ffffff"/>
                            </a:solidFill>
                          </a:ln>
                        </wps:spPr>
                        <wps:style>
                          <a:lnRef idx="1"/>
                          <a:fillRef idx="0"/>
                          <a:effectRef idx="0"/>
                          <a:fontRef idx="minor"/>
                        </wps:style>
                        <wps:bodyPr/>
                      </wps:wsp>
                      <wps:wsp>
                        <wps:cNvSpPr/>
                        <wps:spPr>
                          <a:xfrm>
                            <a:off x="649080" y="2874600"/>
                            <a:ext cx="52560" cy="83880"/>
                          </a:xfrm>
                          <a:custGeom>
                            <a:avLst/>
                            <a:gdLst/>
                            <a:ahLst/>
                            <a:rect l="l" t="t" r="r" b="b"/>
                            <a:pathLst>
                              <a:path w="58547" h="87668">
                                <a:moveTo>
                                  <a:pt x="0" y="0"/>
                                </a:moveTo>
                                <a:lnTo>
                                  <a:pt x="58547" y="0"/>
                                </a:lnTo>
                                <a:lnTo>
                                  <a:pt x="29273" y="87668"/>
                                </a:lnTo>
                                <a:lnTo>
                                  <a:pt x="0" y="0"/>
                                </a:lnTo>
                                <a:close/>
                              </a:path>
                            </a:pathLst>
                          </a:custGeom>
                          <a:solidFill>
                            <a:srgbClr val="000000"/>
                          </a:solidFill>
                          <a:ln>
                            <a:noFill/>
                          </a:ln>
                        </wps:spPr>
                        <wps:style>
                          <a:lnRef idx="0"/>
                          <a:fillRef idx="0"/>
                          <a:effectRef idx="0"/>
                          <a:fontRef idx="minor"/>
                        </wps:style>
                        <wps:bodyPr/>
                      </wps:wsp>
                      <wps:wsp>
                        <wps:cNvSpPr/>
                        <wps:spPr>
                          <a:xfrm>
                            <a:off x="676800" y="910080"/>
                            <a:ext cx="720" cy="481320"/>
                          </a:xfrm>
                          <a:custGeom>
                            <a:avLst/>
                            <a:gdLst/>
                            <a:ahLst/>
                            <a:rect l="l" t="t" r="r" b="b"/>
                            <a:pathLst>
                              <a:path w="0" h="484071">
                                <a:moveTo>
                                  <a:pt x="0" y="0"/>
                                </a:moveTo>
                                <a:lnTo>
                                  <a:pt x="0" y="484071"/>
                                </a:lnTo>
                              </a:path>
                            </a:pathLst>
                          </a:custGeom>
                          <a:noFill/>
                          <a:ln>
                            <a:solidFill>
                              <a:srgbClr val="ffffff"/>
                            </a:solidFill>
                          </a:ln>
                        </wps:spPr>
                        <wps:style>
                          <a:lnRef idx="1"/>
                          <a:fillRef idx="0"/>
                          <a:effectRef idx="0"/>
                          <a:fontRef idx="minor"/>
                        </wps:style>
                        <wps:bodyPr/>
                      </wps:wsp>
                      <wps:wsp>
                        <wps:cNvSpPr/>
                        <wps:spPr>
                          <a:xfrm>
                            <a:off x="649080" y="1395000"/>
                            <a:ext cx="52560" cy="83880"/>
                          </a:xfrm>
                          <a:custGeom>
                            <a:avLst/>
                            <a:gdLst/>
                            <a:ahLst/>
                            <a:rect l="l" t="t" r="r" b="b"/>
                            <a:pathLst>
                              <a:path w="58547" h="87668">
                                <a:moveTo>
                                  <a:pt x="0" y="0"/>
                                </a:moveTo>
                                <a:lnTo>
                                  <a:pt x="58547" y="0"/>
                                </a:lnTo>
                                <a:lnTo>
                                  <a:pt x="29273" y="87668"/>
                                </a:lnTo>
                                <a:lnTo>
                                  <a:pt x="0" y="0"/>
                                </a:lnTo>
                                <a:close/>
                              </a:path>
                            </a:pathLst>
                          </a:custGeom>
                          <a:solidFill>
                            <a:srgbClr val="000000"/>
                          </a:solidFill>
                          <a:ln>
                            <a:noFill/>
                          </a:ln>
                        </wps:spPr>
                        <wps:style>
                          <a:lnRef idx="0"/>
                          <a:fillRef idx="0"/>
                          <a:effectRef idx="0"/>
                          <a:fontRef idx="minor"/>
                        </wps:style>
                        <wps:bodyPr/>
                      </wps:wsp>
                      <wps:wsp>
                        <wps:cNvSpPr/>
                        <wps:spPr>
                          <a:xfrm>
                            <a:off x="1325880" y="411480"/>
                            <a:ext cx="326880" cy="3018240"/>
                          </a:xfrm>
                          <a:custGeom>
                            <a:avLst/>
                            <a:gdLst/>
                            <a:ahLst/>
                            <a:rect l="l" t="t" r="r" b="b"/>
                            <a:pathLst>
                              <a:path w="343653" h="3030236">
                                <a:moveTo>
                                  <a:pt x="0" y="3030236"/>
                                </a:moveTo>
                                <a:lnTo>
                                  <a:pt x="343653" y="3030236"/>
                                </a:lnTo>
                                <a:lnTo>
                                  <a:pt x="343653" y="0"/>
                                </a:lnTo>
                                <a:lnTo>
                                  <a:pt x="87823" y="0"/>
                                </a:lnTo>
                              </a:path>
                            </a:pathLst>
                          </a:custGeom>
                          <a:noFill/>
                          <a:ln>
                            <a:solidFill>
                              <a:srgbClr val="ffffff"/>
                            </a:solidFill>
                          </a:ln>
                        </wps:spPr>
                        <wps:style>
                          <a:lnRef idx="1"/>
                          <a:fillRef idx="0"/>
                          <a:effectRef idx="0"/>
                          <a:fontRef idx="minor"/>
                        </wps:style>
                        <wps:bodyPr/>
                      </wps:wsp>
                      <wps:wsp>
                        <wps:cNvSpPr/>
                        <wps:spPr>
                          <a:xfrm>
                            <a:off x="1325160" y="381600"/>
                            <a:ext cx="81360" cy="55080"/>
                          </a:xfrm>
                          <a:custGeom>
                            <a:avLst/>
                            <a:gdLst/>
                            <a:ahLst/>
                            <a:rect l="l" t="t" r="r" b="b"/>
                            <a:pathLst>
                              <a:path w="87821" h="58445">
                                <a:moveTo>
                                  <a:pt x="87821" y="0"/>
                                </a:moveTo>
                                <a:lnTo>
                                  <a:pt x="87821" y="58445"/>
                                </a:lnTo>
                                <a:lnTo>
                                  <a:pt x="0" y="29223"/>
                                </a:lnTo>
                                <a:lnTo>
                                  <a:pt x="87821" y="0"/>
                                </a:lnTo>
                                <a:close/>
                              </a:path>
                            </a:pathLst>
                          </a:custGeom>
                          <a:solidFill>
                            <a:srgbClr val="000000"/>
                          </a:solidFill>
                          <a:ln>
                            <a:noFill/>
                          </a:ln>
                        </wps:spPr>
                        <wps:style>
                          <a:lnRef idx="0"/>
                          <a:fillRef idx="0"/>
                          <a:effectRef idx="0"/>
                          <a:fontRef idx="minor"/>
                        </wps:style>
                        <wps:bodyPr/>
                      </wps:wsp>
                      <wps:wsp>
                        <wps:cNvSpPr/>
                        <wps:spPr>
                          <a:xfrm>
                            <a:off x="1472040" y="3975120"/>
                            <a:ext cx="276840" cy="74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X14564</w:t>
                              </w:r>
                            </w:p>
                          </w:txbxContent>
                        </wps:txbx>
                        <wps:bodyPr lIns="0" rIns="0" tIns="0" bIns="0">
                          <a:noAutofit/>
                        </wps:bodyPr>
                      </wps:wsp>
                    </wpg:wgp>
                  </a:graphicData>
                </a:graphic>
              </wp:anchor>
            </w:drawing>
          </mc:Choice>
          <mc:Fallback>
            <w:pict>
              <v:group id="shape_0" alt="Group 113029" style="position:absolute;margin-left:239.5pt;margin-top:-41.2pt;width:137.7pt;height:318.85pt" coordorigin="4790,-824" coordsize="2754,6377">
                <v:rect id="shape_0" stroked="f" style="position:absolute;left:5609;top:-206;width:592;height:288">
                  <v:textbo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BD1</w:t>
                        </w:r>
                      </w:p>
                    </w:txbxContent>
                  </v:textbox>
                  <w10:wrap type="square"/>
                  <v:fill o:detectmouseclick="t" on="false"/>
                  <v:stroke color="#3465a4" joinstyle="round" endcap="flat"/>
                </v:rect>
                <v:rect id="shape_0" stroked="f" style="position:absolute;left:5609;top:2128;width:592;height:288">
                  <v:textbo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BD2</w:t>
                        </w:r>
                      </w:p>
                    </w:txbxContent>
                  </v:textbox>
                  <w10:wrap type="square"/>
                  <v:fill o:detectmouseclick="t" on="false"/>
                  <v:stroke color="#3465a4" joinstyle="round" endcap="flat"/>
                </v:rect>
                <v:rect id="shape_0" stroked="f" style="position:absolute;left:5609;top:4462;width:592;height:288">
                  <v:textbox>
                    <w:txbxContent>
                      <w:p>
                        <w:pPr>
                          <w:overflowPunct w:val="false"/>
                          <w:spacing w:before="0" w:after="160" w:lineRule="auto" w:line="252"/>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等线" w:cs="等线" w:ascii="等线" w:hAnsi="等线"/>
                            <w:color w:val="00000A"/>
                            <w14:ligatures w14:val="standardContextual"/>
                          </w:rPr>
                          <w:t>BDn</w:t>
                        </w:r>
                      </w:p>
                    </w:txbxContent>
                  </v:textbox>
                  <w10:wrap type="square"/>
                  <v:fill o:detectmouseclick="t" on="false"/>
                  <v:stroke color="#3465a4" joinstyle="round" endcap="flat"/>
                </v:rect>
                <v:rect id="shape_0" stroked="f" style="position:absolute;left:7108;top:5436;width:435;height:116">
                  <v:textbo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X14564</w:t>
                        </w:r>
                      </w:p>
                    </w:txbxContent>
                  </v:textbox>
                  <w10:wrap type="square"/>
                  <v:fill o:detectmouseclick="t" on="false"/>
                  <v:stroke color="#3465a4" joinstyle="round" endcap="flat"/>
                </v:rect>
              </v:group>
            </w:pict>
          </mc:Fallback>
        </mc:AlternateContent>
      </w:r>
      <w:r>
        <w:rPr>
          <w:lang w:val="zh-Hans"/>
        </w:rPr>
        <w:t>第一</w:t>
      </w:r>
      <w:r>
        <w:rPr>
          <w:lang w:val="zh-Hans"/>
        </w:rPr>
        <w:t xml:space="preserve">BD </w:t>
      </w:r>
      <w:r>
        <w:rPr>
          <w:lang w:val="zh-Hans"/>
        </w:rPr>
        <w:t>（</w:t>
      </w:r>
      <w:r>
        <w:rPr>
          <w:lang w:val="zh-Hans"/>
        </w:rPr>
        <w:t>0x40</w:t>
      </w:r>
      <w:r>
        <w:rPr>
          <w:lang w:val="zh-Hans"/>
        </w:rPr>
        <w:t>）</w:t>
      </w:r>
    </w:p>
    <w:p>
      <w:pPr>
        <w:pStyle w:val="Normal"/>
        <w:spacing w:lineRule="auto" w:line="552" w:before="0" w:after="677"/>
        <w:ind w:left="3034" w:right="2533" w:hanging="10"/>
        <w:jc w:val="left"/>
        <w:rPr/>
      </w:pPr>
      <w:r>
        <w:rPr>
          <w:lang w:val="zh-Hans"/>
        </w:rPr>
        <w:t>尾部</w:t>
      </w:r>
      <w:r>
        <w:rPr>
          <w:lang w:val="zh-Hans"/>
        </w:rPr>
        <w:t xml:space="preserve">BD </w:t>
      </w:r>
      <w:r>
        <w:rPr>
          <w:lang w:val="zh-Hans"/>
        </w:rPr>
        <w:t>（</w:t>
      </w:r>
      <w:r>
        <w:rPr>
          <w:lang w:val="zh-Hans"/>
        </w:rPr>
        <w:t>0x1C0</w:t>
      </w:r>
      <w:r>
        <w:rPr>
          <w:lang w:val="zh-Hans"/>
        </w:rPr>
        <w:t>）</w:t>
      </w:r>
    </w:p>
    <w:p>
      <w:pPr>
        <w:pStyle w:val="Normal"/>
        <w:tabs>
          <w:tab w:val="clear" w:pos="420"/>
          <w:tab w:val="center" w:pos="4866" w:leader="none"/>
          <w:tab w:val="center" w:pos="6031" w:leader="none"/>
        </w:tabs>
        <w:spacing w:lineRule="auto" w:line="259" w:before="0" w:after="227"/>
        <w:ind w:left="0" w:right="0" w:hanging="0"/>
        <w:jc w:val="left"/>
        <w:rPr/>
      </w:pPr>
      <w:r>
        <w:rPr>
          <w:lang w:val="zh-Hans"/>
        </w:rPr>
        <w:tab/>
      </w:r>
      <w:r>
        <w:rPr>
          <w:i/>
          <w:lang w:val="zh-Hans"/>
        </w:rPr>
        <w:t xml:space="preserve">图 </w:t>
      </w:r>
      <w:r>
        <w:rPr>
          <w:i/>
          <w:lang w:val="zh-Hans"/>
        </w:rPr>
        <w:t>3-2</w:t>
      </w:r>
      <w:r>
        <w:rPr>
          <w:i/>
          <w:lang w:val="zh-Hans"/>
        </w:rPr>
        <w:t>：</w:t>
      </w:r>
      <w:r>
        <w:rPr>
          <w:i/>
          <w:lang w:val="zh-Hans"/>
        </w:rPr>
        <w:tab/>
      </w:r>
      <w:r>
        <w:rPr>
          <w:b/>
          <w:lang w:val="zh-Hans"/>
        </w:rPr>
        <w:t xml:space="preserve">BD </w:t>
      </w:r>
      <w:r>
        <w:rPr>
          <w:b/>
          <w:lang w:val="zh-Hans"/>
        </w:rPr>
        <w:t>链</w:t>
      </w:r>
    </w:p>
    <w:p>
      <w:pPr>
        <w:pStyle w:val="Normal"/>
        <w:ind w:left="748" w:right="43" w:hanging="3"/>
        <w:rPr/>
      </w:pPr>
      <w:r>
        <w:rPr>
          <w:lang w:val="zh-Hans"/>
        </w:rPr>
        <w:t>在此设置中，尾部</w:t>
      </w:r>
      <w:r>
        <w:rPr>
          <w:lang w:val="zh-Hans"/>
        </w:rPr>
        <w:t>BD</w:t>
      </w:r>
      <w:r>
        <w:rPr>
          <w:lang w:val="zh-Hans"/>
        </w:rPr>
        <w:t>指向第一个</w:t>
      </w:r>
      <w:r>
        <w:rPr>
          <w:lang w:val="zh-Hans"/>
        </w:rPr>
        <w:t>BD</w:t>
      </w:r>
      <w:r>
        <w:rPr>
          <w:lang w:val="zh-Hans"/>
        </w:rPr>
        <w:t xml:space="preserve">。尾部描述符寄存器没有任何用途，仅用于触发 </w:t>
      </w:r>
      <w:r>
        <w:rPr>
          <w:lang w:val="zh-Hans"/>
        </w:rPr>
        <w:t xml:space="preserve">DMA </w:t>
      </w:r>
      <w:r>
        <w:rPr>
          <w:lang w:val="zh-Hans"/>
        </w:rPr>
        <w:t>引擎。遵循</w:t>
      </w:r>
      <w:r>
        <w:rPr>
          <w:color w:val="0000FF"/>
          <w:lang w:val="zh-Hans"/>
        </w:rPr>
        <w:t>分散</w:t>
      </w:r>
      <w:r>
        <w:rPr>
          <w:color w:val="0000FF"/>
          <w:lang w:val="zh-Hans"/>
        </w:rPr>
        <w:t>/</w:t>
      </w:r>
      <w:r>
        <w:rPr>
          <w:color w:val="0000FF"/>
          <w:lang w:val="zh-Hans"/>
        </w:rPr>
        <w:t>聚集模式</w:t>
      </w:r>
      <w:r>
        <w:rPr>
          <w:lang w:val="zh-Hans"/>
        </w:rPr>
        <w:t>中提到的相同编程顺序。确保已设置控制寄存器中的循环位。</w:t>
      </w:r>
    </w:p>
    <w:p>
      <w:pPr>
        <w:pStyle w:val="Normal"/>
        <w:ind w:left="748" w:right="43" w:hanging="3"/>
        <w:rPr/>
      </w:pPr>
      <w:r>
        <w:rPr>
          <w:lang w:val="zh-Hans"/>
        </w:rPr>
        <w:t>使用一些不属于</w:t>
      </w:r>
      <w:r>
        <w:rPr>
          <w:lang w:val="zh-Hans"/>
        </w:rPr>
        <w:t>BD</w:t>
      </w:r>
      <w:r>
        <w:rPr>
          <w:lang w:val="zh-Hans"/>
        </w:rPr>
        <w:t>链的值对尾部描述符寄存器进行编程。比如 说</w:t>
      </w:r>
      <w:r>
        <w:rPr>
          <w:lang w:val="zh-Hans"/>
        </w:rPr>
        <w:t>0x50</w:t>
      </w:r>
      <w:r>
        <w:rPr>
          <w:lang w:val="zh-Hans"/>
        </w:rPr>
        <w:t>。</w:t>
      </w:r>
    </w:p>
    <w:p>
      <w:pPr>
        <w:sectPr>
          <w:headerReference w:type="even" r:id="rId99"/>
          <w:headerReference w:type="default" r:id="rId100"/>
          <w:headerReference w:type="first" r:id="rId101"/>
          <w:footerReference w:type="even" r:id="rId102"/>
          <w:footerReference w:type="default" r:id="rId103"/>
          <w:footerReference w:type="first" r:id="rId104"/>
          <w:type w:val="nextPage"/>
          <w:pgSz w:w="12240" w:h="15840"/>
          <w:pgMar w:left="1080" w:right="1087" w:header="720" w:top="777" w:footer="254" w:bottom="1644" w:gutter="0"/>
          <w:pgNumType w:fmt="decimal"/>
          <w:formProt w:val="false"/>
          <w:titlePg/>
          <w:textDirection w:val="lrTb"/>
          <w:docGrid w:type="default" w:linePitch="100" w:charSpace="0"/>
        </w:sectPr>
        <w:pStyle w:val="Normal"/>
        <w:ind w:left="748" w:right="43" w:hanging="3"/>
        <w:rPr/>
      </w:pPr>
      <w:r>
        <w:rPr>
          <w:lang w:val="zh-Hans"/>
        </w:rPr>
        <w:t>对尾部描述符寄存器进行编程后，</w:t>
      </w:r>
      <w:r>
        <w:rPr>
          <w:lang w:val="zh-Hans"/>
        </w:rPr>
        <w:t xml:space="preserve">DMA </w:t>
      </w:r>
      <w:r>
        <w:rPr>
          <w:lang w:val="zh-Hans"/>
        </w:rPr>
        <w:t xml:space="preserve">开始获取和处理 </w:t>
      </w:r>
      <w:r>
        <w:rPr>
          <w:lang w:val="zh-Hans"/>
        </w:rPr>
        <w:t>BD</w:t>
      </w:r>
      <w:r>
        <w:rPr>
          <w:lang w:val="zh-Hans"/>
        </w:rPr>
        <w:t xml:space="preserve">（ 以环形方式设置），直到 </w:t>
      </w:r>
      <w:r>
        <w:rPr>
          <w:lang w:val="zh-Hans"/>
        </w:rPr>
        <w:t xml:space="preserve">DMA </w:t>
      </w:r>
      <w:r>
        <w:rPr>
          <w:lang w:val="zh-Hans"/>
        </w:rPr>
        <w:t>停止或重置。</w:t>
      </w:r>
    </w:p>
    <w:p>
      <w:pPr>
        <w:pStyle w:val="Normal"/>
        <w:spacing w:lineRule="auto" w:line="259" w:before="0" w:after="71"/>
        <w:ind w:left="-8" w:right="0" w:hanging="0"/>
        <w:jc w:val="left"/>
        <w:rPr/>
      </w:pPr>
      <w:r>
        <w:rPr/>
        <w:drawing>
          <wp:inline distT="0" distB="0" distL="0" distR="0">
            <wp:extent cx="804545" cy="502920"/>
            <wp:effectExtent l="0" t="0" r="0" b="0"/>
            <wp:docPr id="119" name="Picture 1427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42715" descr=""/>
                    <pic:cNvPicPr>
                      <a:picLocks noChangeAspect="1" noChangeArrowheads="1"/>
                    </pic:cNvPicPr>
                  </pic:nvPicPr>
                  <pic:blipFill>
                    <a:blip r:embed="rId105"/>
                    <a:stretch>
                      <a:fillRect/>
                    </a:stretch>
                  </pic:blipFill>
                  <pic:spPr bwMode="auto">
                    <a:xfrm>
                      <a:off x="0" y="0"/>
                      <a:ext cx="804545" cy="502920"/>
                    </a:xfrm>
                    <a:prstGeom prst="rect">
                      <a:avLst/>
                    </a:prstGeom>
                  </pic:spPr>
                </pic:pic>
              </a:graphicData>
            </a:graphic>
          </wp:inline>
        </w:drawing>
      </w:r>
    </w:p>
    <w:p>
      <w:pPr>
        <w:pStyle w:val="1"/>
        <w:spacing w:lineRule="auto" w:line="506"/>
        <w:ind w:left="-15" w:right="67" w:firstLine="8434"/>
        <w:rPr/>
      </w:pPr>
      <w:r>
        <w:rPr>
          <w:i/>
          <w:sz w:val="40"/>
          <w:lang w:val="zh-Hans"/>
        </w:rPr>
        <w:t>第</w:t>
      </w:r>
      <w:r>
        <w:rPr>
          <w:i/>
          <w:sz w:val="40"/>
          <w:lang w:val="zh-Hans"/>
        </w:rPr>
        <w:t>4</w:t>
      </w:r>
      <w:r>
        <w:rPr>
          <w:i/>
          <w:sz w:val="40"/>
          <w:lang w:val="zh-Hans"/>
        </w:rPr>
        <w:t xml:space="preserve">章 </w:t>
      </w:r>
      <w:r>
        <w:rPr>
          <w:lang w:val="zh-Hans"/>
        </w:rPr>
        <w:t>设计流程步骤</w:t>
      </w:r>
    </w:p>
    <w:p>
      <w:pPr>
        <w:pStyle w:val="Normal"/>
        <w:ind w:left="748" w:right="43" w:hanging="3"/>
        <w:rPr/>
      </w:pPr>
      <w:r>
        <w:rPr>
          <w:lang w:val="zh-Hans"/>
        </w:rPr>
        <w:t xml:space="preserve">本 章介绍自定义和生成内核、约束内核以及特定于此 </w:t>
      </w:r>
      <w:r>
        <w:rPr>
          <w:lang w:val="zh-Hans"/>
        </w:rPr>
        <w:t xml:space="preserve">IP </w:t>
      </w:r>
      <w:r>
        <w:rPr>
          <w:lang w:val="zh-Hans"/>
        </w:rPr>
        <w:t xml:space="preserve">内核的仿真、综合和实现步骤。有关标准 </w:t>
      </w:r>
      <w:r>
        <w:rPr>
          <w:lang w:val="zh-Hans"/>
        </w:rPr>
        <w:t xml:space="preserve">Vivado </w:t>
      </w:r>
      <w:r>
        <w:rPr>
          <w:lang w:val="zh-Hans"/>
        </w:rPr>
        <w:t xml:space="preserve">设计流程和 </w:t>
      </w:r>
      <w:r>
        <w:rPr>
          <w:lang w:val="zh-Hans"/>
        </w:rPr>
        <w:t xml:space="preserve">IP </w:t>
      </w:r>
      <w:r>
        <w:rPr>
          <w:lang w:val="zh-Hans"/>
        </w:rPr>
        <w:t xml:space="preserve">集成器的更多详细信息，请参阅以下 </w:t>
      </w:r>
      <w:r>
        <w:rPr>
          <w:lang w:val="zh-Hans"/>
        </w:rPr>
        <w:t xml:space="preserve">Vivado® </w:t>
      </w:r>
      <w:r>
        <w:rPr>
          <w:lang w:val="zh-Hans"/>
        </w:rPr>
        <w:t>设计 套件用户指南：</w:t>
      </w:r>
    </w:p>
    <w:p>
      <w:pPr>
        <w:pStyle w:val="Normal"/>
        <w:numPr>
          <w:ilvl w:val="0"/>
          <w:numId w:val="18"/>
        </w:numPr>
        <w:spacing w:lineRule="auto" w:line="252" w:before="0" w:after="131"/>
        <w:ind w:left="1105" w:right="0" w:hanging="360"/>
        <w:jc w:val="left"/>
        <w:rPr/>
      </w:pPr>
      <w:r>
        <w:rPr>
          <w:i/>
          <w:lang w:val="zh-Hans"/>
        </w:rPr>
        <w:t xml:space="preserve">Vivado </w:t>
      </w:r>
      <w:r>
        <w:rPr>
          <w:i/>
          <w:lang w:val="zh-Hans"/>
        </w:rPr>
        <w:t xml:space="preserve">设计套件用户指南： 利用 </w:t>
      </w:r>
      <w:r>
        <w:rPr>
          <w:i/>
          <w:lang w:val="zh-Hans"/>
        </w:rPr>
        <w:t xml:space="preserve">IP </w:t>
      </w:r>
      <w:r>
        <w:rPr>
          <w:i/>
          <w:lang w:val="zh-Hans"/>
        </w:rPr>
        <w:t>进行设计</w:t>
      </w:r>
      <w:r>
        <w:rPr>
          <w:lang w:val="zh-Hans"/>
        </w:rPr>
        <w:t xml:space="preserve"> （</w:t>
      </w:r>
      <w:r>
        <w:rPr>
          <w:lang w:val="zh-Hans"/>
        </w:rPr>
        <w:t>UG896</w:t>
      </w:r>
      <w:r>
        <w:rPr>
          <w:lang w:val="zh-Hans"/>
        </w:rPr>
        <w:t xml:space="preserve">） </w:t>
      </w:r>
      <w:r>
        <w:rPr>
          <w:color w:val="0000FF"/>
          <w:lang w:val="zh-Hans"/>
        </w:rPr>
        <w:t>[</w:t>
      </w:r>
      <w:r>
        <w:rPr>
          <w:color w:val="0000FF"/>
          <w:lang w:val="zh-Hans"/>
        </w:rPr>
        <w:t xml:space="preserve">参考文献 </w:t>
      </w:r>
      <w:r>
        <w:rPr>
          <w:color w:val="0000FF"/>
          <w:lang w:val="zh-Hans"/>
        </w:rPr>
        <w:t>1]</w:t>
      </w:r>
    </w:p>
    <w:p>
      <w:pPr>
        <w:pStyle w:val="Normal"/>
        <w:numPr>
          <w:ilvl w:val="0"/>
          <w:numId w:val="18"/>
        </w:numPr>
        <w:spacing w:lineRule="auto" w:line="252" w:before="0" w:after="131"/>
        <w:ind w:left="1105" w:right="0" w:hanging="360"/>
        <w:jc w:val="left"/>
        <w:rPr/>
      </w:pPr>
      <w:r>
        <w:rPr>
          <w:i/>
          <w:lang w:val="zh-Hans"/>
        </w:rPr>
        <w:t xml:space="preserve">Vivado </w:t>
      </w:r>
      <w:r>
        <w:rPr>
          <w:i/>
          <w:lang w:val="zh-Hans"/>
        </w:rPr>
        <w:t>设计套件用户指南：入门</w:t>
      </w:r>
      <w:r>
        <w:rPr>
          <w:lang w:val="zh-Hans"/>
        </w:rPr>
        <w:t xml:space="preserve"> （</w:t>
      </w:r>
      <w:r>
        <w:rPr>
          <w:lang w:val="zh-Hans"/>
        </w:rPr>
        <w:t>UG910</w:t>
      </w:r>
      <w:r>
        <w:rPr>
          <w:lang w:val="zh-Hans"/>
        </w:rPr>
        <w:t xml:space="preserve">） </w:t>
      </w:r>
      <w:r>
        <w:rPr>
          <w:color w:val="0000FF"/>
          <w:lang w:val="zh-Hans"/>
        </w:rPr>
        <w:t>[</w:t>
      </w:r>
      <w:r>
        <w:rPr>
          <w:color w:val="0000FF"/>
          <w:lang w:val="zh-Hans"/>
        </w:rPr>
        <w:t xml:space="preserve">参考文献 </w:t>
      </w:r>
      <w:r>
        <w:rPr>
          <w:color w:val="0000FF"/>
          <w:lang w:val="zh-Hans"/>
        </w:rPr>
        <w:t>4]</w:t>
      </w:r>
    </w:p>
    <w:p>
      <w:pPr>
        <w:pStyle w:val="Normal"/>
        <w:numPr>
          <w:ilvl w:val="0"/>
          <w:numId w:val="18"/>
        </w:numPr>
        <w:spacing w:lineRule="auto" w:line="252" w:before="0" w:after="131"/>
        <w:ind w:left="1105" w:right="0" w:hanging="360"/>
        <w:jc w:val="left"/>
        <w:rPr/>
      </w:pPr>
      <w:r>
        <w:rPr>
          <w:i/>
          <w:lang w:val="zh-Hans"/>
        </w:rPr>
        <w:t xml:space="preserve">Vivado </w:t>
      </w:r>
      <w:r>
        <w:rPr>
          <w:i/>
          <w:lang w:val="zh-Hans"/>
        </w:rPr>
        <w:t xml:space="preserve">设计套件用户指南： 使用 </w:t>
      </w:r>
      <w:r>
        <w:rPr>
          <w:i/>
          <w:lang w:val="zh-Hans"/>
        </w:rPr>
        <w:t xml:space="preserve">IP </w:t>
      </w:r>
      <w:r>
        <w:rPr>
          <w:i/>
          <w:lang w:val="zh-Hans"/>
        </w:rPr>
        <w:t xml:space="preserve">集成器设计 </w:t>
      </w:r>
      <w:r>
        <w:rPr>
          <w:i/>
          <w:lang w:val="zh-Hans"/>
        </w:rPr>
        <w:t>IP</w:t>
      </w:r>
      <w:r>
        <w:rPr>
          <w:lang w:val="zh-Hans"/>
        </w:rPr>
        <w:t xml:space="preserve"> </w:t>
      </w:r>
      <w:r>
        <w:rPr>
          <w:lang w:val="zh-Hans"/>
        </w:rPr>
        <w:t>子系统  （</w:t>
      </w:r>
      <w:r>
        <w:rPr>
          <w:lang w:val="zh-Hans"/>
        </w:rPr>
        <w:t>UG994</w:t>
      </w:r>
      <w:r>
        <w:rPr>
          <w:lang w:val="zh-Hans"/>
        </w:rPr>
        <w:t xml:space="preserve">） </w:t>
      </w:r>
      <w:r>
        <w:rPr>
          <w:color w:val="0000FF"/>
          <w:lang w:val="zh-Hans"/>
        </w:rPr>
        <w:t>[</w:t>
      </w:r>
      <w:r>
        <w:rPr>
          <w:color w:val="0000FF"/>
          <w:lang w:val="zh-Hans"/>
        </w:rPr>
        <w:t xml:space="preserve">参考文献 </w:t>
      </w:r>
      <w:r>
        <w:rPr>
          <w:color w:val="0000FF"/>
          <w:lang w:val="zh-Hans"/>
        </w:rPr>
        <w:t>5]</w:t>
      </w:r>
    </w:p>
    <w:p>
      <w:pPr>
        <w:pStyle w:val="Normal"/>
        <w:numPr>
          <w:ilvl w:val="0"/>
          <w:numId w:val="18"/>
        </w:numPr>
        <w:spacing w:lineRule="auto" w:line="252" w:before="0" w:after="191"/>
        <w:ind w:left="1105" w:right="0" w:hanging="360"/>
        <w:jc w:val="left"/>
        <w:rPr/>
      </w:pPr>
      <w:r>
        <w:rPr>
          <w:i/>
          <w:lang w:val="zh-Hans"/>
        </w:rPr>
        <w:t xml:space="preserve">Vivado </w:t>
      </w:r>
      <w:r>
        <w:rPr>
          <w:i/>
          <w:lang w:val="zh-Hans"/>
        </w:rPr>
        <w:t>设计套件用户指南： 逻辑仿真</w:t>
      </w:r>
      <w:r>
        <w:rPr>
          <w:lang w:val="zh-Hans"/>
        </w:rPr>
        <w:t xml:space="preserve"> （</w:t>
      </w:r>
      <w:r>
        <w:rPr>
          <w:lang w:val="zh-Hans"/>
        </w:rPr>
        <w:t>UG900</w:t>
      </w:r>
      <w:r>
        <w:rPr>
          <w:lang w:val="zh-Hans"/>
        </w:rPr>
        <w:t xml:space="preserve">） </w:t>
      </w:r>
      <w:r>
        <w:rPr>
          <w:color w:val="0000FF"/>
          <w:lang w:val="zh-Hans"/>
        </w:rPr>
        <w:t>[</w:t>
      </w:r>
      <w:r>
        <w:rPr>
          <w:color w:val="0000FF"/>
          <w:lang w:val="zh-Hans"/>
        </w:rPr>
        <w:t xml:space="preserve">参考文献 </w:t>
      </w:r>
      <w:r>
        <w:rPr>
          <w:color w:val="0000FF"/>
          <w:lang w:val="zh-Hans"/>
        </w:rPr>
        <w:t>6]</w:t>
      </w:r>
    </w:p>
    <w:p>
      <w:pPr>
        <w:pStyle w:val="Normal"/>
        <w:spacing w:lineRule="auto" w:line="259" w:before="0" w:after="287"/>
        <w:ind w:left="760" w:right="-7" w:hanging="0"/>
        <w:jc w:val="left"/>
        <w:rPr/>
      </w:pPr>
      <w:r>
        <w:rPr/>
        <mc:AlternateContent>
          <mc:Choice Requires="wpg">
            <w:drawing>
              <wp:inline distT="0" distB="0" distL="0" distR="0" wp14:anchorId="6706E462">
                <wp:extent cx="5921375" cy="25400"/>
                <wp:effectExtent l="0" t="0" r="0" b="0"/>
                <wp:docPr id="120" name="形状87"/>
                <a:graphic xmlns:a="http://schemas.openxmlformats.org/drawingml/2006/main">
                  <a:graphicData uri="http://schemas.microsoft.com/office/word/2010/wordprocessingGroup">
                    <wpg:wgp>
                      <wpg:cNvGrpSpPr/>
                      <wpg:grpSpPr>
                        <a:xfrm>
                          <a:off x="0" y="0"/>
                          <a:ext cx="5920920" cy="24840"/>
                        </a:xfrm>
                      </wpg:grpSpPr>
                      <wps:wsp>
                        <wps:cNvSpPr/>
                        <wps:spPr>
                          <a:xfrm>
                            <a:off x="0" y="0"/>
                            <a:ext cx="720" cy="24840"/>
                          </a:xfrm>
                          <a:custGeom>
                            <a:avLst/>
                            <a:gdLst/>
                            <a:ahLst/>
                            <a:rect l="l" t="t" r="r" b="b"/>
                            <a:pathLst>
                              <a:path w="0" h="22098">
                                <a:moveTo>
                                  <a:pt x="0" y="22098"/>
                                </a:moveTo>
                                <a:lnTo>
                                  <a:pt x="0" y="0"/>
                                </a:lnTo>
                                <a:close/>
                              </a:path>
                            </a:pathLst>
                          </a:custGeom>
                          <a:solidFill>
                            <a:srgbClr val="b20838"/>
                          </a:solidFill>
                          <a:ln>
                            <a:noFill/>
                          </a:ln>
                        </wps:spPr>
                        <wps:style>
                          <a:lnRef idx="0"/>
                          <a:fillRef idx="0"/>
                          <a:effectRef idx="0"/>
                          <a:fontRef idx="minor"/>
                        </wps:style>
                        <wps:bodyPr/>
                      </wps:wsp>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87" style="position:absolute;margin-left:0pt;margin-top:-2pt;width:466.2pt;height:1.95pt" coordorigin="0,-40" coordsize="9324,39"/>
            </w:pict>
          </mc:Fallback>
        </mc:AlternateContent>
      </w:r>
    </w:p>
    <w:p>
      <w:pPr>
        <w:pStyle w:val="2"/>
        <w:ind w:left="755" w:right="67" w:hanging="10"/>
        <w:rPr/>
      </w:pPr>
      <w:r>
        <w:rPr>
          <w:lang w:val="zh-Hans"/>
        </w:rPr>
        <w:t>自定义和生成核心</w:t>
      </w:r>
    </w:p>
    <w:p>
      <w:pPr>
        <w:pStyle w:val="Normal"/>
        <w:ind w:left="748" w:right="43" w:hanging="3"/>
        <w:rPr/>
      </w:pPr>
      <w:r>
        <w:rPr>
          <w:lang w:val="zh-Hans"/>
        </w:rPr>
        <w:t xml:space="preserve">AXI DMA </w:t>
      </w:r>
      <w:r>
        <w:rPr>
          <w:lang w:val="zh-Hans"/>
        </w:rPr>
        <w:t xml:space="preserve">可在 </w:t>
      </w:r>
      <w:r>
        <w:rPr>
          <w:lang w:val="zh-Hans"/>
        </w:rPr>
        <w:t xml:space="preserve">Vivado IP </w:t>
      </w:r>
      <w:r>
        <w:rPr>
          <w:lang w:val="zh-Hans"/>
        </w:rPr>
        <w:t>目录中的以下位置找到。</w:t>
      </w:r>
    </w:p>
    <w:p>
      <w:pPr>
        <w:pStyle w:val="Normal"/>
        <w:numPr>
          <w:ilvl w:val="0"/>
          <w:numId w:val="19"/>
        </w:numPr>
        <w:spacing w:lineRule="auto" w:line="259" w:before="0" w:after="124"/>
        <w:ind w:left="1105" w:right="0" w:hanging="360"/>
        <w:jc w:val="left"/>
        <w:rPr/>
      </w:pPr>
      <w:r>
        <w:rPr>
          <w:b/>
          <w:lang w:val="zh-Hans"/>
        </w:rPr>
        <w:t>AXI_Infrastructure</w:t>
      </w:r>
      <w:r>
        <w:rPr>
          <w:b/>
          <w:lang w:val="zh-Hans"/>
        </w:rPr>
        <w:t>、</w:t>
      </w:r>
      <w:r>
        <w:rPr>
          <w:b/>
          <w:lang w:val="zh-Hans"/>
        </w:rPr>
        <w:t>Communication_&amp;_Networking\</w:t>
      </w:r>
      <w:r>
        <w:rPr>
          <w:b/>
          <w:lang w:val="zh-Hans"/>
        </w:rPr>
        <w:t>以太网</w:t>
      </w:r>
    </w:p>
    <w:p>
      <w:pPr>
        <w:pStyle w:val="Normal"/>
        <w:numPr>
          <w:ilvl w:val="0"/>
          <w:numId w:val="19"/>
        </w:numPr>
        <w:spacing w:lineRule="auto" w:line="259" w:before="0" w:after="182"/>
        <w:ind w:left="1105" w:right="0" w:hanging="360"/>
        <w:jc w:val="left"/>
        <w:rPr/>
      </w:pPr>
      <w:r>
        <w:rPr>
          <w:b/>
          <w:lang w:val="zh-Hans"/>
        </w:rPr>
        <w:t>Embedded_Processing\AXI_Infrastructure\DMA</w:t>
      </w:r>
    </w:p>
    <w:p>
      <w:pPr>
        <w:pStyle w:val="Normal"/>
        <w:ind w:left="748" w:right="43" w:hanging="3"/>
        <w:rPr/>
      </w:pPr>
      <w:r>
        <w:rPr>
          <w:lang w:val="zh-Hans"/>
        </w:rPr>
        <w:t xml:space="preserve">要访问 </w:t>
      </w:r>
      <w:r>
        <w:rPr>
          <w:lang w:val="zh-Hans"/>
        </w:rPr>
        <w:t>AXI DMA</w:t>
      </w:r>
      <w:r>
        <w:rPr>
          <w:lang w:val="zh-Hans"/>
        </w:rPr>
        <w:t>，请执行以下操作：</w:t>
      </w:r>
    </w:p>
    <w:p>
      <w:pPr>
        <w:pStyle w:val="Normal"/>
        <w:numPr>
          <w:ilvl w:val="0"/>
          <w:numId w:val="20"/>
        </w:numPr>
        <w:spacing w:before="0" w:after="143"/>
        <w:ind w:left="1105" w:right="43" w:hanging="360"/>
        <w:rPr/>
      </w:pPr>
      <w:r>
        <w:rPr>
          <w:lang w:val="zh-Hans"/>
        </w:rPr>
        <w:t xml:space="preserve"> </w:t>
      </w:r>
      <w:r>
        <w:rPr>
          <w:lang w:val="zh-Hans"/>
        </w:rPr>
        <w:t xml:space="preserve">使用 </w:t>
      </w:r>
      <w:r>
        <w:rPr>
          <w:lang w:val="zh-Hans"/>
        </w:rPr>
        <w:t xml:space="preserve">Vivado </w:t>
      </w:r>
      <w:r>
        <w:rPr>
          <w:lang w:val="zh-Hans"/>
        </w:rPr>
        <w:t>设计工具打开现有项目或创建新项目。</w:t>
      </w:r>
    </w:p>
    <w:p>
      <w:pPr>
        <w:pStyle w:val="Normal"/>
        <w:numPr>
          <w:ilvl w:val="0"/>
          <w:numId w:val="20"/>
        </w:numPr>
        <w:spacing w:before="0" w:after="143"/>
        <w:ind w:left="1105" w:right="43" w:hanging="360"/>
        <w:rPr/>
      </w:pPr>
      <w:r>
        <w:rPr>
          <w:lang w:val="zh-Hans"/>
        </w:rPr>
        <w:t xml:space="preserve">打开 </w:t>
      </w:r>
      <w:r>
        <w:rPr>
          <w:lang w:val="zh-Hans"/>
        </w:rPr>
        <w:t xml:space="preserve">IP </w:t>
      </w:r>
      <w:r>
        <w:rPr>
          <w:lang w:val="zh-Hans"/>
        </w:rPr>
        <w:t>目录并导航到任何分类。</w:t>
      </w:r>
    </w:p>
    <w:p>
      <w:pPr>
        <w:pStyle w:val="Normal"/>
        <w:numPr>
          <w:ilvl w:val="0"/>
          <w:numId w:val="20"/>
        </w:numPr>
        <w:ind w:left="1105" w:right="43" w:hanging="360"/>
        <w:rPr/>
      </w:pPr>
      <w:r>
        <w:rPr>
          <w:lang w:val="zh-Hans"/>
        </w:rPr>
        <w:t>双击“</w:t>
      </w:r>
      <w:r>
        <w:rPr>
          <w:b/>
          <w:lang w:val="zh-Hans"/>
        </w:rPr>
        <w:t xml:space="preserve">AXI </w:t>
      </w:r>
      <w:r>
        <w:rPr>
          <w:b/>
          <w:lang w:val="zh-Hans"/>
        </w:rPr>
        <w:t>直接内存访问</w:t>
      </w:r>
      <w:r>
        <w:rPr>
          <w:lang w:val="zh-Hans"/>
        </w:rPr>
        <w:t>”以打开“</w:t>
      </w:r>
      <w:r>
        <w:rPr>
          <w:lang w:val="zh-Hans"/>
        </w:rPr>
        <w:t xml:space="preserve">AXI DMA </w:t>
      </w:r>
      <w:r>
        <w:rPr>
          <w:lang w:val="zh-Hans"/>
        </w:rPr>
        <w:t xml:space="preserve">自定义 </w:t>
      </w:r>
      <w:r>
        <w:rPr>
          <w:lang w:val="zh-Hans"/>
        </w:rPr>
        <w:t>IP”</w:t>
      </w:r>
      <w:r>
        <w:rPr>
          <w:lang w:val="zh-Hans"/>
        </w:rPr>
        <w:t>窗口。</w:t>
      </w:r>
    </w:p>
    <w:p>
      <w:pPr>
        <w:pStyle w:val="Normal"/>
        <w:spacing w:lineRule="auto" w:line="252" w:before="0" w:after="214"/>
        <w:ind w:left="755" w:right="0" w:hanging="10"/>
        <w:jc w:val="left"/>
        <w:rPr/>
      </w:pPr>
      <w:r>
        <w:rPr>
          <w:lang w:val="zh-Hans"/>
        </w:rPr>
        <w:t>有关详细信息，请参见《</w:t>
      </w:r>
      <w:r>
        <w:rPr>
          <w:lang w:val="zh-Hans"/>
        </w:rPr>
        <w:t xml:space="preserve">Vivado </w:t>
      </w:r>
      <w:r>
        <w:rPr>
          <w:lang w:val="zh-Hans"/>
        </w:rPr>
        <w:t xml:space="preserve">设计套件用户指南：使用 </w:t>
      </w:r>
      <w:r>
        <w:rPr>
          <w:lang w:val="zh-Hans"/>
        </w:rPr>
        <w:t xml:space="preserve">IP </w:t>
      </w:r>
      <w:r>
        <w:rPr>
          <w:lang w:val="zh-Hans"/>
        </w:rPr>
        <w:t>进行设计》（</w:t>
      </w:r>
      <w:r>
        <w:rPr>
          <w:lang w:val="zh-Hans"/>
        </w:rPr>
        <w:t>UG896</w:t>
      </w:r>
      <w:r>
        <w:rPr>
          <w:lang w:val="zh-Hans"/>
        </w:rPr>
        <w:t xml:space="preserve">） </w:t>
      </w:r>
      <w:r>
        <w:rPr>
          <w:lang w:val="zh-Hans"/>
        </w:rPr>
        <w:t>[</w:t>
      </w:r>
      <w:r>
        <w:rPr>
          <w:lang w:val="zh-Hans"/>
        </w:rPr>
        <w:t xml:space="preserve">参考文献 </w:t>
      </w:r>
      <w:r>
        <w:rPr>
          <w:lang w:val="zh-Hans"/>
        </w:rPr>
        <w:t xml:space="preserve">1]  </w:t>
      </w:r>
      <w:r>
        <w:rPr>
          <w:lang w:val="zh-Hans"/>
        </w:rPr>
        <w:t>和《</w:t>
      </w:r>
      <w:r>
        <w:rPr>
          <w:i/>
          <w:lang w:val="zh-Hans"/>
        </w:rPr>
        <w:t xml:space="preserve">Vivado </w:t>
      </w:r>
      <w:r>
        <w:rPr>
          <w:i/>
          <w:lang w:val="zh-Hans"/>
        </w:rPr>
        <w:t>设计套件用户指南：入门</w:t>
      </w:r>
      <w:r>
        <w:rPr>
          <w:lang w:val="zh-Hans"/>
        </w:rPr>
        <w:t>》（</w:t>
      </w:r>
      <w:r>
        <w:rPr>
          <w:lang w:val="zh-Hans"/>
        </w:rPr>
        <w:t>UG910</w:t>
      </w:r>
      <w:r>
        <w:rPr>
          <w:lang w:val="zh-Hans"/>
        </w:rPr>
        <w:t xml:space="preserve">） </w:t>
      </w:r>
      <w:r>
        <w:rPr>
          <w:color w:val="0000FF"/>
          <w:lang w:val="zh-Hans"/>
        </w:rPr>
        <w:t>[</w:t>
      </w:r>
      <w:r>
        <w:rPr>
          <w:color w:val="0000FF"/>
          <w:lang w:val="zh-Hans"/>
        </w:rPr>
        <w:t xml:space="preserve">参考文献 </w:t>
      </w:r>
      <w:r>
        <w:rPr>
          <w:color w:val="0000FF"/>
          <w:lang w:val="zh-Hans"/>
        </w:rPr>
        <w:t>4]</w:t>
      </w:r>
      <w:r>
        <w:rPr>
          <w:color w:val="0000FF"/>
          <w:lang w:val="zh-Hans"/>
        </w:rPr>
        <w:t>。</w:t>
      </w:r>
    </w:p>
    <w:p>
      <w:pPr>
        <w:pStyle w:val="Normal"/>
        <w:spacing w:lineRule="auto" w:line="218" w:before="0" w:after="200"/>
        <w:ind w:left="755" w:right="0" w:hanging="10"/>
        <w:jc w:val="left"/>
        <w:rPr/>
      </w:pPr>
      <w:r>
        <w:rPr>
          <w:b/>
          <w:i/>
          <w:lang w:val="zh-Hans"/>
        </w:rPr>
        <w:t xml:space="preserve">注： </w:t>
      </w:r>
      <w:r>
        <w:rPr>
          <w:sz w:val="20"/>
          <w:lang w:val="zh-Hans"/>
        </w:rPr>
        <w:t>本章中的图为</w:t>
      </w:r>
      <w:r>
        <w:rPr>
          <w:sz w:val="20"/>
          <w:lang w:val="zh-Hans"/>
        </w:rPr>
        <w:t>Vivado</w:t>
      </w:r>
      <w:r>
        <w:rPr>
          <w:sz w:val="20"/>
          <w:lang w:val="zh-Hans"/>
        </w:rPr>
        <w:t>集成设计环境（</w:t>
      </w:r>
      <w:r>
        <w:rPr>
          <w:sz w:val="20"/>
          <w:lang w:val="zh-Hans"/>
        </w:rPr>
        <w:t>IDE</w:t>
      </w:r>
      <w:r>
        <w:rPr>
          <w:sz w:val="20"/>
          <w:lang w:val="zh-Hans"/>
        </w:rPr>
        <w:t>）的图示。此布局可能与当前版本不同。</w:t>
      </w:r>
    </w:p>
    <w:p>
      <w:pPr>
        <w:pStyle w:val="Normal"/>
        <w:spacing w:lineRule="auto" w:line="235" w:before="0" w:after="40"/>
        <w:ind w:left="755" w:right="0" w:hanging="10"/>
        <w:jc w:val="left"/>
        <w:rPr/>
      </w:pPr>
      <w:r>
        <w:rPr>
          <w:lang w:val="zh-Hans"/>
        </w:rPr>
        <w:t xml:space="preserve">如果要在 </w:t>
      </w:r>
      <w:r>
        <w:rPr>
          <w:lang w:val="zh-Hans"/>
        </w:rPr>
        <w:t xml:space="preserve">Vivado IP </w:t>
      </w:r>
      <w:r>
        <w:rPr>
          <w:lang w:val="zh-Hans"/>
        </w:rPr>
        <w:t>集成器中定制和生成内核，请参阅</w:t>
      </w:r>
      <w:r>
        <w:rPr>
          <w:i/>
          <w:lang w:val="zh-Hans"/>
        </w:rPr>
        <w:t>《</w:t>
      </w:r>
      <w:r>
        <w:rPr>
          <w:i/>
          <w:lang w:val="zh-Hans"/>
        </w:rPr>
        <w:t xml:space="preserve">Vivado </w:t>
      </w:r>
      <w:r>
        <w:rPr>
          <w:i/>
          <w:lang w:val="zh-Hans"/>
        </w:rPr>
        <w:t xml:space="preserve">设计套件用户指南：使用 </w:t>
      </w:r>
      <w:r>
        <w:rPr>
          <w:i/>
          <w:lang w:val="zh-Hans"/>
        </w:rPr>
        <w:t xml:space="preserve">IP </w:t>
      </w:r>
      <w:r>
        <w:rPr>
          <w:i/>
          <w:lang w:val="zh-Hans"/>
        </w:rPr>
        <w:t xml:space="preserve">集成器设计 </w:t>
      </w:r>
      <w:r>
        <w:rPr>
          <w:i/>
          <w:lang w:val="zh-Hans"/>
        </w:rPr>
        <w:t xml:space="preserve">IP </w:t>
      </w:r>
      <w:r>
        <w:rPr>
          <w:i/>
          <w:lang w:val="zh-Hans"/>
        </w:rPr>
        <w:t>子系统</w:t>
      </w:r>
      <w:r>
        <w:rPr>
          <w:lang w:val="zh-Hans"/>
        </w:rPr>
        <w:t xml:space="preserve"> （</w:t>
      </w:r>
      <w:r>
        <w:rPr>
          <w:lang w:val="zh-Hans"/>
        </w:rPr>
        <w:t>UG994</w:t>
      </w:r>
      <w:r>
        <w:rPr>
          <w:lang w:val="zh-Hans"/>
        </w:rPr>
        <w:t xml:space="preserve">） </w:t>
      </w:r>
      <w:r>
        <w:rPr>
          <w:color w:val="0000FF"/>
          <w:lang w:val="zh-Hans"/>
        </w:rPr>
        <w:t>[</w:t>
      </w:r>
      <w:r>
        <w:rPr>
          <w:color w:val="0000FF"/>
          <w:lang w:val="zh-Hans"/>
        </w:rPr>
        <w:t xml:space="preserve">参考文献 </w:t>
      </w:r>
      <w:r>
        <w:rPr>
          <w:color w:val="0000FF"/>
          <w:lang w:val="zh-Hans"/>
        </w:rPr>
        <w:t>5]</w:t>
      </w:r>
      <w:r>
        <w:rPr>
          <w:lang w:val="zh-Hans"/>
        </w:rPr>
        <w:t>》，了解详细信息。如本节所述，</w:t>
      </w:r>
      <w:r>
        <w:rPr>
          <w:lang w:val="zh-Hans"/>
        </w:rPr>
        <w:t xml:space="preserve">Vivado IDE </w:t>
      </w:r>
      <w:r>
        <w:rPr>
          <w:lang w:val="zh-Hans"/>
        </w:rPr>
        <w:t xml:space="preserve">可能会在验证或生成设计时自动计算某些配置值。您可以在 </w:t>
      </w:r>
      <w:r>
        <w:rPr>
          <w:lang w:val="zh-Hans"/>
        </w:rPr>
        <w:t xml:space="preserve">su </w:t>
      </w:r>
      <w:r>
        <w:rPr>
          <w:lang w:val="zh-Hans"/>
        </w:rPr>
        <w:t xml:space="preserve">完成 </w:t>
      </w:r>
      <w:r>
        <w:rPr>
          <w:lang w:val="zh-Hans"/>
        </w:rPr>
        <w:t xml:space="preserve">validate_bd_design </w:t>
      </w:r>
      <w:r>
        <w:rPr>
          <w:lang w:val="zh-Hans"/>
        </w:rPr>
        <w:t xml:space="preserve">命令后查看参数值  。 </w:t>
      </w:r>
    </w:p>
    <w:p>
      <w:pPr>
        <w:pStyle w:val="Normal"/>
        <w:spacing w:lineRule="auto" w:line="264" w:before="0" w:after="4"/>
        <w:ind w:left="770"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4-1</w:t>
      </w:r>
    </w:p>
    <w:p>
      <w:pPr>
        <w:pStyle w:val="Normal"/>
        <w:spacing w:lineRule="auto" w:line="259" w:before="0" w:after="229"/>
        <w:ind w:left="778" w:right="0" w:hanging="0"/>
        <w:jc w:val="left"/>
        <w:rPr/>
      </w:pPr>
      <w:r>
        <w:rPr/>
        <w:drawing>
          <wp:inline distT="0" distB="0" distL="0" distR="0">
            <wp:extent cx="5880735" cy="4049395"/>
            <wp:effectExtent l="0" t="0" r="0" b="0"/>
            <wp:docPr id="121" name="Picture 89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8916" descr=""/>
                    <pic:cNvPicPr>
                      <a:picLocks noChangeAspect="1" noChangeArrowheads="1"/>
                    </pic:cNvPicPr>
                  </pic:nvPicPr>
                  <pic:blipFill>
                    <a:blip r:embed="rId106"/>
                    <a:stretch>
                      <a:fillRect/>
                    </a:stretch>
                  </pic:blipFill>
                  <pic:spPr bwMode="auto">
                    <a:xfrm>
                      <a:off x="0" y="0"/>
                      <a:ext cx="5880735" cy="4049395"/>
                    </a:xfrm>
                    <a:prstGeom prst="rect">
                      <a:avLst/>
                    </a:prstGeom>
                  </pic:spPr>
                </pic:pic>
              </a:graphicData>
            </a:graphic>
          </wp:inline>
        </w:drawing>
      </w:r>
    </w:p>
    <w:p>
      <w:pPr>
        <w:pStyle w:val="Normal"/>
        <w:tabs>
          <w:tab w:val="clear" w:pos="420"/>
          <w:tab w:val="center" w:pos="4273" w:leader="none"/>
          <w:tab w:val="center" w:pos="6031" w:leader="none"/>
        </w:tabs>
        <w:spacing w:lineRule="auto" w:line="264" w:before="0" w:after="219"/>
        <w:ind w:left="0" w:right="0" w:hanging="0"/>
        <w:jc w:val="left"/>
        <w:rPr/>
      </w:pPr>
      <w:r>
        <w:rPr>
          <w:lang w:val="zh-Hans"/>
        </w:rPr>
        <w:tab/>
      </w:r>
      <w:r>
        <w:rPr>
          <w:i/>
          <w:lang w:val="zh-Hans"/>
        </w:rPr>
        <w:t xml:space="preserve">图 </w:t>
      </w:r>
      <w:r>
        <w:rPr>
          <w:i/>
          <w:lang w:val="zh-Hans"/>
        </w:rPr>
        <w:t>4-1</w:t>
        <w:tab/>
      </w:r>
      <w:r>
        <w:rPr>
          <w:b/>
          <w:lang w:val="zh-Hans"/>
        </w:rPr>
        <w:t xml:space="preserve">：自定义 </w:t>
      </w:r>
      <w:r>
        <w:rPr>
          <w:b/>
          <w:lang w:val="zh-Hans"/>
        </w:rPr>
        <w:t xml:space="preserve">IP </w:t>
      </w:r>
      <w:r>
        <w:rPr>
          <w:b/>
          <w:lang w:val="zh-Hans"/>
        </w:rPr>
        <w:t xml:space="preserve">选项 </w:t>
      </w:r>
    </w:p>
    <w:p>
      <w:pPr>
        <w:pStyle w:val="Normal"/>
        <w:spacing w:lineRule="auto" w:line="264" w:before="0" w:after="4"/>
        <w:ind w:left="770"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4-2</w:t>
      </w:r>
    </w:p>
    <w:p>
      <w:pPr>
        <w:pStyle w:val="Normal"/>
        <w:spacing w:lineRule="auto" w:line="259" w:before="0" w:after="189"/>
        <w:ind w:left="815" w:right="0" w:hanging="0"/>
        <w:jc w:val="left"/>
        <w:rPr/>
      </w:pPr>
      <w:r>
        <w:rPr/>
        <w:drawing>
          <wp:inline distT="0" distB="0" distL="0" distR="0">
            <wp:extent cx="5867400" cy="4068445"/>
            <wp:effectExtent l="0" t="0" r="0" b="0"/>
            <wp:docPr id="122" name="Picture 89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8976" descr=""/>
                    <pic:cNvPicPr>
                      <a:picLocks noChangeAspect="1" noChangeArrowheads="1"/>
                    </pic:cNvPicPr>
                  </pic:nvPicPr>
                  <pic:blipFill>
                    <a:blip r:embed="rId107"/>
                    <a:stretch>
                      <a:fillRect/>
                    </a:stretch>
                  </pic:blipFill>
                  <pic:spPr bwMode="auto">
                    <a:xfrm>
                      <a:off x="0" y="0"/>
                      <a:ext cx="5867400" cy="4068445"/>
                    </a:xfrm>
                    <a:prstGeom prst="rect">
                      <a:avLst/>
                    </a:prstGeom>
                  </pic:spPr>
                </pic:pic>
              </a:graphicData>
            </a:graphic>
          </wp:inline>
        </w:drawing>
      </w:r>
    </w:p>
    <w:p>
      <w:pPr>
        <w:pStyle w:val="Normal"/>
        <w:tabs>
          <w:tab w:val="clear" w:pos="420"/>
          <w:tab w:val="center" w:pos="4694" w:leader="none"/>
          <w:tab w:val="center" w:pos="6032" w:leader="none"/>
        </w:tabs>
        <w:spacing w:lineRule="auto" w:line="264" w:before="0" w:after="406"/>
        <w:ind w:left="0" w:right="0" w:hanging="0"/>
        <w:jc w:val="left"/>
        <w:rPr/>
      </w:pPr>
      <w:r>
        <w:rPr>
          <w:lang w:val="zh-Hans"/>
        </w:rPr>
        <w:tab/>
      </w:r>
      <w:r>
        <w:rPr>
          <w:i/>
          <w:lang w:val="zh-Hans"/>
        </w:rPr>
        <w:t xml:space="preserve">图 </w:t>
      </w:r>
      <w:r>
        <w:rPr>
          <w:i/>
          <w:lang w:val="zh-Hans"/>
        </w:rPr>
        <w:t>4-2</w:t>
      </w:r>
      <w:r>
        <w:rPr>
          <w:i/>
          <w:lang w:val="zh-Hans"/>
        </w:rPr>
        <w:t>：</w:t>
      </w:r>
      <w:r>
        <w:rPr>
          <w:i/>
          <w:lang w:val="zh-Hans"/>
        </w:rPr>
        <w:tab/>
      </w:r>
      <w:r>
        <w:rPr>
          <w:b/>
          <w:lang w:val="zh-Hans"/>
        </w:rPr>
        <w:t xml:space="preserve">IP </w:t>
      </w:r>
      <w:r>
        <w:rPr>
          <w:b/>
          <w:lang w:val="zh-Hans"/>
        </w:rPr>
        <w:t xml:space="preserve">集成商 </w:t>
      </w:r>
    </w:p>
    <w:p>
      <w:pPr>
        <w:pStyle w:val="3"/>
        <w:spacing w:before="0" w:after="152"/>
        <w:ind w:left="755" w:right="67" w:hanging="10"/>
        <w:rPr/>
      </w:pPr>
      <w:r>
        <w:rPr>
          <w:lang w:val="zh-Hans"/>
        </w:rPr>
        <w:t>字段说明</w:t>
      </w:r>
    </w:p>
    <w:p>
      <w:pPr>
        <w:pStyle w:val="4"/>
        <w:ind w:left="755" w:right="67" w:hanging="10"/>
        <w:rPr/>
      </w:pPr>
      <w:r>
        <w:rPr>
          <w:lang w:val="zh-Hans"/>
        </w:rPr>
        <w:t>组件名称</w:t>
      </w:r>
    </w:p>
    <w:p>
      <w:pPr>
        <w:pStyle w:val="Normal"/>
        <w:spacing w:before="0" w:after="334"/>
        <w:ind w:left="748" w:right="43" w:hanging="3"/>
        <w:rPr/>
      </w:pPr>
      <w:r>
        <w:rPr>
          <w:lang w:val="zh-Hans"/>
        </w:rPr>
        <w:t>为核心生成的输出文件的基本名称。名称必须以字母开头，并且可以由以下任何字符组成：</w:t>
      </w:r>
      <w:r>
        <w:rPr>
          <w:lang w:val="zh-Hans"/>
        </w:rPr>
        <w:t xml:space="preserve">a </w:t>
      </w:r>
      <w:r>
        <w:rPr>
          <w:lang w:val="zh-Hans"/>
        </w:rPr>
        <w:t xml:space="preserve">到 </w:t>
      </w:r>
      <w:r>
        <w:rPr>
          <w:lang w:val="zh-Hans"/>
        </w:rPr>
        <w:t>z</w:t>
      </w:r>
      <w:r>
        <w:rPr>
          <w:lang w:val="zh-Hans"/>
        </w:rPr>
        <w:t>、</w:t>
      </w:r>
      <w:r>
        <w:rPr>
          <w:lang w:val="zh-Hans"/>
        </w:rPr>
        <w:t xml:space="preserve">0 </w:t>
      </w:r>
      <w:r>
        <w:rPr>
          <w:lang w:val="zh-Hans"/>
        </w:rPr>
        <w:t xml:space="preserve">到 </w:t>
      </w:r>
      <w:r>
        <w:rPr>
          <w:lang w:val="zh-Hans"/>
        </w:rPr>
        <w:t xml:space="preserve">9 </w:t>
      </w:r>
      <w:r>
        <w:rPr>
          <w:lang w:val="zh-Hans"/>
        </w:rPr>
        <w:t>和“</w:t>
      </w:r>
      <w:r>
        <w:rPr>
          <w:lang w:val="zh-Hans"/>
        </w:rPr>
        <w:t>_”</w:t>
      </w:r>
      <w:r>
        <w:rPr>
          <w:lang w:val="zh-Hans"/>
        </w:rPr>
        <w:t>。</w:t>
      </w:r>
    </w:p>
    <w:p>
      <w:pPr>
        <w:pStyle w:val="4"/>
        <w:ind w:left="755" w:right="67" w:hanging="10"/>
        <w:rPr/>
      </w:pPr>
      <w:r>
        <w:rPr>
          <w:lang w:val="zh-Hans"/>
        </w:rPr>
        <w:t>启用异步时钟</w:t>
      </w:r>
    </w:p>
    <w:p>
      <w:pPr>
        <w:pStyle w:val="Normal"/>
        <w:ind w:left="748" w:right="43" w:hanging="3"/>
        <w:rPr/>
      </w:pPr>
      <w:r>
        <w:rPr>
          <w:lang w:val="zh-Hans"/>
        </w:rPr>
        <w:t xml:space="preserve">此设置提供了相互异步操作 </w:t>
      </w:r>
      <w:r>
        <w:rPr>
          <w:lang w:val="zh-Hans"/>
        </w:rPr>
        <w:t>MM2S</w:t>
      </w:r>
      <w:r>
        <w:rPr>
          <w:lang w:val="zh-Hans"/>
        </w:rPr>
        <w:t>接口间</w:t>
      </w:r>
      <w:r>
        <w:rPr>
          <w:lang w:val="zh-Hans"/>
        </w:rPr>
        <w:t>m_axi_mm2s_aclk</w:t>
      </w:r>
      <w:r>
        <w:rPr>
          <w:lang w:val="zh-Hans"/>
        </w:rPr>
        <w:t>、</w:t>
      </w:r>
      <w:r>
        <w:rPr>
          <w:lang w:val="zh-Hans"/>
        </w:rPr>
        <w:t xml:space="preserve">S2MM  </w:t>
      </w:r>
      <w:r>
        <w:rPr>
          <w:lang w:val="zh-Hans"/>
        </w:rPr>
        <w:t>接口</w:t>
      </w:r>
      <w:r>
        <w:rPr>
          <w:lang w:val="zh-Hans"/>
        </w:rPr>
        <w:t>m_axi_s2mm_aclk</w:t>
      </w:r>
      <w:r>
        <w:rPr>
          <w:lang w:val="zh-Hans"/>
        </w:rPr>
        <w:t>、</w:t>
      </w:r>
      <w:r>
        <w:rPr>
          <w:lang w:val="zh-Hans"/>
        </w:rPr>
        <w:t xml:space="preserve">AXI4-Lite </w:t>
      </w:r>
      <w:r>
        <w:rPr>
          <w:lang w:val="zh-Hans"/>
        </w:rPr>
        <w:t>控制接口</w:t>
      </w:r>
      <w:r>
        <w:rPr>
          <w:lang w:val="zh-Hans"/>
        </w:rPr>
        <w:t>s_axi_lite_aclk</w:t>
      </w:r>
      <w:r>
        <w:rPr>
          <w:lang w:val="zh-Hans"/>
        </w:rPr>
        <w:t>和分散收集接口</w:t>
      </w:r>
      <w:r>
        <w:rPr>
          <w:lang w:val="zh-Hans"/>
        </w:rPr>
        <w:t>m_axi_sg_aclk</w:t>
      </w:r>
      <w:r>
        <w:rPr>
          <w:lang w:val="zh-Hans"/>
        </w:rPr>
        <w:t>的能力。启用异步时钟时，</w:t>
      </w:r>
      <w:r>
        <w:rPr>
          <w:lang w:val="zh-Hans"/>
        </w:rPr>
        <w:t>s_axi_lite_aclk</w:t>
      </w:r>
      <w:r>
        <w:rPr>
          <w:lang w:val="zh-Hans"/>
        </w:rPr>
        <w:t xml:space="preserve">的频率必须小于或等于 </w:t>
      </w:r>
      <w:r>
        <w:rPr>
          <w:lang w:val="zh-Hans"/>
        </w:rPr>
        <w:t>m_axi_sg_aclk</w:t>
      </w:r>
      <w:r>
        <w:rPr>
          <w:lang w:val="zh-Hans"/>
        </w:rPr>
        <w:t>。同样，</w:t>
      </w:r>
      <w:r>
        <w:rPr>
          <w:lang w:val="zh-Hans"/>
        </w:rPr>
        <w:t>m_axi_sg_aclk</w:t>
      </w:r>
      <w:r>
        <w:rPr>
          <w:lang w:val="zh-Hans"/>
        </w:rPr>
        <w:t>必须小于或等于</w:t>
      </w:r>
      <w:r>
        <w:rPr>
          <w:lang w:val="zh-Hans"/>
        </w:rPr>
        <w:t>m_axi_mm2s_aclk</w:t>
      </w:r>
      <w:r>
        <w:rPr>
          <w:lang w:val="zh-Hans"/>
        </w:rPr>
        <w:t>和</w:t>
      </w:r>
      <w:r>
        <w:rPr>
          <w:lang w:val="zh-Hans"/>
        </w:rPr>
        <w:t>m_axi_s2mm_aclk</w:t>
      </w:r>
      <w:r>
        <w:rPr>
          <w:lang w:val="zh-Hans"/>
        </w:rPr>
        <w:t>的较慢值。在同步模式下，所有时钟输入应连接到相同的时钟信号。此参数在</w:t>
      </w:r>
      <w:r>
        <w:rPr>
          <w:lang w:val="zh-Hans"/>
        </w:rPr>
        <w:t xml:space="preserve">Vivado IP </w:t>
      </w:r>
      <w:r>
        <w:rPr>
          <w:lang w:val="zh-Hans"/>
        </w:rPr>
        <w:t>积分器中根据连接到</w:t>
      </w:r>
      <w:r>
        <w:rPr>
          <w:lang w:val="zh-Hans"/>
        </w:rPr>
        <w:t>axi_dma</w:t>
      </w:r>
      <w:r>
        <w:rPr>
          <w:lang w:val="zh-Hans"/>
        </w:rPr>
        <w:t>的时钟自动设置。</w:t>
      </w:r>
    </w:p>
    <w:p>
      <w:pPr>
        <w:pStyle w:val="Normal"/>
        <w:spacing w:lineRule="auto" w:line="259" w:before="0" w:after="328"/>
        <w:ind w:left="31" w:right="-7" w:hanging="0"/>
        <w:jc w:val="left"/>
        <w:rPr/>
      </w:pPr>
      <w:r>
        <w:rPr/>
        <mc:AlternateContent>
          <mc:Choice Requires="wpg">
            <w:drawing>
              <wp:inline distT="0" distB="0" distL="0" distR="0" wp14:anchorId="5DD6FDE4">
                <wp:extent cx="6384290" cy="345440"/>
                <wp:effectExtent l="0" t="0" r="0" b="0"/>
                <wp:docPr id="123" name="形状88"/>
                <a:graphic xmlns:a="http://schemas.openxmlformats.org/drawingml/2006/main">
                  <a:graphicData uri="http://schemas.microsoft.com/office/word/2010/wordprocessingGroup">
                    <wpg:wgp>
                      <wpg:cNvGrpSpPr/>
                      <wpg:grpSpPr>
                        <a:xfrm>
                          <a:off x="0" y="0"/>
                          <a:ext cx="6383520" cy="344880"/>
                        </a:xfrm>
                      </wpg:grpSpPr>
                      <wps:wsp>
                        <wps:cNvSpPr/>
                        <wps:spPr>
                          <a:xfrm>
                            <a:off x="16560" y="127080"/>
                            <a:ext cx="34920" cy="150480"/>
                          </a:xfrm>
                          <a:custGeom>
                            <a:avLst/>
                            <a:gdLst/>
                            <a:ahLst/>
                            <a:rect l="l" t="t" r="r" b="b"/>
                            <a:pathLst>
                              <a:path w="42532" h="150600">
                                <a:moveTo>
                                  <a:pt x="42532" y="0"/>
                                </a:moveTo>
                                <a:lnTo>
                                  <a:pt x="42532" y="18626"/>
                                </a:lnTo>
                                <a:lnTo>
                                  <a:pt x="30085" y="27031"/>
                                </a:lnTo>
                                <a:cubicBezTo>
                                  <a:pt x="22079" y="35039"/>
                                  <a:pt x="17120" y="46095"/>
                                  <a:pt x="17120" y="58280"/>
                                </a:cubicBezTo>
                                <a:cubicBezTo>
                                  <a:pt x="17120" y="61925"/>
                                  <a:pt x="20079" y="64884"/>
                                  <a:pt x="23711" y="64884"/>
                                </a:cubicBezTo>
                                <a:cubicBezTo>
                                  <a:pt x="27368" y="64884"/>
                                  <a:pt x="30328" y="61925"/>
                                  <a:pt x="30328" y="58280"/>
                                </a:cubicBezTo>
                                <a:cubicBezTo>
                                  <a:pt x="30328" y="49727"/>
                                  <a:pt x="33804" y="41974"/>
                                  <a:pt x="39418" y="36359"/>
                                </a:cubicBezTo>
                                <a:lnTo>
                                  <a:pt x="42532" y="34257"/>
                                </a:lnTo>
                                <a:lnTo>
                                  <a:pt x="42532" y="150600"/>
                                </a:lnTo>
                                <a:lnTo>
                                  <a:pt x="39109" y="139411"/>
                                </a:lnTo>
                                <a:cubicBezTo>
                                  <a:pt x="30467" y="117959"/>
                                  <a:pt x="17675" y="99695"/>
                                  <a:pt x="13741" y="94590"/>
                                </a:cubicBezTo>
                                <a:cubicBezTo>
                                  <a:pt x="13589" y="94399"/>
                                  <a:pt x="13462" y="94196"/>
                                  <a:pt x="13297" y="94006"/>
                                </a:cubicBezTo>
                                <a:cubicBezTo>
                                  <a:pt x="12573" y="93053"/>
                                  <a:pt x="12103" y="92520"/>
                                  <a:pt x="12103" y="92520"/>
                                </a:cubicBezTo>
                                <a:lnTo>
                                  <a:pt x="12154" y="92520"/>
                                </a:lnTo>
                                <a:cubicBezTo>
                                  <a:pt x="4559" y="82474"/>
                                  <a:pt x="0" y="69977"/>
                                  <a:pt x="0" y="56414"/>
                                </a:cubicBezTo>
                                <a:cubicBezTo>
                                  <a:pt x="0" y="31582"/>
                                  <a:pt x="15073" y="10294"/>
                                  <a:pt x="36578" y="1201"/>
                                </a:cubicBezTo>
                                <a:lnTo>
                                  <a:pt x="42532" y="0"/>
                                </a:lnTo>
                                <a:close/>
                              </a:path>
                            </a:pathLst>
                          </a:custGeom>
                          <a:solidFill>
                            <a:srgbClr val="fed001"/>
                          </a:solidFill>
                          <a:ln>
                            <a:noFill/>
                          </a:ln>
                        </wps:spPr>
                        <wps:style>
                          <a:lnRef idx="0"/>
                          <a:fillRef idx="0"/>
                          <a:effectRef idx="0"/>
                          <a:fontRef idx="minor"/>
                        </wps:style>
                        <wps:bodyPr/>
                      </wps:wsp>
                      <wps:wsp>
                        <wps:cNvSpPr/>
                        <wps:spPr>
                          <a:xfrm>
                            <a:off x="54720" y="123840"/>
                            <a:ext cx="65520" cy="165240"/>
                          </a:xfrm>
                          <a:custGeom>
                            <a:avLst/>
                            <a:gdLst/>
                            <a:ahLst/>
                            <a:rect l="l" t="t" r="r" b="b"/>
                            <a:pathLst>
                              <a:path w="77292" h="165062">
                                <a:moveTo>
                                  <a:pt x="17374" y="0"/>
                                </a:moveTo>
                                <a:cubicBezTo>
                                  <a:pt x="50444" y="0"/>
                                  <a:pt x="77292" y="26810"/>
                                  <a:pt x="77292" y="59919"/>
                                </a:cubicBezTo>
                                <a:cubicBezTo>
                                  <a:pt x="77292" y="73482"/>
                                  <a:pt x="72720" y="85979"/>
                                  <a:pt x="65088" y="96025"/>
                                </a:cubicBezTo>
                                <a:lnTo>
                                  <a:pt x="65176" y="96025"/>
                                </a:lnTo>
                                <a:cubicBezTo>
                                  <a:pt x="65176" y="96025"/>
                                  <a:pt x="64707" y="96558"/>
                                  <a:pt x="63983" y="97511"/>
                                </a:cubicBezTo>
                                <a:cubicBezTo>
                                  <a:pt x="63805" y="97701"/>
                                  <a:pt x="63678" y="97904"/>
                                  <a:pt x="63525" y="98095"/>
                                </a:cubicBezTo>
                                <a:cubicBezTo>
                                  <a:pt x="58268" y="104889"/>
                                  <a:pt x="37287" y="135103"/>
                                  <a:pt x="31369" y="165062"/>
                                </a:cubicBezTo>
                                <a:lnTo>
                                  <a:pt x="3353" y="165062"/>
                                </a:lnTo>
                                <a:lnTo>
                                  <a:pt x="0" y="154105"/>
                                </a:lnTo>
                                <a:lnTo>
                                  <a:pt x="0" y="37762"/>
                                </a:lnTo>
                                <a:lnTo>
                                  <a:pt x="6741" y="33212"/>
                                </a:lnTo>
                                <a:cubicBezTo>
                                  <a:pt x="10448" y="31641"/>
                                  <a:pt x="14522" y="30772"/>
                                  <a:pt x="18796" y="30772"/>
                                </a:cubicBezTo>
                                <a:cubicBezTo>
                                  <a:pt x="22441" y="30772"/>
                                  <a:pt x="25413" y="27813"/>
                                  <a:pt x="25413" y="24168"/>
                                </a:cubicBezTo>
                                <a:cubicBezTo>
                                  <a:pt x="25413" y="20523"/>
                                  <a:pt x="22441" y="17564"/>
                                  <a:pt x="18796" y="17564"/>
                                </a:cubicBezTo>
                                <a:cubicBezTo>
                                  <a:pt x="12703" y="17564"/>
                                  <a:pt x="6894" y="18805"/>
                                  <a:pt x="1607" y="21046"/>
                                </a:cubicBezTo>
                                <a:lnTo>
                                  <a:pt x="0" y="22131"/>
                                </a:lnTo>
                                <a:lnTo>
                                  <a:pt x="0" y="3505"/>
                                </a:lnTo>
                                <a:lnTo>
                                  <a:pt x="17374" y="0"/>
                                </a:lnTo>
                                <a:close/>
                              </a:path>
                            </a:pathLst>
                          </a:custGeom>
                          <a:solidFill>
                            <a:srgbClr val="fed001"/>
                          </a:solidFill>
                          <a:ln>
                            <a:noFill/>
                          </a:ln>
                        </wps:spPr>
                        <wps:style>
                          <a:lnRef idx="0"/>
                          <a:fillRef idx="0"/>
                          <a:effectRef idx="0"/>
                          <a:fontRef idx="minor"/>
                        </wps:style>
                        <wps:bodyPr/>
                      </wps:wsp>
                      <wps:wsp>
                        <wps:cNvSpPr/>
                        <wps:spPr>
                          <a:xfrm>
                            <a:off x="0" y="106560"/>
                            <a:ext cx="136440" cy="207000"/>
                          </a:xfrm>
                          <a:custGeom>
                            <a:avLst/>
                            <a:gdLst/>
                            <a:ahLst/>
                            <a:rect l="l" t="t" r="r" b="b"/>
                            <a:pathLst>
                              <a:path w="156629" h="206883">
                                <a:moveTo>
                                  <a:pt x="15799" y="125527"/>
                                </a:moveTo>
                                <a:cubicBezTo>
                                  <a:pt x="15799" y="125527"/>
                                  <a:pt x="16408" y="126238"/>
                                  <a:pt x="17374" y="127483"/>
                                </a:cubicBezTo>
                                <a:cubicBezTo>
                                  <a:pt x="17577" y="127724"/>
                                  <a:pt x="17742" y="127991"/>
                                  <a:pt x="17958" y="128219"/>
                                </a:cubicBezTo>
                                <a:cubicBezTo>
                                  <a:pt x="24816" y="137135"/>
                                  <a:pt x="46546" y="167716"/>
                                  <a:pt x="54254" y="206883"/>
                                </a:cubicBezTo>
                                <a:lnTo>
                                  <a:pt x="102299" y="206883"/>
                                </a:lnTo>
                                <a:cubicBezTo>
                                  <a:pt x="110033" y="167716"/>
                                  <a:pt x="131775" y="137135"/>
                                  <a:pt x="138633" y="128219"/>
                                </a:cubicBezTo>
                                <a:cubicBezTo>
                                  <a:pt x="138836" y="127991"/>
                                  <a:pt x="139001" y="127724"/>
                                  <a:pt x="139230" y="127483"/>
                                </a:cubicBezTo>
                                <a:cubicBezTo>
                                  <a:pt x="140183" y="126238"/>
                                  <a:pt x="140792" y="125527"/>
                                  <a:pt x="140792" y="125527"/>
                                </a:cubicBezTo>
                                <a:lnTo>
                                  <a:pt x="140678" y="125527"/>
                                </a:lnTo>
                                <a:cubicBezTo>
                                  <a:pt x="150635" y="112395"/>
                                  <a:pt x="156629" y="96076"/>
                                  <a:pt x="156629" y="78321"/>
                                </a:cubicBezTo>
                                <a:cubicBezTo>
                                  <a:pt x="156629" y="35052"/>
                                  <a:pt x="121564" y="0"/>
                                  <a:pt x="78296" y="0"/>
                                </a:cubicBezTo>
                                <a:cubicBezTo>
                                  <a:pt x="35039" y="0"/>
                                  <a:pt x="0" y="35052"/>
                                  <a:pt x="0" y="78321"/>
                                </a:cubicBezTo>
                                <a:cubicBezTo>
                                  <a:pt x="0" y="96076"/>
                                  <a:pt x="5956" y="112382"/>
                                  <a:pt x="15913" y="125527"/>
                                </a:cubicBezTo>
                                <a:lnTo>
                                  <a:pt x="15799" y="125527"/>
                                </a:lnTo>
                                <a:close/>
                              </a:path>
                            </a:pathLst>
                          </a:custGeom>
                          <a:noFill/>
                          <a:ln cap="rnd" w="12600">
                            <a:solidFill>
                              <a:srgbClr val="ffffff"/>
                            </a:solidFill>
                            <a:round/>
                          </a:ln>
                        </wps:spPr>
                        <wps:style>
                          <a:lnRef idx="1"/>
                          <a:fillRef idx="0"/>
                          <a:effectRef idx="0"/>
                          <a:fontRef idx="minor"/>
                        </wps:style>
                        <wps:bodyPr/>
                      </wps:wsp>
                      <wps:wsp>
                        <wps:cNvSpPr/>
                        <wps:spPr>
                          <a:xfrm>
                            <a:off x="43920" y="318600"/>
                            <a:ext cx="49680" cy="25920"/>
                          </a:xfrm>
                          <a:custGeom>
                            <a:avLst/>
                            <a:gdLst/>
                            <a:ahLst/>
                            <a:rect l="l" t="t" r="r" b="b"/>
                            <a:pathLst>
                              <a:path w="59258" h="29083">
                                <a:moveTo>
                                  <a:pt x="0" y="0"/>
                                </a:moveTo>
                                <a:lnTo>
                                  <a:pt x="59258" y="0"/>
                                </a:lnTo>
                                <a:lnTo>
                                  <a:pt x="59258" y="584"/>
                                </a:lnTo>
                                <a:cubicBezTo>
                                  <a:pt x="59258" y="5766"/>
                                  <a:pt x="56744" y="18936"/>
                                  <a:pt x="51575" y="18936"/>
                                </a:cubicBezTo>
                                <a:lnTo>
                                  <a:pt x="41021" y="18936"/>
                                </a:lnTo>
                                <a:cubicBezTo>
                                  <a:pt x="40335" y="24651"/>
                                  <a:pt x="35535" y="29083"/>
                                  <a:pt x="29642" y="29083"/>
                                </a:cubicBezTo>
                                <a:cubicBezTo>
                                  <a:pt x="23724" y="29083"/>
                                  <a:pt x="18923" y="24651"/>
                                  <a:pt x="18237" y="18936"/>
                                </a:cubicBezTo>
                                <a:lnTo>
                                  <a:pt x="7671" y="18936"/>
                                </a:lnTo>
                                <a:cubicBezTo>
                                  <a:pt x="2502" y="18936"/>
                                  <a:pt x="0" y="5753"/>
                                  <a:pt x="0" y="584"/>
                                </a:cubicBezTo>
                                <a:lnTo>
                                  <a:pt x="0" y="0"/>
                                </a:lnTo>
                                <a:close/>
                              </a:path>
                            </a:pathLst>
                          </a:custGeom>
                          <a:solidFill>
                            <a:srgbClr val="6a6b6d"/>
                          </a:solidFill>
                          <a:ln>
                            <a:noFill/>
                          </a:ln>
                        </wps:spPr>
                        <wps:style>
                          <a:lnRef idx="0"/>
                          <a:fillRef idx="0"/>
                          <a:effectRef idx="0"/>
                          <a:fontRef idx="minor"/>
                        </wps:style>
                        <wps:bodyPr/>
                      </wps:wsp>
                      <wps:wsp>
                        <wps:cNvSpPr/>
                        <wps:spPr>
                          <a:xfrm>
                            <a:off x="49680" y="300960"/>
                            <a:ext cx="37440" cy="10800"/>
                          </a:xfrm>
                          <a:custGeom>
                            <a:avLst/>
                            <a:gdLst/>
                            <a:ahLst/>
                            <a:rect l="l" t="t" r="r" b="b"/>
                            <a:pathLst>
                              <a:path w="44806" h="13843">
                                <a:moveTo>
                                  <a:pt x="0" y="0"/>
                                </a:moveTo>
                                <a:lnTo>
                                  <a:pt x="44806" y="0"/>
                                </a:lnTo>
                                <a:lnTo>
                                  <a:pt x="44806" y="13843"/>
                                </a:lnTo>
                                <a:lnTo>
                                  <a:pt x="0" y="13843"/>
                                </a:lnTo>
                                <a:lnTo>
                                  <a:pt x="0" y="0"/>
                                </a:lnTo>
                              </a:path>
                            </a:pathLst>
                          </a:custGeom>
                          <a:solidFill>
                            <a:srgbClr val="6a6b6d"/>
                          </a:solidFill>
                          <a:ln>
                            <a:noFill/>
                          </a:ln>
                        </wps:spPr>
                        <wps:style>
                          <a:lnRef idx="0"/>
                          <a:fillRef idx="0"/>
                          <a:effectRef idx="0"/>
                          <a:fontRef idx="minor"/>
                        </wps:style>
                        <wps:bodyPr/>
                      </wps:wsp>
                      <wps:wsp>
                        <wps:cNvSpPr/>
                        <wps:spPr>
                          <a:xfrm>
                            <a:off x="412200" y="0"/>
                            <a:ext cx="5275440" cy="576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12200" y="257040"/>
                            <a:ext cx="5275440" cy="828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12200" y="70560"/>
                            <a:ext cx="251640" cy="1486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b/>
                                  <w:szCs w:val="18"/>
                                  <w:sz w:val="18"/>
                                  <w:spacing w:val="0"/>
                                  <w:vertAlign w:val="baseline"/>
                                  <w:position w:val="0"/>
                                  <w:dstrike w:val="false"/>
                                  <w:strike w:val="false"/>
                                  <w:u w:val="none"/>
                                  <w:rFonts w:eastAsia="等线" w:cs="等线" w:ascii="等线" w:hAnsi="等线"/>
                                  <w:color w:val="00000A"/>
                                  <w14:ligatures w14:val="standardContextual"/>
                                </w:rPr>
                                <w:t>提示：</w:t>
                              </w:r>
                            </w:p>
                          </w:txbxContent>
                        </wps:txbx>
                        <wps:bodyPr lIns="0" rIns="0" tIns="0" bIns="0">
                          <a:noAutofit/>
                        </wps:bodyPr>
                      </wps:wsp>
                      <wps:wsp>
                        <wps:cNvSpPr/>
                        <wps:spPr>
                          <a:xfrm>
                            <a:off x="659880" y="61560"/>
                            <a:ext cx="5724000" cy="164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i/>
                                  <w:bCs w:val="false"/>
                                  <w:b w:val="false"/>
                                  <w:szCs w:val="20"/>
                                  <w:sz w:val="20"/>
                                  <w:spacing w:val="0"/>
                                  <w:vertAlign w:val="baseline"/>
                                  <w:position w:val="0"/>
                                  <w:dstrike w:val="false"/>
                                  <w:strike w:val="false"/>
                                  <w:u w:val="none"/>
                                  <w:rFonts w:eastAsia="等线" w:cs="等线" w:ascii="等线" w:hAnsi="等线"/>
                                  <w:color w:val="00000A"/>
                                  <w14:ligatures w14:val="standardContextual"/>
                                </w:rPr>
                                <w:t>当 IP 在 Vivado IP 积分器中使用时，会自动设置此参数。</w:t>
                              </w:r>
                            </w:p>
                          </w:txbxContent>
                        </wps:txbx>
                        <wps:bodyPr lIns="0" rIns="0" tIns="0" bIns="0">
                          <a:noAutofit/>
                        </wps:bodyPr>
                      </wps:wsp>
                    </wpg:wgp>
                  </a:graphicData>
                </a:graphic>
              </wp:inline>
            </w:drawing>
          </mc:Choice>
          <mc:Fallback>
            <w:pict>
              <v:group id="shape_0" alt="形状88" style="position:absolute;margin-left:0pt;margin-top:-27.2pt;width:502.65pt;height:27.15pt" coordorigin="0,-544" coordsize="10053,543">
                <v:rect id="shape_0" stroked="f" style="position:absolute;left:649;top:-433;width:395;height:233;mso-position-vertical:top">
                  <v:textbox>
                    <w:txbxContent>
                      <w:p>
                        <w:pPr>
                          <w:overflowPunct w:val="false"/>
                          <w:spacing w:before="0" w:after="160" w:lineRule="auto" w:line="252"/>
                          <w:ind w:hanging="0"/>
                          <w:jc w:val="left"/>
                          <w:rPr/>
                        </w:pPr>
                        <w:r>
                          <w:rPr>
                            <w:smallCaps w:val="false"/>
                            <w:caps w:val="false"/>
                            <w:iCs w:val="false"/>
                            <w:i w:val="false"/>
                            <w:bCs/>
                            <w:b/>
                            <w:szCs w:val="18"/>
                            <w:sz w:val="18"/>
                            <w:spacing w:val="0"/>
                            <w:vertAlign w:val="baseline"/>
                            <w:position w:val="0"/>
                            <w:dstrike w:val="false"/>
                            <w:strike w:val="false"/>
                            <w:u w:val="none"/>
                            <w:rFonts w:eastAsia="等线" w:cs="等线" w:ascii="等线" w:hAnsi="等线"/>
                            <w:color w:val="00000A"/>
                            <w14:ligatures w14:val="standardContextual"/>
                          </w:rPr>
                          <w:t>提示：</w:t>
                        </w:r>
                      </w:p>
                    </w:txbxContent>
                  </v:textbox>
                  <w10:wrap type="square"/>
                  <v:fill o:detectmouseclick="t" on="false"/>
                  <v:stroke color="#3465a4" joinstyle="round" endcap="flat"/>
                </v:rect>
                <v:rect id="shape_0" stroked="f" style="position:absolute;left:1039;top:-447;width:9013;height:258;mso-position-vertical:top">
                  <v:textbox>
                    <w:txbxContent>
                      <w:p>
                        <w:pPr>
                          <w:overflowPunct w:val="false"/>
                          <w:spacing w:before="0" w:after="160" w:lineRule="auto" w:line="252"/>
                          <w:ind w:hanging="0"/>
                          <w:jc w:val="left"/>
                          <w:rPr/>
                        </w:pPr>
                        <w:r>
                          <w:rPr>
                            <w:smallCaps w:val="false"/>
                            <w:caps w:val="false"/>
                            <w:iCs/>
                            <w:i/>
                            <w:bCs w:val="false"/>
                            <w:b w:val="false"/>
                            <w:szCs w:val="20"/>
                            <w:sz w:val="20"/>
                            <w:spacing w:val="0"/>
                            <w:vertAlign w:val="baseline"/>
                            <w:position w:val="0"/>
                            <w:dstrike w:val="false"/>
                            <w:strike w:val="false"/>
                            <w:u w:val="none"/>
                            <w:rFonts w:eastAsia="等线" w:cs="等线" w:ascii="等线" w:hAnsi="等线"/>
                            <w:color w:val="00000A"/>
                            <w14:ligatures w14:val="standardContextual"/>
                          </w:rPr>
                          <w:t>当 IP 在 Vivado IP 积分器中使用时，会自动设置此参数。</w:t>
                        </w:r>
                      </w:p>
                    </w:txbxContent>
                  </v:textbox>
                  <w10:wrap type="square"/>
                  <v:fill o:detectmouseclick="t" on="false"/>
                  <v:stroke color="#3465a4" joinstyle="round" endcap="flat"/>
                </v:rect>
              </v:group>
            </w:pict>
          </mc:Fallback>
        </mc:AlternateContent>
      </w:r>
    </w:p>
    <w:p>
      <w:pPr>
        <w:pStyle w:val="4"/>
        <w:ind w:left="755" w:right="67" w:hanging="10"/>
        <w:rPr/>
      </w:pPr>
      <w:r>
        <w:rPr>
          <w:lang w:val="zh-Hans"/>
        </w:rPr>
        <w:t>启用散点收集引擎</w:t>
      </w:r>
    </w:p>
    <w:p>
      <w:pPr>
        <w:pStyle w:val="Normal"/>
        <w:spacing w:before="0" w:after="334"/>
        <w:ind w:left="748" w:right="43" w:hanging="3"/>
        <w:rPr/>
      </w:pPr>
      <w:r>
        <w:rPr>
          <w:lang w:val="zh-Hans"/>
        </w:rPr>
        <w:t xml:space="preserve">选中此选项将启用分散收集模式操作，并在 </w:t>
      </w:r>
      <w:r>
        <w:rPr>
          <w:lang w:val="zh-Hans"/>
        </w:rPr>
        <w:t xml:space="preserve">AXI DMA </w:t>
      </w:r>
      <w:r>
        <w:rPr>
          <w:lang w:val="zh-Hans"/>
        </w:rPr>
        <w:t xml:space="preserve">中包含分散收集引擎。取消选中此选项将启用直接寄存器模式操作，但不包括 </w:t>
      </w:r>
      <w:r>
        <w:rPr>
          <w:lang w:val="zh-Hans"/>
        </w:rPr>
        <w:t xml:space="preserve">AXI DMA </w:t>
      </w:r>
      <w:r>
        <w:rPr>
          <w:lang w:val="zh-Hans"/>
        </w:rPr>
        <w:t>中的分散收集引擎。禁用分散收集引擎会导致分散</w:t>
      </w:r>
      <w:r>
        <w:rPr>
          <w:lang w:val="zh-Hans"/>
        </w:rPr>
        <w:t>/</w:t>
      </w:r>
      <w:r>
        <w:rPr>
          <w:lang w:val="zh-Hans"/>
        </w:rPr>
        <w:t>聚集引擎的所有输出端口绑定为零，并且所有输入端口保持打开状态。</w:t>
      </w:r>
    </w:p>
    <w:p>
      <w:pPr>
        <w:pStyle w:val="4"/>
        <w:ind w:left="755" w:right="67" w:hanging="10"/>
        <w:rPr/>
      </w:pPr>
      <w:r>
        <w:rPr>
          <w:lang w:val="zh-Hans"/>
        </w:rPr>
        <w:t xml:space="preserve">启用微型 </w:t>
      </w:r>
      <w:r>
        <w:rPr>
          <w:lang w:val="zh-Hans"/>
        </w:rPr>
        <w:t>DMA</w:t>
      </w:r>
    </w:p>
    <w:p>
      <w:pPr>
        <w:pStyle w:val="Normal"/>
        <w:ind w:left="748" w:right="43" w:hanging="3"/>
        <w:rPr/>
      </w:pPr>
      <w:r>
        <w:rPr>
          <w:lang w:val="zh-Hans"/>
        </w:rPr>
        <w:t xml:space="preserve">选中此选项会生成资源计数较少的高度优化的 </w:t>
      </w:r>
      <w:r>
        <w:rPr>
          <w:lang w:val="zh-Hans"/>
        </w:rPr>
        <w:t>DMA</w:t>
      </w:r>
      <w:r>
        <w:rPr>
          <w:lang w:val="zh-Hans"/>
        </w:rPr>
        <w:t xml:space="preserve">。此设置可用于传输非常少量 </w:t>
      </w:r>
      <w:r>
        <w:rPr>
          <w:lang w:val="zh-Hans"/>
        </w:rPr>
        <w:t xml:space="preserve">dat a </w:t>
      </w:r>
      <w:r>
        <w:rPr>
          <w:lang w:val="zh-Hans"/>
        </w:rPr>
        <w:t xml:space="preserve">的应用程序。 根据所选配置对 </w:t>
      </w:r>
      <w:r>
        <w:rPr>
          <w:lang w:val="zh-Hans"/>
        </w:rPr>
        <w:t xml:space="preserve">DMA </w:t>
      </w:r>
      <w:r>
        <w:rPr>
          <w:lang w:val="zh-Hans"/>
        </w:rPr>
        <w:t>进行编程。例如，每个事务或每个</w:t>
      </w:r>
      <w:r>
        <w:rPr>
          <w:lang w:val="zh-Hans"/>
        </w:rPr>
        <w:t>BD</w:t>
      </w:r>
      <w:r>
        <w:rPr>
          <w:lang w:val="zh-Hans"/>
        </w:rPr>
        <w:t>可以传输的最大字节数不能超过以下内容：</w:t>
      </w:r>
    </w:p>
    <w:p>
      <w:pPr>
        <w:pStyle w:val="Normal"/>
        <w:ind w:left="748" w:right="43" w:hanging="3"/>
        <w:rPr/>
      </w:pPr>
      <w:r>
        <w:rPr>
          <w:lang w:val="zh-Hans"/>
        </w:rPr>
        <w:t>MMap Data_width * Burst_length/8</w:t>
      </w:r>
      <w:r>
        <w:rPr>
          <w:lang w:val="zh-Hans"/>
        </w:rPr>
        <w:t>。</w:t>
      </w:r>
    </w:p>
    <w:p>
      <w:pPr>
        <w:pStyle w:val="Normal"/>
        <w:spacing w:before="0" w:after="334"/>
        <w:ind w:left="748" w:right="43" w:hanging="3"/>
        <w:rPr/>
      </w:pPr>
      <w:r>
        <w:rPr>
          <w:lang w:val="zh-Hans"/>
        </w:rPr>
        <w:t xml:space="preserve">同样，在此模式下也不会实现 </w:t>
      </w:r>
      <w:r>
        <w:rPr>
          <w:lang w:val="zh-Hans"/>
        </w:rPr>
        <w:t xml:space="preserve">4K </w:t>
      </w:r>
      <w:r>
        <w:rPr>
          <w:lang w:val="zh-Hans"/>
        </w:rPr>
        <w:t>边界检查，将 寻址限制为突发边界。</w:t>
      </w:r>
    </w:p>
    <w:p>
      <w:pPr>
        <w:pStyle w:val="4"/>
        <w:ind w:left="755" w:right="67" w:hanging="10"/>
        <w:rPr/>
      </w:pPr>
      <w:r>
        <w:rPr>
          <w:lang w:val="zh-Hans"/>
        </w:rPr>
        <w:t>缓冲区长度寄存器的宽度</w:t>
      </w:r>
    </w:p>
    <w:p>
      <w:pPr>
        <w:pStyle w:val="Normal"/>
        <w:spacing w:before="0" w:after="0"/>
        <w:ind w:left="748" w:right="43" w:hanging="3"/>
        <w:rPr/>
      </w:pPr>
      <w:r>
        <w:rPr>
          <w:lang w:val="zh-Hans"/>
        </w:rPr>
        <w:t>此整数值指定用于分散</w:t>
      </w:r>
      <w:r>
        <w:rPr>
          <w:lang w:val="zh-Hans"/>
        </w:rPr>
        <w:t>/</w:t>
      </w:r>
      <w:r>
        <w:rPr>
          <w:lang w:val="zh-Hans"/>
        </w:rPr>
        <w:t xml:space="preserve">收集描述符中传输的控制字段缓冲区长度和状态字段字节的有效位数。 它还指定启用“使用 </w:t>
      </w:r>
      <w:r>
        <w:rPr>
          <w:lang w:val="zh-Hans"/>
        </w:rPr>
        <w:t>Rxlength”</w:t>
      </w:r>
      <w:r>
        <w:rPr>
          <w:lang w:val="zh-Hans"/>
        </w:rPr>
        <w:t xml:space="preserve">时状态流 </w:t>
      </w:r>
      <w:r>
        <w:rPr>
          <w:lang w:val="zh-Hans"/>
        </w:rPr>
        <w:t xml:space="preserve">App4 </w:t>
      </w:r>
      <w:r>
        <w:rPr>
          <w:lang w:val="zh-Hans"/>
        </w:rPr>
        <w:t xml:space="preserve">字段的 </w:t>
      </w:r>
      <w:r>
        <w:rPr>
          <w:lang w:val="zh-Hans"/>
        </w:rPr>
        <w:t xml:space="preserve">RX </w:t>
      </w:r>
      <w:r>
        <w:rPr>
          <w:lang w:val="zh-Hans"/>
        </w:rPr>
        <w:t>长度中的有效位数。对于直接寄存器模式，它指定有效位数在</w:t>
      </w:r>
    </w:p>
    <w:p>
      <w:pPr>
        <w:pStyle w:val="Normal"/>
        <w:spacing w:lineRule="auto" w:line="235" w:before="0" w:after="330"/>
        <w:ind w:left="755" w:right="0" w:hanging="10"/>
        <w:jc w:val="left"/>
        <w:rPr/>
      </w:pPr>
      <w:r>
        <w:rPr>
          <w:lang w:val="zh-Hans"/>
        </w:rPr>
        <w:t>MM2S_LENGTH</w:t>
      </w:r>
      <w:r>
        <w:rPr>
          <w:lang w:val="zh-Hans"/>
        </w:rPr>
        <w:t>和</w:t>
      </w:r>
      <w:r>
        <w:rPr>
          <w:lang w:val="zh-Hans"/>
        </w:rPr>
        <w:t>S2MM_LENGTH</w:t>
      </w:r>
      <w:r>
        <w:rPr>
          <w:lang w:val="zh-Hans"/>
        </w:rPr>
        <w:t>寄存器。长度宽度与分散</w:t>
      </w:r>
      <w:r>
        <w:rPr>
          <w:lang w:val="zh-Hans"/>
        </w:rPr>
        <w:t>/</w:t>
      </w:r>
      <w:r>
        <w:rPr>
          <w:lang w:val="zh-Hans"/>
        </w:rPr>
        <w:t xml:space="preserve">收集描述符中指定的字节数或在 </w:t>
      </w:r>
      <w:r>
        <w:rPr>
          <w:lang w:val="zh-Hans"/>
        </w:rPr>
        <w:t>App4.RxLength</w:t>
      </w:r>
      <w:r>
        <w:rPr>
          <w:lang w:val="zh-Hans"/>
        </w:rPr>
        <w:t>、</w:t>
      </w:r>
      <w:r>
        <w:rPr>
          <w:lang w:val="zh-Hans"/>
        </w:rPr>
        <w:t xml:space="preserve">MM2S_LENGTH </w:t>
      </w:r>
      <w:r>
        <w:rPr>
          <w:lang w:val="zh-Hans"/>
        </w:rPr>
        <w:t xml:space="preserve">或 </w:t>
      </w:r>
      <w:r>
        <w:rPr>
          <w:lang w:val="zh-Hans"/>
        </w:rPr>
        <w:t xml:space="preserve">S2MM_LENGTH </w:t>
      </w:r>
      <w:r>
        <w:rPr>
          <w:lang w:val="zh-Hans"/>
        </w:rPr>
        <w:t xml:space="preserve">中指定的字节数直接相关。字节数等于 </w:t>
      </w:r>
      <w:r>
        <w:rPr>
          <w:lang w:val="zh-Hans"/>
        </w:rPr>
        <w:t>2</w:t>
      </w:r>
      <w:r>
        <w:rPr>
          <w:vertAlign w:val="superscript"/>
          <w:lang w:val="zh-Hans"/>
        </w:rPr>
        <w:t>长度宽度</w:t>
      </w:r>
      <w:r>
        <w:rPr>
          <w:lang w:val="zh-Hans"/>
        </w:rPr>
        <w:t xml:space="preserve">。因此，长度宽度为 </w:t>
      </w:r>
      <w:r>
        <w:rPr>
          <w:lang w:val="zh-Hans"/>
        </w:rPr>
        <w:t xml:space="preserve">26 </w:t>
      </w:r>
      <w:r>
        <w:rPr>
          <w:lang w:val="zh-Hans"/>
        </w:rPr>
        <w:t xml:space="preserve">的字节数为 </w:t>
      </w:r>
      <w:r>
        <w:rPr>
          <w:lang w:val="zh-Hans"/>
        </w:rPr>
        <w:t>67</w:t>
      </w:r>
      <w:r>
        <w:rPr>
          <w:lang w:val="zh-Hans"/>
        </w:rPr>
        <w:t>，</w:t>
      </w:r>
      <w:r>
        <w:rPr>
          <w:lang w:val="zh-Hans"/>
        </w:rPr>
        <w:t>108</w:t>
      </w:r>
      <w:r>
        <w:rPr>
          <w:lang w:val="zh-Hans"/>
        </w:rPr>
        <w:t>，</w:t>
      </w:r>
      <w:r>
        <w:rPr>
          <w:lang w:val="zh-Hans"/>
        </w:rPr>
        <w:t xml:space="preserve">863 </w:t>
      </w:r>
      <w:r>
        <w:rPr>
          <w:lang w:val="zh-Hans"/>
        </w:rPr>
        <w:t xml:space="preserve">字节。对于多通道模式，此值应设置为 </w:t>
      </w:r>
      <w:r>
        <w:rPr>
          <w:lang w:val="zh-Hans"/>
        </w:rPr>
        <w:t>23</w:t>
      </w:r>
      <w:r>
        <w:rPr>
          <w:lang w:val="zh-Hans"/>
        </w:rPr>
        <w:t xml:space="preserve">。 </w:t>
      </w:r>
    </w:p>
    <w:p>
      <w:pPr>
        <w:pStyle w:val="Normal"/>
        <w:spacing w:lineRule="auto" w:line="247" w:before="0" w:after="165"/>
        <w:ind w:left="755" w:right="0" w:hanging="10"/>
        <w:jc w:val="left"/>
        <w:rPr/>
      </w:pPr>
      <w:r>
        <w:rPr>
          <w:b/>
          <w:i/>
          <w:sz w:val="28"/>
          <w:lang w:val="zh-Hans"/>
        </w:rPr>
        <w:t>地址宽度 （</w:t>
      </w:r>
      <w:r>
        <w:rPr>
          <w:b/>
          <w:i/>
          <w:sz w:val="28"/>
          <w:lang w:val="zh-Hans"/>
        </w:rPr>
        <w:t>32 - 64</w:t>
      </w:r>
      <w:r>
        <w:rPr>
          <w:b/>
          <w:i/>
          <w:sz w:val="28"/>
          <w:lang w:val="zh-Hans"/>
        </w:rPr>
        <w:t xml:space="preserve">） </w:t>
      </w:r>
    </w:p>
    <w:p>
      <w:pPr>
        <w:pStyle w:val="Normal"/>
        <w:spacing w:before="0" w:after="323"/>
        <w:ind w:left="748" w:right="43" w:hanging="3"/>
        <w:rPr/>
      </w:pPr>
      <w:r>
        <w:rPr>
          <w:lang w:val="zh-Hans"/>
        </w:rPr>
        <w:t xml:space="preserve">指定地址空间的宽度。它可以是 </w:t>
      </w:r>
      <w:r>
        <w:rPr>
          <w:lang w:val="zh-Hans"/>
        </w:rPr>
        <w:t xml:space="preserve">32 </w:t>
      </w:r>
      <w:r>
        <w:rPr>
          <w:lang w:val="zh-Hans"/>
        </w:rPr>
        <w:t xml:space="preserve">到 </w:t>
      </w:r>
      <w:r>
        <w:rPr>
          <w:lang w:val="zh-Hans"/>
        </w:rPr>
        <w:t xml:space="preserve">64 </w:t>
      </w:r>
      <w:r>
        <w:rPr>
          <w:lang w:val="zh-Hans"/>
        </w:rPr>
        <w:t>之间的任何值。</w:t>
      </w:r>
    </w:p>
    <w:p>
      <w:pPr>
        <w:pStyle w:val="4"/>
        <w:ind w:left="755" w:right="67" w:hanging="10"/>
        <w:rPr/>
      </w:pPr>
      <w:r>
        <w:rPr>
          <w:lang w:val="zh-Hans"/>
        </w:rPr>
        <w:t xml:space="preserve">启用多通道 </w:t>
      </w:r>
      <w:r>
        <w:rPr>
          <w:lang w:val="zh-Hans"/>
        </w:rPr>
        <w:t>DMA</w:t>
      </w:r>
    </w:p>
    <w:p>
      <w:pPr>
        <w:pStyle w:val="Normal"/>
        <w:spacing w:lineRule="auto" w:line="218" w:before="0" w:after="200"/>
        <w:ind w:left="755" w:right="0" w:hanging="10"/>
        <w:jc w:val="left"/>
        <w:rPr/>
      </w:pPr>
      <w:r>
        <w:rPr>
          <w:b/>
          <w:i/>
          <w:lang w:val="zh-Hans"/>
        </w:rPr>
        <w:t>注意：</w:t>
      </w:r>
      <w:r>
        <w:rPr>
          <w:sz w:val="20"/>
          <w:lang w:val="zh-Hans"/>
        </w:rPr>
        <w:t xml:space="preserve">多通道功能将很快停止使用。有关多通道的信息，请参阅 </w:t>
      </w:r>
      <w:r>
        <w:rPr>
          <w:sz w:val="20"/>
          <w:lang w:val="zh-Hans"/>
        </w:rPr>
        <w:t xml:space="preserve">AXI </w:t>
      </w:r>
      <w:r>
        <w:rPr>
          <w:sz w:val="20"/>
          <w:lang w:val="zh-Hans"/>
        </w:rPr>
        <w:t>多通道直接内存访问 （</w:t>
      </w:r>
      <w:r>
        <w:rPr>
          <w:sz w:val="20"/>
          <w:lang w:val="zh-Hans"/>
        </w:rPr>
        <w:t>PG288</w:t>
      </w:r>
      <w:r>
        <w:rPr>
          <w:sz w:val="20"/>
          <w:lang w:val="zh-Hans"/>
        </w:rPr>
        <w:t xml:space="preserve">） </w:t>
      </w:r>
      <w:r>
        <w:rPr>
          <w:i/>
          <w:color w:val="0000FF"/>
          <w:lang w:val="zh-Hans"/>
        </w:rPr>
        <w:t>[</w:t>
      </w:r>
      <w:r>
        <w:rPr>
          <w:i/>
          <w:color w:val="0000FF"/>
          <w:lang w:val="zh-Hans"/>
        </w:rPr>
        <w:t xml:space="preserve">参考文献 </w:t>
      </w:r>
      <w:r>
        <w:rPr>
          <w:i/>
          <w:color w:val="0000FF"/>
          <w:lang w:val="zh-Hans"/>
        </w:rPr>
        <w:t>12]</w:t>
      </w:r>
      <w:r>
        <w:rPr>
          <w:i/>
          <w:color w:val="0000FF"/>
          <w:lang w:val="zh-Hans"/>
        </w:rPr>
        <w:t>。</w:t>
      </w:r>
    </w:p>
    <w:p>
      <w:pPr>
        <w:pStyle w:val="Normal"/>
        <w:ind w:left="748" w:right="43" w:hanging="3"/>
        <w:rPr/>
      </w:pPr>
      <w:r>
        <w:rPr>
          <w:lang w:val="zh-Hans"/>
        </w:rPr>
        <w:t xml:space="preserve">选中此选项可启用 </w:t>
      </w:r>
      <w:r>
        <w:rPr>
          <w:lang w:val="zh-Hans"/>
        </w:rPr>
        <w:t xml:space="preserve">DMA </w:t>
      </w:r>
      <w:r>
        <w:rPr>
          <w:lang w:val="zh-Hans"/>
        </w:rPr>
        <w:t xml:space="preserve">的多通道功能，并允许您为 </w:t>
      </w:r>
      <w:r>
        <w:rPr>
          <w:lang w:val="zh-Hans"/>
        </w:rPr>
        <w:t xml:space="preserve">MM2S </w:t>
      </w:r>
      <w:r>
        <w:rPr>
          <w:lang w:val="zh-Hans"/>
        </w:rPr>
        <w:t xml:space="preserve">和 </w:t>
      </w:r>
      <w:r>
        <w:rPr>
          <w:lang w:val="zh-Hans"/>
        </w:rPr>
        <w:t xml:space="preserve">S2MM </w:t>
      </w:r>
      <w:r>
        <w:rPr>
          <w:lang w:val="zh-Hans"/>
        </w:rPr>
        <w:t>通道选择通道数。 有关详细信息，请参阅</w:t>
      </w:r>
      <w:r>
        <w:rPr>
          <w:color w:val="0000FF"/>
          <w:lang w:val="zh-Hans"/>
        </w:rPr>
        <w:t xml:space="preserve">第 </w:t>
      </w:r>
      <w:r>
        <w:rPr>
          <w:color w:val="0000FF"/>
          <w:lang w:val="zh-Hans"/>
        </w:rPr>
        <w:t xml:space="preserve">2 </w:t>
      </w:r>
      <w:r>
        <w:rPr>
          <w:color w:val="0000FF"/>
          <w:lang w:val="zh-Hans"/>
        </w:rPr>
        <w:t xml:space="preserve">章中的多通道 </w:t>
      </w:r>
      <w:r>
        <w:rPr>
          <w:color w:val="0000FF"/>
          <w:lang w:val="zh-Hans"/>
        </w:rPr>
        <w:t xml:space="preserve">DMA </w:t>
      </w:r>
      <w:r>
        <w:rPr>
          <w:color w:val="0000FF"/>
          <w:lang w:val="zh-Hans"/>
        </w:rPr>
        <w:t>支持</w:t>
      </w:r>
      <w:r>
        <w:rPr>
          <w:lang w:val="zh-Hans"/>
        </w:rPr>
        <w:t>。</w:t>
      </w:r>
    </w:p>
    <w:p>
      <w:pPr>
        <w:pStyle w:val="4"/>
        <w:ind w:left="755" w:right="67" w:hanging="10"/>
        <w:rPr/>
      </w:pPr>
      <w:r>
        <w:rPr>
          <w:lang w:val="zh-Hans"/>
        </w:rPr>
        <w:t>启用控制</w:t>
      </w:r>
      <w:r>
        <w:rPr>
          <w:lang w:val="zh-Hans"/>
        </w:rPr>
        <w:t>/</w:t>
      </w:r>
      <w:r>
        <w:rPr>
          <w:lang w:val="zh-Hans"/>
        </w:rPr>
        <w:t>状态流</w:t>
      </w:r>
    </w:p>
    <w:p>
      <w:pPr>
        <w:pStyle w:val="Normal"/>
        <w:spacing w:before="0" w:after="0"/>
        <w:ind w:left="748" w:right="43" w:hanging="3"/>
        <w:rPr/>
      </w:pPr>
      <w:r>
        <w:rPr>
          <w:lang w:val="zh-Hans"/>
        </w:rPr>
        <w:t xml:space="preserve">选中此选项将启用 </w:t>
      </w:r>
      <w:r>
        <w:rPr>
          <w:lang w:val="zh-Hans"/>
        </w:rPr>
        <w:t xml:space="preserve">AXI4 </w:t>
      </w:r>
      <w:r>
        <w:rPr>
          <w:lang w:val="zh-Hans"/>
        </w:rPr>
        <w:t>控制和状态流。</w:t>
      </w:r>
      <w:r>
        <w:rPr>
          <w:lang w:val="zh-Hans"/>
        </w:rPr>
        <w:t xml:space="preserve">AXI4 </w:t>
      </w:r>
      <w:r>
        <w:rPr>
          <w:lang w:val="zh-Hans"/>
        </w:rPr>
        <w:t xml:space="preserve">控制流允许将与 </w:t>
      </w:r>
      <w:r>
        <w:rPr>
          <w:lang w:val="zh-Hans"/>
        </w:rPr>
        <w:t xml:space="preserve">MM2S </w:t>
      </w:r>
      <w:r>
        <w:rPr>
          <w:lang w:val="zh-Hans"/>
        </w:rPr>
        <w:t xml:space="preserve">通道关联的用户应用程序元数据传输到目标 </w:t>
      </w:r>
      <w:r>
        <w:rPr>
          <w:lang w:val="zh-Hans"/>
        </w:rPr>
        <w:t>IP</w:t>
      </w:r>
      <w:r>
        <w:rPr>
          <w:lang w:val="zh-Hans"/>
        </w:rPr>
        <w:t>。</w:t>
      </w:r>
      <w:r>
        <w:rPr>
          <w:lang w:val="zh-Hans"/>
        </w:rPr>
        <w:t xml:space="preserve">MM2S </w:t>
      </w:r>
      <w:r>
        <w:rPr>
          <w:lang w:val="zh-Hans"/>
        </w:rPr>
        <w:t xml:space="preserve">的用户应用程序字段 </w:t>
      </w:r>
      <w:r>
        <w:rPr>
          <w:lang w:val="zh-Hans"/>
        </w:rPr>
        <w:t xml:space="preserve">0 </w:t>
      </w:r>
      <w:r>
        <w:rPr>
          <w:lang w:val="zh-Hans"/>
        </w:rPr>
        <w:t xml:space="preserve">到 </w:t>
      </w:r>
      <w:r>
        <w:rPr>
          <w:lang w:val="zh-Hans"/>
        </w:rPr>
        <w:t xml:space="preserve">4 </w:t>
      </w:r>
      <w:r>
        <w:rPr>
          <w:lang w:val="zh-Hans"/>
        </w:rPr>
        <w:t>分散</w:t>
      </w:r>
      <w:r>
        <w:rPr>
          <w:lang w:val="zh-Hans"/>
        </w:rPr>
        <w:t>/</w:t>
      </w:r>
      <w:r>
        <w:rPr>
          <w:lang w:val="zh-Hans"/>
        </w:rPr>
        <w:t>收集帧的起点</w:t>
      </w:r>
    </w:p>
    <w:p>
      <w:pPr>
        <w:pStyle w:val="Normal"/>
        <w:spacing w:lineRule="auto" w:line="235" w:before="0" w:after="334"/>
        <w:ind w:left="755" w:right="0" w:hanging="10"/>
        <w:jc w:val="left"/>
        <w:rPr/>
      </w:pPr>
      <w:r>
        <w:rPr>
          <w:lang w:val="zh-Hans"/>
        </w:rPr>
        <w:t>（</w:t>
      </w:r>
      <w:r>
        <w:rPr>
          <w:lang w:val="zh-Hans"/>
        </w:rPr>
        <w:t>SOF</w:t>
      </w:r>
      <w:r>
        <w:rPr>
          <w:lang w:val="zh-Hans"/>
        </w:rPr>
        <w:t xml:space="preserve">） 描述符 </w:t>
      </w:r>
      <w:r>
        <w:rPr>
          <w:lang w:val="zh-Hans"/>
        </w:rPr>
        <w:t xml:space="preserve">Transmit </w:t>
      </w:r>
      <w:r>
        <w:rPr>
          <w:lang w:val="zh-Hans"/>
        </w:rPr>
        <w:t>帧起始 （</w:t>
      </w:r>
      <w:r>
        <w:rPr>
          <w:lang w:val="zh-Hans"/>
        </w:rPr>
        <w:t>TXSOF =1</w:t>
      </w:r>
      <w:r>
        <w:rPr>
          <w:lang w:val="zh-Hans"/>
        </w:rPr>
        <w:t>） 在</w:t>
      </w:r>
      <w:r>
        <w:rPr>
          <w:lang w:val="zh-Hans"/>
        </w:rPr>
        <w:t>m_axis_mm2s_cntrl</w:t>
      </w:r>
      <w:r>
        <w:rPr>
          <w:lang w:val="zh-Hans"/>
        </w:rPr>
        <w:t>流接口上传输，同时在</w:t>
      </w:r>
      <w:r>
        <w:rPr>
          <w:lang w:val="zh-Hans"/>
        </w:rPr>
        <w:t>m_axis_mm2s</w:t>
      </w:r>
      <w:r>
        <w:rPr>
          <w:lang w:val="zh-Hans"/>
        </w:rPr>
        <w:t>流接口上传输关联的数据包  。</w:t>
      </w:r>
      <w:r>
        <w:rPr>
          <w:lang w:val="zh-Hans"/>
        </w:rPr>
        <w:t xml:space="preserve">AXI4 </w:t>
      </w:r>
      <w:r>
        <w:rPr>
          <w:lang w:val="zh-Hans"/>
        </w:rPr>
        <w:t xml:space="preserve">状态流允许从目标 </w:t>
      </w:r>
      <w:r>
        <w:rPr>
          <w:lang w:val="zh-Hans"/>
        </w:rPr>
        <w:t xml:space="preserve">IP </w:t>
      </w:r>
      <w:r>
        <w:rPr>
          <w:lang w:val="zh-Hans"/>
        </w:rPr>
        <w:t xml:space="preserve">接收与 </w:t>
      </w:r>
      <w:r>
        <w:rPr>
          <w:lang w:val="zh-Hans"/>
        </w:rPr>
        <w:t xml:space="preserve">S 2MM </w:t>
      </w:r>
      <w:r>
        <w:rPr>
          <w:lang w:val="zh-Hans"/>
        </w:rPr>
        <w:t xml:space="preserve">通道关联的用户应用程序元数据。接收的状态数据包填充 </w:t>
      </w:r>
      <w:r>
        <w:rPr>
          <w:lang w:val="zh-Hans"/>
        </w:rPr>
        <w:t xml:space="preserve">S2MM </w:t>
      </w:r>
      <w:r>
        <w:rPr>
          <w:lang w:val="zh-Hans"/>
        </w:rPr>
        <w:t>散点</w:t>
      </w:r>
      <w:r>
        <w:rPr>
          <w:lang w:val="zh-Hans"/>
        </w:rPr>
        <w:t>/</w:t>
      </w:r>
      <w:r>
        <w:rPr>
          <w:lang w:val="zh-Hans"/>
        </w:rPr>
        <w:t>收集帧结束 （</w:t>
      </w:r>
      <w:r>
        <w:rPr>
          <w:lang w:val="zh-Hans"/>
        </w:rPr>
        <w:t>EOF</w:t>
      </w:r>
      <w:r>
        <w:rPr>
          <w:lang w:val="zh-Hans"/>
        </w:rPr>
        <w:t xml:space="preserve">） 描述符的用户应用程序字段 </w:t>
      </w:r>
      <w:r>
        <w:rPr>
          <w:lang w:val="zh-Hans"/>
        </w:rPr>
        <w:t xml:space="preserve">0 </w:t>
      </w:r>
      <w:r>
        <w:rPr>
          <w:lang w:val="zh-Hans"/>
        </w:rPr>
        <w:t xml:space="preserve">到 </w:t>
      </w:r>
      <w:r>
        <w:rPr>
          <w:lang w:val="zh-Hans"/>
        </w:rPr>
        <w:t>4</w:t>
      </w:r>
      <w:r>
        <w:rPr>
          <w:lang w:val="zh-Hans"/>
        </w:rPr>
        <w:t>。这是与数据包末尾关联的描述符。此条件由更新描述符的状态字中的帧接收结束 （</w:t>
      </w:r>
      <w:r>
        <w:rPr>
          <w:lang w:val="zh-Hans"/>
        </w:rPr>
        <w:t>RXEOF = 1</w:t>
      </w:r>
      <w:r>
        <w:rPr>
          <w:lang w:val="zh-Hans"/>
        </w:rPr>
        <w:t>） 指示。</w:t>
      </w:r>
    </w:p>
    <w:p>
      <w:pPr>
        <w:pStyle w:val="4"/>
        <w:ind w:left="755" w:right="67" w:hanging="10"/>
        <w:rPr/>
      </w:pPr>
      <w:r>
        <w:rPr>
          <w:lang w:val="zh-Hans"/>
        </w:rPr>
        <w:t>启用读取通道选项</w:t>
      </w:r>
    </w:p>
    <w:p>
      <w:pPr>
        <w:pStyle w:val="Normal"/>
        <w:spacing w:before="0" w:after="247"/>
        <w:ind w:left="748" w:right="43" w:hanging="3"/>
        <w:rPr/>
      </w:pPr>
      <w:r>
        <w:rPr>
          <w:lang w:val="zh-Hans"/>
        </w:rPr>
        <w:t xml:space="preserve">以下小节介绍仅影响 </w:t>
      </w:r>
      <w:r>
        <w:rPr>
          <w:lang w:val="zh-Hans"/>
        </w:rPr>
        <w:t xml:space="preserve">AXI </w:t>
      </w:r>
      <w:r>
        <w:rPr>
          <w:lang w:val="zh-Hans"/>
        </w:rPr>
        <w:t>直接内存访问 （</w:t>
      </w:r>
      <w:r>
        <w:rPr>
          <w:lang w:val="zh-Hans"/>
        </w:rPr>
        <w:t>DMA</w:t>
      </w:r>
      <w:r>
        <w:rPr>
          <w:lang w:val="zh-Hans"/>
        </w:rPr>
        <w:t xml:space="preserve">） 内核的 </w:t>
      </w:r>
      <w:r>
        <w:rPr>
          <w:lang w:val="zh-Hans"/>
        </w:rPr>
        <w:t xml:space="preserve">MM2S </w:t>
      </w:r>
      <w:r>
        <w:rPr>
          <w:lang w:val="zh-Hans"/>
        </w:rPr>
        <w:t>通道的选项。</w:t>
      </w:r>
    </w:p>
    <w:p>
      <w:pPr>
        <w:pStyle w:val="5"/>
        <w:ind w:left="755" w:right="67" w:hanging="10"/>
        <w:rPr/>
      </w:pPr>
      <w:r>
        <w:rPr>
          <w:lang w:val="zh-Hans"/>
        </w:rPr>
        <w:t>启用通道</w:t>
      </w:r>
    </w:p>
    <w:p>
      <w:pPr>
        <w:pStyle w:val="Normal"/>
        <w:spacing w:before="0" w:after="332"/>
        <w:ind w:left="748" w:right="43" w:hanging="3"/>
        <w:rPr/>
      </w:pPr>
      <w:r>
        <w:rPr>
          <w:lang w:val="zh-Hans"/>
        </w:rPr>
        <w:t xml:space="preserve">此选项启用或禁用 </w:t>
      </w:r>
      <w:r>
        <w:rPr>
          <w:lang w:val="zh-Hans"/>
        </w:rPr>
        <w:t xml:space="preserve">MM2S </w:t>
      </w:r>
      <w:r>
        <w:rPr>
          <w:lang w:val="zh-Hans"/>
        </w:rPr>
        <w:t xml:space="preserve">通道。启用 </w:t>
      </w:r>
      <w:r>
        <w:rPr>
          <w:lang w:val="zh-Hans"/>
        </w:rPr>
        <w:t xml:space="preserve">MM2S </w:t>
      </w:r>
      <w:r>
        <w:rPr>
          <w:lang w:val="zh-Hans"/>
        </w:rPr>
        <w:t xml:space="preserve">通道允许从内存到 </w:t>
      </w:r>
      <w:r>
        <w:rPr>
          <w:lang w:val="zh-Hans"/>
        </w:rPr>
        <w:t xml:space="preserve">AXI4 </w:t>
      </w:r>
      <w:r>
        <w:rPr>
          <w:lang w:val="zh-Hans"/>
        </w:rPr>
        <w:t xml:space="preserve">流进行读取传输。禁用 </w:t>
      </w:r>
      <w:r>
        <w:rPr>
          <w:lang w:val="zh-Hans"/>
        </w:rPr>
        <w:t xml:space="preserve">MM2S </w:t>
      </w:r>
      <w:r>
        <w:rPr>
          <w:lang w:val="zh-Hans"/>
        </w:rPr>
        <w:t xml:space="preserve">通道会从 </w:t>
      </w:r>
      <w:r>
        <w:rPr>
          <w:lang w:val="zh-Hans"/>
        </w:rPr>
        <w:t xml:space="preserve">AXI DMA </w:t>
      </w:r>
      <w:r>
        <w:rPr>
          <w:lang w:val="zh-Hans"/>
        </w:rPr>
        <w:t>内核中排除逻辑。</w:t>
      </w:r>
      <w:r>
        <w:rPr>
          <w:lang w:val="zh-Hans"/>
        </w:rPr>
        <w:t xml:space="preserve">MM2S </w:t>
      </w:r>
      <w:r>
        <w:rPr>
          <w:lang w:val="zh-Hans"/>
        </w:rPr>
        <w:t xml:space="preserve">通道的输出为零， </w:t>
      </w:r>
      <w:r>
        <w:rPr>
          <w:lang w:val="zh-Hans"/>
        </w:rPr>
        <w:t xml:space="preserve">AXI DMA </w:t>
      </w:r>
      <w:r>
        <w:rPr>
          <w:lang w:val="zh-Hans"/>
        </w:rPr>
        <w:t>忽略输入。</w:t>
      </w:r>
    </w:p>
    <w:p>
      <w:pPr>
        <w:pStyle w:val="4"/>
        <w:ind w:left="755" w:right="67" w:hanging="10"/>
        <w:rPr/>
      </w:pPr>
      <w:r>
        <w:rPr>
          <w:lang w:val="zh-Hans"/>
        </w:rPr>
        <w:t>通道数</w:t>
      </w:r>
    </w:p>
    <w:p>
      <w:pPr>
        <w:pStyle w:val="Normal"/>
        <w:spacing w:before="0" w:after="237"/>
        <w:ind w:left="748" w:right="43" w:hanging="3"/>
        <w:rPr/>
      </w:pPr>
      <w:r>
        <w:rPr>
          <w:lang w:val="zh-Hans"/>
        </w:rPr>
        <w:t xml:space="preserve">此选项指定从 </w:t>
      </w:r>
      <w:r>
        <w:rPr>
          <w:lang w:val="zh-Hans"/>
        </w:rPr>
        <w:t xml:space="preserve">1 </w:t>
      </w:r>
      <w:r>
        <w:rPr>
          <w:lang w:val="zh-Hans"/>
        </w:rPr>
        <w:t xml:space="preserve">到 </w:t>
      </w:r>
      <w:r>
        <w:rPr>
          <w:lang w:val="zh-Hans"/>
        </w:rPr>
        <w:t xml:space="preserve">16 </w:t>
      </w:r>
      <w:r>
        <w:rPr>
          <w:lang w:val="zh-Hans"/>
        </w:rPr>
        <w:t>的通道数。</w:t>
      </w:r>
    </w:p>
    <w:p>
      <w:pPr>
        <w:pStyle w:val="5"/>
        <w:ind w:left="755" w:right="67" w:hanging="10"/>
        <w:rPr/>
      </w:pPr>
      <w:r>
        <w:rPr>
          <w:lang w:val="zh-Hans"/>
        </w:rPr>
        <w:t>内存映射数据宽度</w:t>
      </w:r>
    </w:p>
    <w:p>
      <w:pPr>
        <w:pStyle w:val="Normal"/>
        <w:spacing w:before="0" w:after="246"/>
        <w:ind w:left="748" w:right="43" w:hanging="3"/>
        <w:rPr/>
      </w:pPr>
      <w:r>
        <w:rPr>
          <w:lang w:val="zh-Hans"/>
        </w:rPr>
        <w:t xml:space="preserve">AXI MM2S </w:t>
      </w:r>
      <w:r>
        <w:rPr>
          <w:lang w:val="zh-Hans"/>
        </w:rPr>
        <w:t xml:space="preserve">内存映射读取数据总线的数据宽度（以位为单位）。有效值为 </w:t>
      </w: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w:t>
      </w:r>
      <w:r>
        <w:rPr>
          <w:lang w:val="zh-Hans"/>
        </w:rPr>
        <w:t xml:space="preserve">512 </w:t>
      </w:r>
      <w:r>
        <w:rPr>
          <w:lang w:val="zh-Hans"/>
        </w:rPr>
        <w:t xml:space="preserve">和 </w:t>
      </w:r>
      <w:r>
        <w:rPr>
          <w:lang w:val="zh-Hans"/>
        </w:rPr>
        <w:t>1</w:t>
      </w:r>
      <w:r>
        <w:rPr>
          <w:lang w:val="zh-Hans"/>
        </w:rPr>
        <w:t>，</w:t>
      </w:r>
      <w:r>
        <w:rPr>
          <w:lang w:val="zh-Hans"/>
        </w:rPr>
        <w:t>024</w:t>
      </w:r>
      <w:r>
        <w:rPr>
          <w:lang w:val="zh-Hans"/>
        </w:rPr>
        <w:t>。</w:t>
      </w:r>
    </w:p>
    <w:p>
      <w:pPr>
        <w:pStyle w:val="5"/>
        <w:ind w:left="755" w:right="67" w:hanging="10"/>
        <w:rPr/>
      </w:pPr>
      <w:r>
        <w:rPr>
          <w:lang w:val="zh-Hans"/>
        </w:rPr>
        <w:t>流数据宽度</w:t>
      </w:r>
    </w:p>
    <w:p>
      <w:pPr>
        <w:pStyle w:val="Normal"/>
        <w:spacing w:before="0" w:after="247"/>
        <w:ind w:left="748" w:right="43" w:hanging="3"/>
        <w:rPr/>
      </w:pPr>
      <w:r>
        <w:rPr>
          <w:lang w:val="zh-Hans"/>
        </w:rPr>
        <w:t xml:space="preserve">D ata </w:t>
      </w:r>
      <w:r>
        <w:rPr>
          <w:lang w:val="zh-Hans"/>
        </w:rPr>
        <w:t xml:space="preserve">宽度（以位为单位）的 </w:t>
      </w:r>
      <w:r>
        <w:rPr>
          <w:lang w:val="zh-Hans"/>
        </w:rPr>
        <w:t xml:space="preserve">AXI MM2S AXI4 </w:t>
      </w:r>
      <w:r>
        <w:rPr>
          <w:lang w:val="zh-Hans"/>
        </w:rPr>
        <w:t xml:space="preserve">流数据总线。此值必须等于或小于内存映射数据宽度。有效值为 </w:t>
      </w:r>
      <w:r>
        <w:rPr>
          <w:lang w:val="zh-Hans"/>
        </w:rPr>
        <w:t>8</w:t>
      </w:r>
      <w:r>
        <w:rPr>
          <w:lang w:val="zh-Hans"/>
        </w:rPr>
        <w:t>、</w:t>
      </w:r>
      <w:r>
        <w:rPr>
          <w:lang w:val="zh-Hans"/>
        </w:rPr>
        <w:t>16</w:t>
      </w:r>
      <w:r>
        <w:rPr>
          <w:lang w:val="zh-Hans"/>
        </w:rPr>
        <w:t>、</w:t>
      </w:r>
      <w:r>
        <w:rPr>
          <w:lang w:val="zh-Hans"/>
        </w:rPr>
        <w:t>32</w:t>
      </w:r>
      <w:r>
        <w:rPr>
          <w:lang w:val="zh-Hans"/>
        </w:rPr>
        <w:t>、</w:t>
      </w:r>
      <w:r>
        <w:rPr>
          <w:lang w:val="zh-Hans"/>
        </w:rPr>
        <w:t>64</w:t>
      </w:r>
      <w:r>
        <w:rPr>
          <w:lang w:val="zh-Hans"/>
        </w:rPr>
        <w:t>、</w:t>
      </w:r>
      <w:r>
        <w:rPr>
          <w:lang w:val="zh-Hans"/>
        </w:rPr>
        <w:t>128</w:t>
      </w:r>
      <w:r>
        <w:rPr>
          <w:lang w:val="zh-Hans"/>
        </w:rPr>
        <w:t>、</w:t>
      </w:r>
      <w:r>
        <w:rPr>
          <w:lang w:val="zh-Hans"/>
        </w:rPr>
        <w:t xml:space="preserve">512 </w:t>
      </w:r>
      <w:r>
        <w:rPr>
          <w:lang w:val="zh-Hans"/>
        </w:rPr>
        <w:t xml:space="preserve">和 </w:t>
      </w:r>
      <w:r>
        <w:rPr>
          <w:lang w:val="zh-Hans"/>
        </w:rPr>
        <w:t>1</w:t>
      </w:r>
      <w:r>
        <w:rPr>
          <w:lang w:val="zh-Hans"/>
        </w:rPr>
        <w:t>，</w:t>
      </w:r>
      <w:r>
        <w:rPr>
          <w:lang w:val="zh-Hans"/>
        </w:rPr>
        <w:t>024</w:t>
      </w:r>
      <w:r>
        <w:rPr>
          <w:lang w:val="zh-Hans"/>
        </w:rPr>
        <w:t>。</w:t>
      </w:r>
    </w:p>
    <w:p>
      <w:pPr>
        <w:pStyle w:val="5"/>
        <w:ind w:left="755" w:right="67" w:hanging="10"/>
        <w:rPr/>
      </w:pPr>
      <w:r>
        <w:rPr>
          <w:lang w:val="zh-Hans"/>
        </w:rPr>
        <w:t xml:space="preserve">最大突发大小 </w:t>
      </w:r>
    </w:p>
    <w:p>
      <w:pPr>
        <w:pStyle w:val="Normal"/>
        <w:spacing w:lineRule="auto" w:line="235" w:before="0" w:after="218"/>
        <w:ind w:left="755" w:right="0" w:hanging="10"/>
        <w:jc w:val="left"/>
        <w:rPr/>
      </w:pPr>
      <w:r>
        <w:rPr>
          <w:lang w:val="zh-Hans"/>
        </w:rPr>
        <w:t>突发分区粒度设置。此设置指定</w:t>
      </w:r>
      <w:r>
        <w:rPr>
          <w:lang w:val="zh-Hans"/>
        </w:rPr>
        <w:t xml:space="preserve">MM2S </w:t>
      </w:r>
      <w:r>
        <w:rPr>
          <w:lang w:val="zh-Hans"/>
        </w:rPr>
        <w:t xml:space="preserve">的 </w:t>
      </w:r>
      <w:r>
        <w:rPr>
          <w:lang w:val="zh-Hans"/>
        </w:rPr>
        <w:t xml:space="preserve">AXI4 </w:t>
      </w:r>
      <w:r>
        <w:rPr>
          <w:lang w:val="zh-Hans"/>
        </w:rPr>
        <w:t xml:space="preserve">内存映射端突发周期的最小大小。有效值为 </w:t>
      </w:r>
      <w:r>
        <w:rPr>
          <w:lang w:val="zh-Hans"/>
        </w:rPr>
        <w:t>2</w:t>
      </w:r>
      <w:r>
        <w:rPr>
          <w:lang w:val="zh-Hans"/>
        </w:rPr>
        <w:t>、</w:t>
      </w:r>
      <w:r>
        <w:rPr>
          <w:lang w:val="zh-Hans"/>
        </w:rPr>
        <w:t>4</w:t>
      </w:r>
      <w:r>
        <w:rPr>
          <w:lang w:val="zh-Hans"/>
        </w:rPr>
        <w:t>、</w:t>
      </w:r>
      <w:r>
        <w:rPr>
          <w:lang w:val="zh-Hans"/>
        </w:rPr>
        <w:t>8</w:t>
      </w:r>
      <w:r>
        <w:rPr>
          <w:lang w:val="zh-Hans"/>
        </w:rPr>
        <w:t>、</w:t>
      </w:r>
      <w:r>
        <w:rPr>
          <w:lang w:val="zh-Hans"/>
        </w:rPr>
        <w:t>16</w:t>
      </w:r>
      <w:r>
        <w:rPr>
          <w:lang w:val="zh-Hans"/>
        </w:rPr>
        <w:t>、</w:t>
      </w:r>
      <w:r>
        <w:rPr>
          <w:lang w:val="zh-Hans"/>
        </w:rPr>
        <w:t>32</w:t>
      </w:r>
      <w:r>
        <w:rPr>
          <w:lang w:val="zh-Hans"/>
        </w:rPr>
        <w:t>、</w:t>
      </w:r>
      <w:r>
        <w:rPr>
          <w:lang w:val="zh-Hans"/>
        </w:rPr>
        <w:t>64</w:t>
      </w:r>
      <w:r>
        <w:rPr>
          <w:lang w:val="zh-Hans"/>
        </w:rPr>
        <w:t>、</w:t>
      </w:r>
      <w:r>
        <w:rPr>
          <w:lang w:val="zh-Hans"/>
        </w:rPr>
        <w:t xml:space="preserve">128 </w:t>
      </w:r>
      <w:r>
        <w:rPr>
          <w:lang w:val="zh-Hans"/>
        </w:rPr>
        <w:t xml:space="preserve">和 </w:t>
      </w:r>
      <w:r>
        <w:rPr>
          <w:lang w:val="zh-Hans"/>
        </w:rPr>
        <w:t>256</w:t>
      </w:r>
      <w:r>
        <w:rPr>
          <w:lang w:val="zh-Hans"/>
        </w:rPr>
        <w:t>。</w:t>
      </w:r>
    </w:p>
    <w:p>
      <w:pPr>
        <w:pStyle w:val="5"/>
        <w:ind w:left="755" w:right="67" w:hanging="10"/>
        <w:rPr/>
      </w:pPr>
      <w:r>
        <w:rPr>
          <w:lang w:val="zh-Hans"/>
        </w:rPr>
        <w:t>允许未对齐的传输</w:t>
      </w:r>
    </w:p>
    <w:p>
      <w:pPr>
        <w:pStyle w:val="Normal"/>
        <w:spacing w:lineRule="auto" w:line="235" w:before="0" w:after="218"/>
        <w:ind w:left="755" w:right="0" w:hanging="10"/>
        <w:jc w:val="left"/>
        <w:rPr/>
      </w:pPr>
      <w:r>
        <w:rPr>
          <w:lang w:val="zh-Hans"/>
        </w:rPr>
        <w:t xml:space="preserve">启用或禁用 </w:t>
      </w:r>
      <w:r>
        <w:rPr>
          <w:lang w:val="zh-Hans"/>
        </w:rPr>
        <w:t xml:space="preserve">MM2S </w:t>
      </w:r>
      <w:r>
        <w:rPr>
          <w:lang w:val="zh-Hans"/>
        </w:rPr>
        <w:t>数据重新对齐引擎 （</w:t>
      </w:r>
      <w:r>
        <w:rPr>
          <w:lang w:val="zh-Hans"/>
        </w:rPr>
        <w:t>DRE</w:t>
      </w:r>
      <w:r>
        <w:rPr>
          <w:lang w:val="zh-Hans"/>
        </w:rPr>
        <w:t>）。选中后，</w:t>
      </w:r>
      <w:r>
        <w:rPr>
          <w:lang w:val="zh-Hans"/>
        </w:rPr>
        <w:t xml:space="preserve">DRE </w:t>
      </w:r>
      <w:r>
        <w:rPr>
          <w:lang w:val="zh-Hans"/>
        </w:rPr>
        <w:t xml:space="preserve">将启用，并允许数据重新对齐到 </w:t>
      </w:r>
      <w:r>
        <w:rPr>
          <w:lang w:val="zh-Hans"/>
        </w:rPr>
        <w:t xml:space="preserve">MM2S </w:t>
      </w:r>
      <w:r>
        <w:rPr>
          <w:lang w:val="zh-Hans"/>
        </w:rPr>
        <w:t>内存映射数据路径上的字节（</w:t>
      </w:r>
      <w:r>
        <w:rPr>
          <w:lang w:val="zh-Hans"/>
        </w:rPr>
        <w:t xml:space="preserve">8 </w:t>
      </w:r>
      <w:r>
        <w:rPr>
          <w:lang w:val="zh-Hans"/>
        </w:rPr>
        <w:t xml:space="preserve">位）级别。对于 </w:t>
      </w:r>
      <w:r>
        <w:rPr>
          <w:lang w:val="zh-Hans"/>
        </w:rPr>
        <w:t xml:space="preserve">MM2S </w:t>
      </w:r>
      <w:r>
        <w:rPr>
          <w:lang w:val="zh-Hans"/>
        </w:rPr>
        <w:t xml:space="preserve">通道，从内存中读取数据。如果启用了 </w:t>
      </w:r>
      <w:r>
        <w:rPr>
          <w:lang w:val="zh-Hans"/>
        </w:rPr>
        <w:t>DRE</w:t>
      </w:r>
      <w:r>
        <w:rPr>
          <w:lang w:val="zh-Hans"/>
        </w:rPr>
        <w:t xml:space="preserve">，则数据读取可以从任何缓冲区地址字节偏移量开始，并且读取的数据将对齐，以便第一个字节 </w:t>
      </w:r>
      <w:r>
        <w:rPr>
          <w:lang w:val="zh-Hans"/>
        </w:rPr>
        <w:t xml:space="preserve">read </w:t>
      </w:r>
      <w:r>
        <w:rPr>
          <w:lang w:val="zh-Hans"/>
        </w:rPr>
        <w:t xml:space="preserve">是 </w:t>
      </w:r>
      <w:r>
        <w:rPr>
          <w:lang w:val="zh-Hans"/>
        </w:rPr>
        <w:t xml:space="preserve">AXI4 </w:t>
      </w:r>
      <w:r>
        <w:rPr>
          <w:lang w:val="zh-Hans"/>
        </w:rPr>
        <w:t xml:space="preserve">流上的第一个有效字节。 </w:t>
      </w:r>
    </w:p>
    <w:p>
      <w:pPr>
        <w:pStyle w:val="Normal"/>
        <w:spacing w:lineRule="auto" w:line="218" w:before="0" w:after="345"/>
        <w:ind w:left="755" w:right="0" w:hanging="10"/>
        <w:jc w:val="left"/>
        <w:rPr/>
      </w:pPr>
      <w:r>
        <w:rPr>
          <w:b/>
          <w:i/>
          <w:lang w:val="zh-Hans"/>
        </w:rPr>
        <w:t xml:space="preserve">注意： </w:t>
      </w:r>
      <w:r>
        <w:rPr>
          <w:sz w:val="20"/>
          <w:lang w:val="zh-Hans"/>
        </w:rPr>
        <w:t xml:space="preserve">如果对相应通道禁用了 </w:t>
      </w:r>
      <w:r>
        <w:rPr>
          <w:sz w:val="20"/>
          <w:lang w:val="zh-Hans"/>
        </w:rPr>
        <w:t>DRE</w:t>
      </w:r>
      <w:r>
        <w:rPr>
          <w:sz w:val="20"/>
          <w:lang w:val="zh-Hans"/>
        </w:rPr>
        <w:t xml:space="preserve">，则不支持未对齐的缓冲区、源或目标地址。禁用 </w:t>
      </w:r>
      <w:r>
        <w:rPr>
          <w:sz w:val="20"/>
          <w:lang w:val="zh-Hans"/>
        </w:rPr>
        <w:t xml:space="preserve">DRE </w:t>
      </w:r>
      <w:r>
        <w:rPr>
          <w:sz w:val="20"/>
          <w:lang w:val="zh-Hans"/>
        </w:rPr>
        <w:t>的未对齐地址会产生未定义的结果。</w:t>
      </w:r>
      <w:r>
        <w:rPr>
          <w:sz w:val="20"/>
          <w:lang w:val="zh-Hans"/>
        </w:rPr>
        <w:t xml:space="preserve">DRE Support </w:t>
      </w:r>
      <w:r>
        <w:rPr>
          <w:sz w:val="20"/>
          <w:lang w:val="zh-Hans"/>
        </w:rPr>
        <w:t xml:space="preserve">仅适用于 </w:t>
      </w:r>
      <w:r>
        <w:rPr>
          <w:sz w:val="20"/>
          <w:lang w:val="zh-Hans"/>
        </w:rPr>
        <w:t xml:space="preserve">512 </w:t>
      </w:r>
      <w:r>
        <w:rPr>
          <w:sz w:val="20"/>
          <w:lang w:val="zh-Hans"/>
        </w:rPr>
        <w:t xml:space="preserve">位及以下的 </w:t>
      </w:r>
      <w:r>
        <w:rPr>
          <w:sz w:val="20"/>
          <w:lang w:val="zh-Hans"/>
        </w:rPr>
        <w:t xml:space="preserve">AXI4 </w:t>
      </w:r>
      <w:r>
        <w:rPr>
          <w:sz w:val="20"/>
          <w:lang w:val="zh-Hans"/>
        </w:rPr>
        <w:t>流数据宽度设置。</w:t>
      </w:r>
    </w:p>
    <w:p>
      <w:pPr>
        <w:pStyle w:val="4"/>
        <w:ind w:left="755" w:right="67" w:hanging="10"/>
        <w:rPr/>
      </w:pPr>
      <w:r>
        <w:rPr>
          <w:lang w:val="zh-Hans"/>
        </w:rPr>
        <w:t>启用写入通道选项</w:t>
      </w:r>
    </w:p>
    <w:p>
      <w:pPr>
        <w:pStyle w:val="Normal"/>
        <w:spacing w:before="0" w:after="238"/>
        <w:ind w:left="748" w:right="43" w:hanging="3"/>
        <w:rPr/>
      </w:pPr>
      <w:r>
        <w:rPr>
          <w:lang w:val="zh-Hans"/>
        </w:rPr>
        <w:t xml:space="preserve">这些选项仅影响 </w:t>
      </w:r>
      <w:r>
        <w:rPr>
          <w:lang w:val="zh-Hans"/>
        </w:rPr>
        <w:t xml:space="preserve">AXI DMA </w:t>
      </w:r>
      <w:r>
        <w:rPr>
          <w:lang w:val="zh-Hans"/>
        </w:rPr>
        <w:t xml:space="preserve">内核的 </w:t>
      </w:r>
      <w:r>
        <w:rPr>
          <w:lang w:val="zh-Hans"/>
        </w:rPr>
        <w:t xml:space="preserve">S2MM </w:t>
      </w:r>
      <w:r>
        <w:rPr>
          <w:lang w:val="zh-Hans"/>
        </w:rPr>
        <w:t>通道。</w:t>
      </w:r>
    </w:p>
    <w:p>
      <w:pPr>
        <w:pStyle w:val="5"/>
        <w:ind w:left="755" w:right="67" w:hanging="10"/>
        <w:rPr/>
      </w:pPr>
      <w:r>
        <w:rPr>
          <w:lang w:val="zh-Hans"/>
        </w:rPr>
        <w:t>启用通道</w:t>
      </w:r>
    </w:p>
    <w:p>
      <w:pPr>
        <w:pStyle w:val="Normal"/>
        <w:spacing w:lineRule="auto" w:line="235" w:before="0" w:after="247"/>
        <w:ind w:left="755" w:right="0" w:hanging="10"/>
        <w:jc w:val="left"/>
        <w:rPr/>
      </w:pPr>
      <w:r>
        <w:rPr>
          <w:lang w:val="zh-Hans"/>
        </w:rPr>
        <w:t xml:space="preserve">此设置启用或禁用 </w:t>
      </w:r>
      <w:r>
        <w:rPr>
          <w:lang w:val="zh-Hans"/>
        </w:rPr>
        <w:t xml:space="preserve">S2MM </w:t>
      </w:r>
      <w:r>
        <w:rPr>
          <w:lang w:val="zh-Hans"/>
        </w:rPr>
        <w:t xml:space="preserve">通道。启用 </w:t>
      </w:r>
      <w:r>
        <w:rPr>
          <w:lang w:val="zh-Hans"/>
        </w:rPr>
        <w:t xml:space="preserve">S2MM </w:t>
      </w:r>
      <w:r>
        <w:rPr>
          <w:lang w:val="zh-Hans"/>
        </w:rPr>
        <w:t xml:space="preserve">通道允许从 </w:t>
      </w:r>
      <w:r>
        <w:rPr>
          <w:lang w:val="zh-Hans"/>
        </w:rPr>
        <w:t xml:space="preserve">AXI4 </w:t>
      </w:r>
      <w:r>
        <w:rPr>
          <w:lang w:val="zh-Hans"/>
        </w:rPr>
        <w:t xml:space="preserve">流到内存进行写传输。禁用 </w:t>
      </w:r>
      <w:r>
        <w:rPr>
          <w:lang w:val="zh-Hans"/>
        </w:rPr>
        <w:t xml:space="preserve">S2MM </w:t>
      </w:r>
      <w:r>
        <w:rPr>
          <w:lang w:val="zh-Hans"/>
        </w:rPr>
        <w:t xml:space="preserve">通道会从 </w:t>
      </w:r>
      <w:r>
        <w:rPr>
          <w:lang w:val="zh-Hans"/>
        </w:rPr>
        <w:t xml:space="preserve">AXI DMA </w:t>
      </w:r>
      <w:r>
        <w:rPr>
          <w:lang w:val="zh-Hans"/>
        </w:rPr>
        <w:t>内核中排除逻辑。</w:t>
      </w:r>
      <w:r>
        <w:rPr>
          <w:lang w:val="zh-Hans"/>
        </w:rPr>
        <w:t xml:space="preserve">S2MM </w:t>
      </w:r>
      <w:r>
        <w:rPr>
          <w:lang w:val="zh-Hans"/>
        </w:rPr>
        <w:t>通道的输出与零绑定，</w:t>
      </w:r>
      <w:r>
        <w:rPr>
          <w:lang w:val="zh-Hans"/>
        </w:rPr>
        <w:t xml:space="preserve">AXI DMA </w:t>
      </w:r>
      <w:r>
        <w:rPr>
          <w:lang w:val="zh-Hans"/>
        </w:rPr>
        <w:t xml:space="preserve">忽略 </w:t>
      </w:r>
      <w:r>
        <w:rPr>
          <w:lang w:val="zh-Hans"/>
        </w:rPr>
        <w:t>inpu ts</w:t>
      </w:r>
      <w:r>
        <w:rPr>
          <w:lang w:val="zh-Hans"/>
        </w:rPr>
        <w:t>。</w:t>
      </w:r>
    </w:p>
    <w:p>
      <w:pPr>
        <w:pStyle w:val="Normal"/>
        <w:spacing w:lineRule="auto" w:line="259" w:before="0" w:after="170"/>
        <w:ind w:left="755" w:right="0" w:hanging="10"/>
        <w:jc w:val="left"/>
        <w:rPr/>
      </w:pPr>
      <w:r>
        <w:rPr>
          <w:b/>
          <w:sz w:val="24"/>
          <w:lang w:val="zh-Hans"/>
        </w:rPr>
        <w:t>通道数</w:t>
      </w:r>
    </w:p>
    <w:p>
      <w:pPr>
        <w:pStyle w:val="Normal"/>
        <w:spacing w:before="0" w:after="237"/>
        <w:ind w:left="748" w:right="43" w:hanging="3"/>
        <w:rPr/>
      </w:pPr>
      <w:r>
        <w:rPr>
          <w:lang w:val="zh-Hans"/>
        </w:rPr>
        <w:t xml:space="preserve">此选项允许您从 </w:t>
      </w:r>
      <w:r>
        <w:rPr>
          <w:lang w:val="zh-Hans"/>
        </w:rPr>
        <w:t xml:space="preserve">1 </w:t>
      </w:r>
      <w:r>
        <w:rPr>
          <w:lang w:val="zh-Hans"/>
        </w:rPr>
        <w:t xml:space="preserve">到 </w:t>
      </w:r>
      <w:r>
        <w:rPr>
          <w:lang w:val="zh-Hans"/>
        </w:rPr>
        <w:t xml:space="preserve">16 </w:t>
      </w:r>
      <w:r>
        <w:rPr>
          <w:lang w:val="zh-Hans"/>
        </w:rPr>
        <w:t>选择多个通道。</w:t>
      </w:r>
    </w:p>
    <w:p>
      <w:pPr>
        <w:pStyle w:val="5"/>
        <w:ind w:left="755" w:right="67" w:hanging="10"/>
        <w:rPr/>
      </w:pPr>
      <w:r>
        <w:rPr>
          <w:lang w:val="zh-Hans"/>
        </w:rPr>
        <w:t>内存映射数据宽度</w:t>
      </w:r>
    </w:p>
    <w:p>
      <w:pPr>
        <w:pStyle w:val="Normal"/>
        <w:ind w:left="748" w:right="43" w:hanging="3"/>
        <w:rPr/>
      </w:pPr>
      <w:r>
        <w:rPr>
          <w:lang w:val="zh-Hans"/>
        </w:rPr>
        <w:t xml:space="preserve">AXI S2MM </w:t>
      </w:r>
      <w:r>
        <w:rPr>
          <w:lang w:val="zh-Hans"/>
        </w:rPr>
        <w:t xml:space="preserve">内存映射写入数据总线的数据宽度（以位为单位）。有效值为 </w:t>
      </w:r>
      <w:r>
        <w:rPr>
          <w:lang w:val="zh-Hans"/>
        </w:rPr>
        <w:t>32</w:t>
      </w:r>
      <w:r>
        <w:rPr>
          <w:lang w:val="zh-Hans"/>
        </w:rPr>
        <w:t>、</w:t>
      </w:r>
      <w:r>
        <w:rPr>
          <w:lang w:val="zh-Hans"/>
        </w:rPr>
        <w:t>64</w:t>
      </w:r>
      <w:r>
        <w:rPr>
          <w:lang w:val="zh-Hans"/>
        </w:rPr>
        <w:t>、</w:t>
      </w:r>
      <w:r>
        <w:rPr>
          <w:lang w:val="zh-Hans"/>
        </w:rPr>
        <w:t>128</w:t>
      </w:r>
      <w:r>
        <w:rPr>
          <w:lang w:val="zh-Hans"/>
        </w:rPr>
        <w:t>、</w:t>
      </w:r>
      <w:r>
        <w:rPr>
          <w:lang w:val="zh-Hans"/>
        </w:rPr>
        <w:t>256</w:t>
      </w:r>
      <w:r>
        <w:rPr>
          <w:lang w:val="zh-Hans"/>
        </w:rPr>
        <w:t>、</w:t>
      </w:r>
      <w:r>
        <w:rPr>
          <w:lang w:val="zh-Hans"/>
        </w:rPr>
        <w:t xml:space="preserve">512 </w:t>
      </w:r>
      <w:r>
        <w:rPr>
          <w:lang w:val="zh-Hans"/>
        </w:rPr>
        <w:t xml:space="preserve">和 </w:t>
      </w:r>
      <w:r>
        <w:rPr>
          <w:lang w:val="zh-Hans"/>
        </w:rPr>
        <w:t>1</w:t>
      </w:r>
      <w:r>
        <w:rPr>
          <w:lang w:val="zh-Hans"/>
        </w:rPr>
        <w:t>，</w:t>
      </w:r>
      <w:r>
        <w:rPr>
          <w:lang w:val="zh-Hans"/>
        </w:rPr>
        <w:t>024</w:t>
      </w:r>
      <w:r>
        <w:rPr>
          <w:lang w:val="zh-Hans"/>
        </w:rPr>
        <w:t>。</w:t>
      </w:r>
    </w:p>
    <w:p>
      <w:pPr>
        <w:pStyle w:val="Normal"/>
        <w:spacing w:lineRule="auto" w:line="259" w:before="0" w:after="460"/>
        <w:ind w:left="755" w:right="0" w:hanging="10"/>
        <w:jc w:val="left"/>
        <w:rPr/>
      </w:pPr>
      <w:r>
        <mc:AlternateContent>
          <mc:Choice Requires="wpg">
            <w:drawing>
              <wp:anchor behindDoc="1" distT="0" distB="0" distL="0" distR="0" simplePos="0" locked="0" layoutInCell="1" allowOverlap="1" relativeHeight="90" wp14:anchorId="24259438">
                <wp:simplePos x="0" y="0"/>
                <wp:positionH relativeFrom="column">
                  <wp:posOffset>19685</wp:posOffset>
                </wp:positionH>
                <wp:positionV relativeFrom="paragraph">
                  <wp:posOffset>-59055</wp:posOffset>
                </wp:positionV>
                <wp:extent cx="6384290" cy="441325"/>
                <wp:effectExtent l="0" t="0" r="0" b="0"/>
                <wp:wrapNone/>
                <wp:docPr id="124" name="Group 113742"/>
                <a:graphic xmlns:a="http://schemas.openxmlformats.org/drawingml/2006/main">
                  <a:graphicData uri="http://schemas.microsoft.com/office/word/2010/wordprocessingGroup">
                    <wpg:wgp>
                      <wpg:cNvGrpSpPr/>
                      <wpg:grpSpPr>
                        <a:xfrm>
                          <a:off x="0" y="0"/>
                          <a:ext cx="6383520" cy="440640"/>
                        </a:xfrm>
                      </wpg:grpSpPr>
                      <wps:wsp>
                        <wps:cNvSpPr/>
                        <wps:spPr>
                          <a:xfrm>
                            <a:off x="18360" y="127080"/>
                            <a:ext cx="39240" cy="146520"/>
                          </a:xfrm>
                          <a:custGeom>
                            <a:avLst/>
                            <a:gdLst/>
                            <a:ahLst/>
                            <a:rect l="l" t="t" r="r" b="b"/>
                            <a:pathLst>
                              <a:path w="42532" h="150599">
                                <a:moveTo>
                                  <a:pt x="42532" y="0"/>
                                </a:moveTo>
                                <a:lnTo>
                                  <a:pt x="42532" y="18626"/>
                                </a:lnTo>
                                <a:lnTo>
                                  <a:pt x="30085" y="27031"/>
                                </a:lnTo>
                                <a:cubicBezTo>
                                  <a:pt x="22079" y="35039"/>
                                  <a:pt x="17120" y="46094"/>
                                  <a:pt x="17120" y="58280"/>
                                </a:cubicBezTo>
                                <a:cubicBezTo>
                                  <a:pt x="17120" y="61925"/>
                                  <a:pt x="20079" y="64884"/>
                                  <a:pt x="23711" y="64884"/>
                                </a:cubicBezTo>
                                <a:cubicBezTo>
                                  <a:pt x="27368" y="64884"/>
                                  <a:pt x="30328" y="61925"/>
                                  <a:pt x="30328" y="58280"/>
                                </a:cubicBezTo>
                                <a:cubicBezTo>
                                  <a:pt x="30328" y="49727"/>
                                  <a:pt x="33804" y="41973"/>
                                  <a:pt x="39418" y="36359"/>
                                </a:cubicBezTo>
                                <a:lnTo>
                                  <a:pt x="42532" y="34256"/>
                                </a:lnTo>
                                <a:lnTo>
                                  <a:pt x="42532" y="150599"/>
                                </a:lnTo>
                                <a:lnTo>
                                  <a:pt x="39109" y="139411"/>
                                </a:lnTo>
                                <a:cubicBezTo>
                                  <a:pt x="30467" y="117959"/>
                                  <a:pt x="17675" y="99695"/>
                                  <a:pt x="13741" y="94590"/>
                                </a:cubicBezTo>
                                <a:cubicBezTo>
                                  <a:pt x="13589" y="94399"/>
                                  <a:pt x="13462" y="94196"/>
                                  <a:pt x="13297" y="94006"/>
                                </a:cubicBezTo>
                                <a:cubicBezTo>
                                  <a:pt x="12573" y="93053"/>
                                  <a:pt x="12103" y="92520"/>
                                  <a:pt x="12103" y="92520"/>
                                </a:cubicBezTo>
                                <a:lnTo>
                                  <a:pt x="12154" y="92520"/>
                                </a:lnTo>
                                <a:cubicBezTo>
                                  <a:pt x="4559" y="82474"/>
                                  <a:pt x="0" y="69977"/>
                                  <a:pt x="0" y="56414"/>
                                </a:cubicBezTo>
                                <a:cubicBezTo>
                                  <a:pt x="0" y="31582"/>
                                  <a:pt x="15073" y="10293"/>
                                  <a:pt x="36578" y="1201"/>
                                </a:cubicBezTo>
                                <a:lnTo>
                                  <a:pt x="42532" y="0"/>
                                </a:lnTo>
                                <a:close/>
                              </a:path>
                            </a:pathLst>
                          </a:custGeom>
                          <a:solidFill>
                            <a:srgbClr val="fed001"/>
                          </a:solidFill>
                          <a:ln>
                            <a:noFill/>
                          </a:ln>
                        </wps:spPr>
                        <wps:style>
                          <a:lnRef idx="0"/>
                          <a:fillRef idx="0"/>
                          <a:effectRef idx="0"/>
                          <a:fontRef idx="minor"/>
                        </wps:style>
                        <wps:bodyPr/>
                      </wps:wsp>
                      <wps:wsp>
                        <wps:cNvSpPr/>
                        <wps:spPr>
                          <a:xfrm>
                            <a:off x="60840" y="123120"/>
                            <a:ext cx="74160" cy="161280"/>
                          </a:xfrm>
                          <a:custGeom>
                            <a:avLst/>
                            <a:gdLst/>
                            <a:ahLst/>
                            <a:rect l="l" t="t" r="r" b="b"/>
                            <a:pathLst>
                              <a:path w="77292" h="165062">
                                <a:moveTo>
                                  <a:pt x="17374" y="0"/>
                                </a:moveTo>
                                <a:cubicBezTo>
                                  <a:pt x="50444" y="0"/>
                                  <a:pt x="77292" y="26810"/>
                                  <a:pt x="77292" y="59919"/>
                                </a:cubicBezTo>
                                <a:cubicBezTo>
                                  <a:pt x="77292" y="73482"/>
                                  <a:pt x="72720" y="85979"/>
                                  <a:pt x="65088" y="96025"/>
                                </a:cubicBezTo>
                                <a:lnTo>
                                  <a:pt x="65176" y="96025"/>
                                </a:lnTo>
                                <a:cubicBezTo>
                                  <a:pt x="65176" y="96025"/>
                                  <a:pt x="64707" y="96558"/>
                                  <a:pt x="63983" y="97511"/>
                                </a:cubicBezTo>
                                <a:cubicBezTo>
                                  <a:pt x="63805" y="97701"/>
                                  <a:pt x="63678" y="97904"/>
                                  <a:pt x="63525" y="98095"/>
                                </a:cubicBezTo>
                                <a:cubicBezTo>
                                  <a:pt x="58268" y="104889"/>
                                  <a:pt x="37287" y="135103"/>
                                  <a:pt x="31369" y="165062"/>
                                </a:cubicBezTo>
                                <a:lnTo>
                                  <a:pt x="3353" y="165062"/>
                                </a:lnTo>
                                <a:lnTo>
                                  <a:pt x="0" y="154105"/>
                                </a:lnTo>
                                <a:lnTo>
                                  <a:pt x="0" y="37762"/>
                                </a:lnTo>
                                <a:lnTo>
                                  <a:pt x="6741" y="33212"/>
                                </a:lnTo>
                                <a:cubicBezTo>
                                  <a:pt x="10448" y="31641"/>
                                  <a:pt x="14522" y="30772"/>
                                  <a:pt x="18796" y="30772"/>
                                </a:cubicBezTo>
                                <a:cubicBezTo>
                                  <a:pt x="22441" y="30772"/>
                                  <a:pt x="25413" y="27813"/>
                                  <a:pt x="25413" y="24168"/>
                                </a:cubicBezTo>
                                <a:cubicBezTo>
                                  <a:pt x="25413" y="20523"/>
                                  <a:pt x="22441" y="17564"/>
                                  <a:pt x="18796" y="17564"/>
                                </a:cubicBezTo>
                                <a:cubicBezTo>
                                  <a:pt x="12703" y="17564"/>
                                  <a:pt x="6894" y="18805"/>
                                  <a:pt x="1607" y="21046"/>
                                </a:cubicBezTo>
                                <a:lnTo>
                                  <a:pt x="0" y="22131"/>
                                </a:lnTo>
                                <a:lnTo>
                                  <a:pt x="0" y="3505"/>
                                </a:lnTo>
                                <a:lnTo>
                                  <a:pt x="17374" y="0"/>
                                </a:lnTo>
                                <a:close/>
                              </a:path>
                            </a:pathLst>
                          </a:custGeom>
                          <a:solidFill>
                            <a:srgbClr val="fed001"/>
                          </a:solidFill>
                          <a:ln>
                            <a:noFill/>
                          </a:ln>
                        </wps:spPr>
                        <wps:style>
                          <a:lnRef idx="0"/>
                          <a:fillRef idx="0"/>
                          <a:effectRef idx="0"/>
                          <a:fontRef idx="minor"/>
                        </wps:style>
                        <wps:bodyPr/>
                      </wps:wsp>
                      <wps:wsp>
                        <wps:cNvSpPr/>
                        <wps:spPr>
                          <a:xfrm>
                            <a:off x="0" y="104040"/>
                            <a:ext cx="153720" cy="205920"/>
                          </a:xfrm>
                          <a:custGeom>
                            <a:avLst/>
                            <a:gdLst/>
                            <a:ahLst/>
                            <a:rect l="l" t="t" r="r" b="b"/>
                            <a:pathLst>
                              <a:path w="156629" h="206883">
                                <a:moveTo>
                                  <a:pt x="15799" y="125527"/>
                                </a:moveTo>
                                <a:cubicBezTo>
                                  <a:pt x="15799" y="125527"/>
                                  <a:pt x="16408" y="126238"/>
                                  <a:pt x="17374" y="127483"/>
                                </a:cubicBezTo>
                                <a:cubicBezTo>
                                  <a:pt x="17577" y="127724"/>
                                  <a:pt x="17742" y="127991"/>
                                  <a:pt x="17958" y="128219"/>
                                </a:cubicBezTo>
                                <a:cubicBezTo>
                                  <a:pt x="24816" y="137135"/>
                                  <a:pt x="46546" y="167716"/>
                                  <a:pt x="54254" y="206883"/>
                                </a:cubicBezTo>
                                <a:lnTo>
                                  <a:pt x="102299" y="206883"/>
                                </a:lnTo>
                                <a:cubicBezTo>
                                  <a:pt x="110033" y="167716"/>
                                  <a:pt x="131775" y="137135"/>
                                  <a:pt x="138633" y="128219"/>
                                </a:cubicBezTo>
                                <a:cubicBezTo>
                                  <a:pt x="138836" y="127978"/>
                                  <a:pt x="139001" y="127724"/>
                                  <a:pt x="139230" y="127483"/>
                                </a:cubicBezTo>
                                <a:cubicBezTo>
                                  <a:pt x="140183" y="126238"/>
                                  <a:pt x="140792" y="125527"/>
                                  <a:pt x="140792" y="125527"/>
                                </a:cubicBezTo>
                                <a:lnTo>
                                  <a:pt x="140678" y="125527"/>
                                </a:lnTo>
                                <a:cubicBezTo>
                                  <a:pt x="150635" y="112395"/>
                                  <a:pt x="156629" y="96076"/>
                                  <a:pt x="156629" y="78321"/>
                                </a:cubicBezTo>
                                <a:cubicBezTo>
                                  <a:pt x="156629" y="35052"/>
                                  <a:pt x="121564" y="0"/>
                                  <a:pt x="78296" y="0"/>
                                </a:cubicBezTo>
                                <a:cubicBezTo>
                                  <a:pt x="35039" y="0"/>
                                  <a:pt x="0" y="35052"/>
                                  <a:pt x="0" y="78321"/>
                                </a:cubicBezTo>
                                <a:cubicBezTo>
                                  <a:pt x="0" y="96076"/>
                                  <a:pt x="5956" y="112382"/>
                                  <a:pt x="15913" y="125527"/>
                                </a:cubicBezTo>
                                <a:lnTo>
                                  <a:pt x="15799" y="125527"/>
                                </a:lnTo>
                                <a:close/>
                              </a:path>
                            </a:pathLst>
                          </a:custGeom>
                          <a:noFill/>
                          <a:ln cap="rnd" w="12600">
                            <a:solidFill>
                              <a:srgbClr val="ffffff"/>
                            </a:solidFill>
                            <a:round/>
                          </a:ln>
                        </wps:spPr>
                        <wps:style>
                          <a:lnRef idx="1"/>
                          <a:fillRef idx="0"/>
                          <a:effectRef idx="0"/>
                          <a:fontRef idx="minor"/>
                        </wps:style>
                        <wps:bodyPr/>
                      </wps:wsp>
                      <wps:wsp>
                        <wps:cNvSpPr/>
                        <wps:spPr>
                          <a:xfrm>
                            <a:off x="48960" y="314280"/>
                            <a:ext cx="55800" cy="28440"/>
                          </a:xfrm>
                          <a:custGeom>
                            <a:avLst/>
                            <a:gdLst/>
                            <a:ahLst/>
                            <a:rect l="l" t="t" r="r" b="b"/>
                            <a:pathLst>
                              <a:path w="59258" h="29083">
                                <a:moveTo>
                                  <a:pt x="0" y="0"/>
                                </a:moveTo>
                                <a:lnTo>
                                  <a:pt x="59258" y="0"/>
                                </a:lnTo>
                                <a:lnTo>
                                  <a:pt x="59258" y="584"/>
                                </a:lnTo>
                                <a:cubicBezTo>
                                  <a:pt x="59258" y="5766"/>
                                  <a:pt x="56744" y="18936"/>
                                  <a:pt x="51575" y="18936"/>
                                </a:cubicBezTo>
                                <a:lnTo>
                                  <a:pt x="41021" y="18936"/>
                                </a:lnTo>
                                <a:cubicBezTo>
                                  <a:pt x="40335" y="24651"/>
                                  <a:pt x="35535" y="29083"/>
                                  <a:pt x="29642" y="29083"/>
                                </a:cubicBezTo>
                                <a:cubicBezTo>
                                  <a:pt x="23724" y="29083"/>
                                  <a:pt x="18923" y="24651"/>
                                  <a:pt x="18237" y="18936"/>
                                </a:cubicBezTo>
                                <a:lnTo>
                                  <a:pt x="7671" y="18936"/>
                                </a:lnTo>
                                <a:cubicBezTo>
                                  <a:pt x="2502" y="18936"/>
                                  <a:pt x="0" y="5753"/>
                                  <a:pt x="0" y="584"/>
                                </a:cubicBezTo>
                                <a:lnTo>
                                  <a:pt x="0" y="0"/>
                                </a:lnTo>
                                <a:close/>
                              </a:path>
                            </a:pathLst>
                          </a:custGeom>
                          <a:solidFill>
                            <a:srgbClr val="6a6b6d"/>
                          </a:solidFill>
                          <a:ln>
                            <a:noFill/>
                          </a:ln>
                        </wps:spPr>
                        <wps:style>
                          <a:lnRef idx="0"/>
                          <a:fillRef idx="0"/>
                          <a:effectRef idx="0"/>
                          <a:fontRef idx="minor"/>
                        </wps:style>
                        <wps:bodyPr/>
                      </wps:wsp>
                      <wps:wsp>
                        <wps:cNvSpPr/>
                        <wps:spPr>
                          <a:xfrm>
                            <a:off x="55800" y="297360"/>
                            <a:ext cx="41760" cy="10800"/>
                          </a:xfrm>
                          <a:custGeom>
                            <a:avLst/>
                            <a:gdLst/>
                            <a:ahLst/>
                            <a:rect l="l" t="t" r="r" b="b"/>
                            <a:pathLst>
                              <a:path w="44806" h="13842">
                                <a:moveTo>
                                  <a:pt x="0" y="0"/>
                                </a:moveTo>
                                <a:lnTo>
                                  <a:pt x="44806" y="0"/>
                                </a:lnTo>
                                <a:lnTo>
                                  <a:pt x="44806" y="13842"/>
                                </a:lnTo>
                                <a:lnTo>
                                  <a:pt x="0" y="13842"/>
                                </a:lnTo>
                                <a:lnTo>
                                  <a:pt x="0" y="0"/>
                                </a:lnTo>
                              </a:path>
                            </a:pathLst>
                          </a:custGeom>
                          <a:solidFill>
                            <a:srgbClr val="6a6b6d"/>
                          </a:solidFill>
                          <a:ln>
                            <a:noFill/>
                          </a:ln>
                        </wps:spPr>
                        <wps:style>
                          <a:lnRef idx="0"/>
                          <a:fillRef idx="0"/>
                          <a:effectRef idx="0"/>
                          <a:fontRef idx="minor"/>
                        </wps:style>
                        <wps:bodyPr/>
                      </wps:wsp>
                      <wps:wsp>
                        <wps:cNvSpPr/>
                        <wps:spPr>
                          <a:xfrm>
                            <a:off x="462240" y="0"/>
                            <a:ext cx="5921280" cy="576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62240" y="434880"/>
                            <a:ext cx="5921280" cy="576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3742" style="position:absolute;margin-left:1.55pt;margin-top:-4.65pt;width:502.65pt;height:34.7pt" coordorigin="31,-93" coordsize="10053,694"/>
            </w:pict>
          </mc:Fallback>
        </mc:AlternateContent>
      </w:r>
      <w:r>
        <w:rPr>
          <w:b/>
          <w:sz w:val="18"/>
          <w:lang w:val="zh-Hans"/>
        </w:rPr>
        <w:t>提示：</w:t>
      </w:r>
      <w:r>
        <w:rPr>
          <w:i/>
          <w:sz w:val="20"/>
          <w:lang w:val="zh-Hans"/>
        </w:rPr>
        <w:t xml:space="preserve">在 </w:t>
      </w:r>
      <w:r>
        <w:rPr>
          <w:i/>
          <w:sz w:val="20"/>
          <w:lang w:val="zh-Hans"/>
        </w:rPr>
        <w:t xml:space="preserve">Vivado IP </w:t>
      </w:r>
      <w:r>
        <w:rPr>
          <w:i/>
          <w:sz w:val="20"/>
          <w:lang w:val="zh-Hans"/>
        </w:rPr>
        <w:t>集成器中，此参数会根据流接口的数据宽度自动设置。通过将开关更改为“手动”来</w:t>
      </w:r>
      <w:r>
        <w:rPr>
          <w:lang w:val="zh-Hans"/>
        </w:rPr>
        <w:t xml:space="preserve">更新此参数 </w:t>
      </w:r>
      <w:r>
        <w:rPr>
          <w:lang w:val="zh-Hans"/>
        </w:rPr>
        <w:t>r</w:t>
      </w:r>
      <w:r>
        <w:rPr>
          <w:lang w:val="zh-Hans"/>
        </w:rPr>
        <w:t>。</w:t>
      </w:r>
    </w:p>
    <w:p>
      <w:pPr>
        <w:pStyle w:val="5"/>
        <w:ind w:left="755" w:right="67" w:hanging="10"/>
        <w:rPr/>
      </w:pPr>
      <w:r>
        <w:rPr>
          <w:lang w:val="zh-Hans"/>
        </w:rPr>
        <w:t>流数据宽度</w:t>
      </w:r>
    </w:p>
    <w:p>
      <w:pPr>
        <w:pStyle w:val="Normal"/>
        <w:ind w:left="748" w:right="43" w:hanging="3"/>
        <w:rPr/>
      </w:pPr>
      <w:r>
        <w:rPr>
          <w:lang w:val="zh-Hans"/>
        </w:rPr>
        <w:t xml:space="preserve">AXI S2MM AXI4 </w:t>
      </w:r>
      <w:r>
        <w:rPr>
          <w:lang w:val="zh-Hans"/>
        </w:rPr>
        <w:t xml:space="preserve">流数据总线的数据宽度（以位为单位）。此值必须等于或小于内存映射数据宽度。有效值为 </w:t>
      </w:r>
      <w:r>
        <w:rPr>
          <w:lang w:val="zh-Hans"/>
        </w:rPr>
        <w:t>8</w:t>
      </w:r>
      <w:r>
        <w:rPr>
          <w:lang w:val="zh-Hans"/>
        </w:rPr>
        <w:t>、</w:t>
      </w:r>
      <w:r>
        <w:rPr>
          <w:lang w:val="zh-Hans"/>
        </w:rPr>
        <w:t>16</w:t>
      </w:r>
      <w:r>
        <w:rPr>
          <w:lang w:val="zh-Hans"/>
        </w:rPr>
        <w:t>、</w:t>
      </w:r>
      <w:r>
        <w:rPr>
          <w:lang w:val="zh-Hans"/>
        </w:rPr>
        <w:t>32</w:t>
      </w:r>
      <w:r>
        <w:rPr>
          <w:lang w:val="zh-Hans"/>
        </w:rPr>
        <w:t>、</w:t>
      </w:r>
      <w:r>
        <w:rPr>
          <w:lang w:val="zh-Hans"/>
        </w:rPr>
        <w:t>64</w:t>
      </w:r>
      <w:r>
        <w:rPr>
          <w:lang w:val="zh-Hans"/>
        </w:rPr>
        <w:t>、</w:t>
      </w:r>
      <w:r>
        <w:rPr>
          <w:lang w:val="zh-Hans"/>
        </w:rPr>
        <w:t>128</w:t>
      </w:r>
      <w:r>
        <w:rPr>
          <w:lang w:val="zh-Hans"/>
        </w:rPr>
        <w:t>、</w:t>
      </w:r>
      <w:r>
        <w:rPr>
          <w:lang w:val="zh-Hans"/>
        </w:rPr>
        <w:t xml:space="preserve">512 </w:t>
      </w:r>
      <w:r>
        <w:rPr>
          <w:lang w:val="zh-Hans"/>
        </w:rPr>
        <w:t xml:space="preserve">和 </w:t>
      </w:r>
      <w:r>
        <w:rPr>
          <w:lang w:val="zh-Hans"/>
        </w:rPr>
        <w:t>1</w:t>
      </w:r>
      <w:r>
        <w:rPr>
          <w:lang w:val="zh-Hans"/>
        </w:rPr>
        <w:t>，</w:t>
      </w:r>
      <w:r>
        <w:rPr>
          <w:lang w:val="zh-Hans"/>
        </w:rPr>
        <w:t>024</w:t>
      </w:r>
      <w:r>
        <w:rPr>
          <w:lang w:val="zh-Hans"/>
        </w:rPr>
        <w:t>。</w:t>
      </w:r>
    </w:p>
    <w:p>
      <w:pPr>
        <w:pStyle w:val="Normal"/>
        <w:spacing w:lineRule="auto" w:line="259" w:before="0" w:after="428"/>
        <w:ind w:left="755" w:right="0" w:hanging="10"/>
        <w:jc w:val="left"/>
        <w:rPr/>
      </w:pPr>
      <w:r>
        <mc:AlternateContent>
          <mc:Choice Requires="wpg">
            <w:drawing>
              <wp:anchor behindDoc="1" distT="0" distB="0" distL="0" distR="0" simplePos="0" locked="0" layoutInCell="1" allowOverlap="1" relativeHeight="92" wp14:anchorId="22CAAD82">
                <wp:simplePos x="0" y="0"/>
                <wp:positionH relativeFrom="column">
                  <wp:posOffset>19685</wp:posOffset>
                </wp:positionH>
                <wp:positionV relativeFrom="paragraph">
                  <wp:posOffset>-59055</wp:posOffset>
                </wp:positionV>
                <wp:extent cx="6384290" cy="441325"/>
                <wp:effectExtent l="0" t="0" r="0" b="0"/>
                <wp:wrapNone/>
                <wp:docPr id="125" name="Group 113743"/>
                <a:graphic xmlns:a="http://schemas.openxmlformats.org/drawingml/2006/main">
                  <a:graphicData uri="http://schemas.microsoft.com/office/word/2010/wordprocessingGroup">
                    <wpg:wgp>
                      <wpg:cNvGrpSpPr/>
                      <wpg:grpSpPr>
                        <a:xfrm>
                          <a:off x="0" y="0"/>
                          <a:ext cx="6383520" cy="440640"/>
                        </a:xfrm>
                      </wpg:grpSpPr>
                      <wps:wsp>
                        <wps:cNvSpPr/>
                        <wps:spPr>
                          <a:xfrm>
                            <a:off x="18360" y="127080"/>
                            <a:ext cx="39240" cy="146520"/>
                          </a:xfrm>
                          <a:custGeom>
                            <a:avLst/>
                            <a:gdLst/>
                            <a:ahLst/>
                            <a:rect l="l" t="t" r="r" b="b"/>
                            <a:pathLst>
                              <a:path w="42532" h="150599">
                                <a:moveTo>
                                  <a:pt x="42532" y="0"/>
                                </a:moveTo>
                                <a:lnTo>
                                  <a:pt x="42532" y="18626"/>
                                </a:lnTo>
                                <a:lnTo>
                                  <a:pt x="30085" y="27030"/>
                                </a:lnTo>
                                <a:cubicBezTo>
                                  <a:pt x="22079" y="35039"/>
                                  <a:pt x="17120" y="46094"/>
                                  <a:pt x="17120" y="58280"/>
                                </a:cubicBezTo>
                                <a:cubicBezTo>
                                  <a:pt x="17120" y="61925"/>
                                  <a:pt x="20079" y="64884"/>
                                  <a:pt x="23711" y="64884"/>
                                </a:cubicBezTo>
                                <a:cubicBezTo>
                                  <a:pt x="27368" y="64884"/>
                                  <a:pt x="30328" y="61925"/>
                                  <a:pt x="30328" y="58280"/>
                                </a:cubicBezTo>
                                <a:cubicBezTo>
                                  <a:pt x="30328" y="49726"/>
                                  <a:pt x="33804" y="41973"/>
                                  <a:pt x="39418" y="36358"/>
                                </a:cubicBezTo>
                                <a:lnTo>
                                  <a:pt x="42532" y="34256"/>
                                </a:lnTo>
                                <a:lnTo>
                                  <a:pt x="42532" y="150599"/>
                                </a:lnTo>
                                <a:lnTo>
                                  <a:pt x="39109" y="139411"/>
                                </a:lnTo>
                                <a:cubicBezTo>
                                  <a:pt x="30467" y="117959"/>
                                  <a:pt x="17675" y="99695"/>
                                  <a:pt x="13741" y="94590"/>
                                </a:cubicBezTo>
                                <a:cubicBezTo>
                                  <a:pt x="13589" y="94399"/>
                                  <a:pt x="13462" y="94196"/>
                                  <a:pt x="13297" y="94005"/>
                                </a:cubicBezTo>
                                <a:cubicBezTo>
                                  <a:pt x="12573" y="93052"/>
                                  <a:pt x="12103" y="92519"/>
                                  <a:pt x="12103" y="92519"/>
                                </a:cubicBezTo>
                                <a:lnTo>
                                  <a:pt x="12154" y="92519"/>
                                </a:lnTo>
                                <a:cubicBezTo>
                                  <a:pt x="4559" y="82473"/>
                                  <a:pt x="0" y="69976"/>
                                  <a:pt x="0" y="56413"/>
                                </a:cubicBezTo>
                                <a:cubicBezTo>
                                  <a:pt x="0" y="31581"/>
                                  <a:pt x="15073" y="10293"/>
                                  <a:pt x="36578" y="1201"/>
                                </a:cubicBezTo>
                                <a:lnTo>
                                  <a:pt x="42532" y="0"/>
                                </a:lnTo>
                                <a:close/>
                              </a:path>
                            </a:pathLst>
                          </a:custGeom>
                          <a:solidFill>
                            <a:srgbClr val="fed001"/>
                          </a:solidFill>
                          <a:ln>
                            <a:noFill/>
                          </a:ln>
                        </wps:spPr>
                        <wps:style>
                          <a:lnRef idx="0"/>
                          <a:fillRef idx="0"/>
                          <a:effectRef idx="0"/>
                          <a:fontRef idx="minor"/>
                        </wps:style>
                        <wps:bodyPr/>
                      </wps:wsp>
                      <wps:wsp>
                        <wps:cNvSpPr/>
                        <wps:spPr>
                          <a:xfrm>
                            <a:off x="60840" y="123120"/>
                            <a:ext cx="74160" cy="161280"/>
                          </a:xfrm>
                          <a:custGeom>
                            <a:avLst/>
                            <a:gdLst/>
                            <a:ahLst/>
                            <a:rect l="l" t="t" r="r" b="b"/>
                            <a:pathLst>
                              <a:path w="77292" h="165061">
                                <a:moveTo>
                                  <a:pt x="17374" y="0"/>
                                </a:moveTo>
                                <a:cubicBezTo>
                                  <a:pt x="50444" y="0"/>
                                  <a:pt x="77292" y="26809"/>
                                  <a:pt x="77292" y="59918"/>
                                </a:cubicBezTo>
                                <a:cubicBezTo>
                                  <a:pt x="77292" y="73482"/>
                                  <a:pt x="72720" y="85978"/>
                                  <a:pt x="65088" y="96024"/>
                                </a:cubicBezTo>
                                <a:lnTo>
                                  <a:pt x="65176" y="96024"/>
                                </a:lnTo>
                                <a:cubicBezTo>
                                  <a:pt x="65176" y="96024"/>
                                  <a:pt x="64707" y="96558"/>
                                  <a:pt x="63983" y="97510"/>
                                </a:cubicBezTo>
                                <a:cubicBezTo>
                                  <a:pt x="63805" y="97701"/>
                                  <a:pt x="63678" y="97904"/>
                                  <a:pt x="63525" y="98095"/>
                                </a:cubicBezTo>
                                <a:cubicBezTo>
                                  <a:pt x="58268" y="104889"/>
                                  <a:pt x="37287" y="135103"/>
                                  <a:pt x="31369" y="165061"/>
                                </a:cubicBezTo>
                                <a:lnTo>
                                  <a:pt x="3353" y="165061"/>
                                </a:lnTo>
                                <a:lnTo>
                                  <a:pt x="0" y="154104"/>
                                </a:lnTo>
                                <a:lnTo>
                                  <a:pt x="0" y="37761"/>
                                </a:lnTo>
                                <a:lnTo>
                                  <a:pt x="6741" y="33212"/>
                                </a:lnTo>
                                <a:cubicBezTo>
                                  <a:pt x="10448" y="31641"/>
                                  <a:pt x="14522" y="30772"/>
                                  <a:pt x="18796" y="30772"/>
                                </a:cubicBezTo>
                                <a:cubicBezTo>
                                  <a:pt x="22441" y="30772"/>
                                  <a:pt x="25413" y="27813"/>
                                  <a:pt x="25413" y="24168"/>
                                </a:cubicBezTo>
                                <a:cubicBezTo>
                                  <a:pt x="25413" y="20523"/>
                                  <a:pt x="22441" y="17564"/>
                                  <a:pt x="18796" y="17564"/>
                                </a:cubicBezTo>
                                <a:cubicBezTo>
                                  <a:pt x="12703" y="17564"/>
                                  <a:pt x="6894" y="18804"/>
                                  <a:pt x="1607" y="21047"/>
                                </a:cubicBezTo>
                                <a:lnTo>
                                  <a:pt x="0" y="22131"/>
                                </a:lnTo>
                                <a:lnTo>
                                  <a:pt x="0" y="3505"/>
                                </a:lnTo>
                                <a:lnTo>
                                  <a:pt x="17374" y="0"/>
                                </a:lnTo>
                                <a:close/>
                              </a:path>
                            </a:pathLst>
                          </a:custGeom>
                          <a:solidFill>
                            <a:srgbClr val="fed001"/>
                          </a:solidFill>
                          <a:ln>
                            <a:noFill/>
                          </a:ln>
                        </wps:spPr>
                        <wps:style>
                          <a:lnRef idx="0"/>
                          <a:fillRef idx="0"/>
                          <a:effectRef idx="0"/>
                          <a:fontRef idx="minor"/>
                        </wps:style>
                        <wps:bodyPr/>
                      </wps:wsp>
                      <wps:wsp>
                        <wps:cNvSpPr/>
                        <wps:spPr>
                          <a:xfrm>
                            <a:off x="0" y="103680"/>
                            <a:ext cx="153720" cy="205920"/>
                          </a:xfrm>
                          <a:custGeom>
                            <a:avLst/>
                            <a:gdLst/>
                            <a:ahLst/>
                            <a:rect l="l" t="t" r="r" b="b"/>
                            <a:pathLst>
                              <a:path w="156629" h="206883">
                                <a:moveTo>
                                  <a:pt x="15799" y="125526"/>
                                </a:moveTo>
                                <a:cubicBezTo>
                                  <a:pt x="15799" y="125526"/>
                                  <a:pt x="16408" y="126238"/>
                                  <a:pt x="17374" y="127482"/>
                                </a:cubicBezTo>
                                <a:cubicBezTo>
                                  <a:pt x="17577" y="127723"/>
                                  <a:pt x="17742" y="127990"/>
                                  <a:pt x="17958" y="128219"/>
                                </a:cubicBezTo>
                                <a:cubicBezTo>
                                  <a:pt x="24816" y="137134"/>
                                  <a:pt x="46546" y="167716"/>
                                  <a:pt x="54254" y="206883"/>
                                </a:cubicBezTo>
                                <a:lnTo>
                                  <a:pt x="102299" y="206883"/>
                                </a:lnTo>
                                <a:cubicBezTo>
                                  <a:pt x="110033" y="167716"/>
                                  <a:pt x="131775" y="137134"/>
                                  <a:pt x="138633" y="128219"/>
                                </a:cubicBezTo>
                                <a:cubicBezTo>
                                  <a:pt x="138836" y="127990"/>
                                  <a:pt x="139001" y="127723"/>
                                  <a:pt x="139230" y="127482"/>
                                </a:cubicBezTo>
                                <a:cubicBezTo>
                                  <a:pt x="140183" y="126238"/>
                                  <a:pt x="140792" y="125526"/>
                                  <a:pt x="140792" y="125526"/>
                                </a:cubicBezTo>
                                <a:lnTo>
                                  <a:pt x="140678" y="125526"/>
                                </a:lnTo>
                                <a:cubicBezTo>
                                  <a:pt x="150635" y="112395"/>
                                  <a:pt x="156629" y="96076"/>
                                  <a:pt x="156629" y="78321"/>
                                </a:cubicBezTo>
                                <a:cubicBezTo>
                                  <a:pt x="156629" y="35051"/>
                                  <a:pt x="121564" y="0"/>
                                  <a:pt x="78296" y="0"/>
                                </a:cubicBezTo>
                                <a:cubicBezTo>
                                  <a:pt x="35039" y="0"/>
                                  <a:pt x="0" y="35051"/>
                                  <a:pt x="0" y="78321"/>
                                </a:cubicBezTo>
                                <a:cubicBezTo>
                                  <a:pt x="0" y="96076"/>
                                  <a:pt x="5956" y="112382"/>
                                  <a:pt x="15913" y="125526"/>
                                </a:cubicBezTo>
                                <a:lnTo>
                                  <a:pt x="15799" y="125526"/>
                                </a:lnTo>
                                <a:close/>
                              </a:path>
                            </a:pathLst>
                          </a:custGeom>
                          <a:noFill/>
                          <a:ln cap="rnd" w="12600">
                            <a:solidFill>
                              <a:srgbClr val="ffffff"/>
                            </a:solidFill>
                            <a:round/>
                          </a:ln>
                        </wps:spPr>
                        <wps:style>
                          <a:lnRef idx="1"/>
                          <a:fillRef idx="0"/>
                          <a:effectRef idx="0"/>
                          <a:fontRef idx="minor"/>
                        </wps:style>
                        <wps:bodyPr/>
                      </wps:wsp>
                      <wps:wsp>
                        <wps:cNvSpPr/>
                        <wps:spPr>
                          <a:xfrm>
                            <a:off x="48960" y="314280"/>
                            <a:ext cx="55800" cy="28440"/>
                          </a:xfrm>
                          <a:custGeom>
                            <a:avLst/>
                            <a:gdLst/>
                            <a:ahLst/>
                            <a:rect l="l" t="t" r="r" b="b"/>
                            <a:pathLst>
                              <a:path w="59258" h="29083">
                                <a:moveTo>
                                  <a:pt x="0" y="0"/>
                                </a:moveTo>
                                <a:lnTo>
                                  <a:pt x="59258" y="0"/>
                                </a:lnTo>
                                <a:lnTo>
                                  <a:pt x="59258" y="584"/>
                                </a:lnTo>
                                <a:cubicBezTo>
                                  <a:pt x="59258" y="5766"/>
                                  <a:pt x="56744" y="18936"/>
                                  <a:pt x="51575" y="18936"/>
                                </a:cubicBezTo>
                                <a:lnTo>
                                  <a:pt x="41021" y="18936"/>
                                </a:lnTo>
                                <a:cubicBezTo>
                                  <a:pt x="40335" y="24651"/>
                                  <a:pt x="35535" y="29083"/>
                                  <a:pt x="29642" y="29083"/>
                                </a:cubicBezTo>
                                <a:cubicBezTo>
                                  <a:pt x="23724" y="29083"/>
                                  <a:pt x="18923" y="24651"/>
                                  <a:pt x="18237" y="18936"/>
                                </a:cubicBezTo>
                                <a:lnTo>
                                  <a:pt x="7671" y="18936"/>
                                </a:lnTo>
                                <a:cubicBezTo>
                                  <a:pt x="2502" y="18936"/>
                                  <a:pt x="0" y="5753"/>
                                  <a:pt x="0" y="584"/>
                                </a:cubicBezTo>
                                <a:lnTo>
                                  <a:pt x="0" y="0"/>
                                </a:lnTo>
                                <a:close/>
                              </a:path>
                            </a:pathLst>
                          </a:custGeom>
                          <a:solidFill>
                            <a:srgbClr val="6a6b6d"/>
                          </a:solidFill>
                          <a:ln>
                            <a:noFill/>
                          </a:ln>
                        </wps:spPr>
                        <wps:style>
                          <a:lnRef idx="0"/>
                          <a:fillRef idx="0"/>
                          <a:effectRef idx="0"/>
                          <a:fontRef idx="minor"/>
                        </wps:style>
                        <wps:bodyPr/>
                      </wps:wsp>
                      <wps:wsp>
                        <wps:cNvSpPr/>
                        <wps:spPr>
                          <a:xfrm>
                            <a:off x="55800" y="297360"/>
                            <a:ext cx="41760" cy="10800"/>
                          </a:xfrm>
                          <a:custGeom>
                            <a:avLst/>
                            <a:gdLst/>
                            <a:ahLst/>
                            <a:rect l="l" t="t" r="r" b="b"/>
                            <a:pathLst>
                              <a:path w="44806" h="13843">
                                <a:moveTo>
                                  <a:pt x="0" y="0"/>
                                </a:moveTo>
                                <a:lnTo>
                                  <a:pt x="44806" y="0"/>
                                </a:lnTo>
                                <a:lnTo>
                                  <a:pt x="44806" y="13843"/>
                                </a:lnTo>
                                <a:lnTo>
                                  <a:pt x="0" y="13843"/>
                                </a:lnTo>
                                <a:lnTo>
                                  <a:pt x="0" y="0"/>
                                </a:lnTo>
                              </a:path>
                            </a:pathLst>
                          </a:custGeom>
                          <a:solidFill>
                            <a:srgbClr val="6a6b6d"/>
                          </a:solidFill>
                          <a:ln>
                            <a:noFill/>
                          </a:ln>
                        </wps:spPr>
                        <wps:style>
                          <a:lnRef idx="0"/>
                          <a:fillRef idx="0"/>
                          <a:effectRef idx="0"/>
                          <a:fontRef idx="minor"/>
                        </wps:style>
                        <wps:bodyPr/>
                      </wps:wsp>
                      <wps:wsp>
                        <wps:cNvSpPr/>
                        <wps:spPr>
                          <a:xfrm>
                            <a:off x="462240" y="0"/>
                            <a:ext cx="5921280" cy="576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62240" y="434880"/>
                            <a:ext cx="5921280" cy="576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3743" style="position:absolute;margin-left:1.55pt;margin-top:-4.65pt;width:502.65pt;height:34.7pt" coordorigin="31,-93" coordsize="10053,694"/>
            </w:pict>
          </mc:Fallback>
        </mc:AlternateContent>
      </w:r>
      <w:r>
        <w:rPr>
          <w:b/>
          <w:sz w:val="18"/>
          <w:lang w:val="zh-Hans"/>
        </w:rPr>
        <w:t xml:space="preserve">提示： </w:t>
      </w:r>
      <w:r>
        <w:rPr>
          <w:i/>
          <w:sz w:val="20"/>
          <w:lang w:val="zh-Hans"/>
        </w:rPr>
        <w:t xml:space="preserve">在 </w:t>
      </w:r>
      <w:r>
        <w:rPr>
          <w:i/>
          <w:sz w:val="20"/>
          <w:lang w:val="zh-Hans"/>
        </w:rPr>
        <w:t xml:space="preserve">Vivado IP </w:t>
      </w:r>
      <w:r>
        <w:rPr>
          <w:i/>
          <w:sz w:val="20"/>
          <w:lang w:val="zh-Hans"/>
        </w:rPr>
        <w:t xml:space="preserve">积分器中使用 </w:t>
      </w:r>
      <w:r>
        <w:rPr>
          <w:i/>
          <w:sz w:val="20"/>
          <w:lang w:val="zh-Hans"/>
        </w:rPr>
        <w:t xml:space="preserve">IP </w:t>
      </w:r>
      <w:r>
        <w:rPr>
          <w:i/>
          <w:sz w:val="20"/>
          <w:lang w:val="zh-Hans"/>
        </w:rPr>
        <w:t>时，此参数将根据与</w:t>
      </w:r>
      <w:r>
        <w:rPr>
          <w:i/>
          <w:sz w:val="20"/>
          <w:lang w:val="zh-Hans"/>
        </w:rPr>
        <w:t>s_axis_s2mm</w:t>
      </w:r>
      <w:r>
        <w:rPr>
          <w:i/>
          <w:sz w:val="20"/>
          <w:lang w:val="zh-Hans"/>
        </w:rPr>
        <w:t>接口的连接自动设置。</w:t>
      </w:r>
    </w:p>
    <w:p>
      <w:pPr>
        <w:pStyle w:val="4"/>
        <w:ind w:left="755" w:right="67" w:hanging="10"/>
        <w:rPr/>
      </w:pPr>
      <w:r>
        <w:rPr>
          <w:lang w:val="zh-Hans"/>
        </w:rPr>
        <w:t>最大突发大小</w:t>
      </w:r>
    </w:p>
    <w:p>
      <w:pPr>
        <w:pStyle w:val="Normal"/>
        <w:spacing w:lineRule="auto" w:line="235" w:before="0" w:after="249"/>
        <w:ind w:left="755" w:right="0" w:hanging="10"/>
        <w:jc w:val="left"/>
        <w:rPr/>
      </w:pPr>
      <w:r>
        <w:rPr>
          <w:lang w:val="zh-Hans"/>
        </w:rPr>
        <w:t xml:space="preserve">此设置指定 </w:t>
      </w:r>
      <w:r>
        <w:rPr>
          <w:lang w:val="zh-Hans"/>
        </w:rPr>
        <w:t xml:space="preserve">S2MM </w:t>
      </w:r>
      <w:r>
        <w:rPr>
          <w:lang w:val="zh-Hans"/>
        </w:rPr>
        <w:t xml:space="preserve">通道的 </w:t>
      </w:r>
      <w:r>
        <w:rPr>
          <w:lang w:val="zh-Hans"/>
        </w:rPr>
        <w:t xml:space="preserve">AXI4 </w:t>
      </w:r>
      <w:r>
        <w:rPr>
          <w:lang w:val="zh-Hans"/>
        </w:rPr>
        <w:t>内存映射端突发周期的最大大小。在其他</w:t>
      </w:r>
      <w:r>
        <w:rPr>
          <w:lang w:val="zh-Hans"/>
        </w:rPr>
        <w:t xml:space="preserve">wo rds </w:t>
      </w:r>
      <w:r>
        <w:rPr>
          <w:lang w:val="zh-Hans"/>
        </w:rPr>
        <w:t xml:space="preserve">中，此设置指定突发映射的粒度。有效值为 </w:t>
      </w:r>
      <w:r>
        <w:rPr>
          <w:lang w:val="zh-Hans"/>
        </w:rPr>
        <w:t>2</w:t>
      </w:r>
      <w:r>
        <w:rPr>
          <w:lang w:val="zh-Hans"/>
        </w:rPr>
        <w:t>、</w:t>
      </w:r>
      <w:r>
        <w:rPr>
          <w:lang w:val="zh-Hans"/>
        </w:rPr>
        <w:t>4</w:t>
      </w:r>
      <w:r>
        <w:rPr>
          <w:lang w:val="zh-Hans"/>
        </w:rPr>
        <w:t>、</w:t>
      </w:r>
      <w:r>
        <w:rPr>
          <w:lang w:val="zh-Hans"/>
        </w:rPr>
        <w:t>8</w:t>
      </w:r>
      <w:r>
        <w:rPr>
          <w:lang w:val="zh-Hans"/>
        </w:rPr>
        <w:t>、</w:t>
      </w:r>
      <w:r>
        <w:rPr>
          <w:lang w:val="zh-Hans"/>
        </w:rPr>
        <w:t>16</w:t>
      </w:r>
      <w:r>
        <w:rPr>
          <w:lang w:val="zh-Hans"/>
        </w:rPr>
        <w:t>、</w:t>
      </w:r>
      <w:r>
        <w:rPr>
          <w:lang w:val="zh-Hans"/>
        </w:rPr>
        <w:t>32</w:t>
      </w:r>
      <w:r>
        <w:rPr>
          <w:lang w:val="zh-Hans"/>
        </w:rPr>
        <w:t>、</w:t>
      </w:r>
      <w:r>
        <w:rPr>
          <w:lang w:val="zh-Hans"/>
        </w:rPr>
        <w:t>64</w:t>
      </w:r>
      <w:r>
        <w:rPr>
          <w:lang w:val="zh-Hans"/>
        </w:rPr>
        <w:t>、</w:t>
      </w:r>
      <w:r>
        <w:rPr>
          <w:lang w:val="zh-Hans"/>
        </w:rPr>
        <w:t xml:space="preserve">128 </w:t>
      </w:r>
      <w:r>
        <w:rPr>
          <w:lang w:val="zh-Hans"/>
        </w:rPr>
        <w:t xml:space="preserve">和 </w:t>
      </w:r>
      <w:r>
        <w:rPr>
          <w:lang w:val="zh-Hans"/>
        </w:rPr>
        <w:t>256</w:t>
      </w:r>
      <w:r>
        <w:rPr>
          <w:lang w:val="zh-Hans"/>
        </w:rPr>
        <w:t>。</w:t>
      </w:r>
    </w:p>
    <w:p>
      <w:pPr>
        <w:pStyle w:val="5"/>
        <w:ind w:left="755" w:right="67" w:hanging="10"/>
        <w:rPr/>
      </w:pPr>
      <w:r>
        <w:rPr>
          <w:lang w:val="zh-Hans"/>
        </w:rPr>
        <w:t>允许未对齐的传输</w:t>
      </w:r>
    </w:p>
    <w:p>
      <w:pPr>
        <w:pStyle w:val="Normal"/>
        <w:spacing w:lineRule="auto" w:line="235" w:before="0" w:after="218"/>
        <w:ind w:left="755" w:right="0" w:hanging="10"/>
        <w:jc w:val="left"/>
        <w:rPr/>
      </w:pPr>
      <w:r>
        <w:rPr>
          <w:lang w:val="zh-Hans"/>
        </w:rPr>
        <w:t xml:space="preserve">启用或禁用 </w:t>
      </w:r>
      <w:r>
        <w:rPr>
          <w:lang w:val="zh-Hans"/>
        </w:rPr>
        <w:t xml:space="preserve">S2MM </w:t>
      </w:r>
      <w:r>
        <w:rPr>
          <w:lang w:val="zh-Hans"/>
        </w:rPr>
        <w:t>数据重新对齐引擎 （</w:t>
      </w:r>
      <w:r>
        <w:rPr>
          <w:lang w:val="zh-Hans"/>
        </w:rPr>
        <w:t>DRE</w:t>
      </w:r>
      <w:r>
        <w:rPr>
          <w:lang w:val="zh-Hans"/>
        </w:rPr>
        <w:t>）。选中后，</w:t>
      </w:r>
      <w:r>
        <w:rPr>
          <w:lang w:val="zh-Hans"/>
        </w:rPr>
        <w:t xml:space="preserve">DRE </w:t>
      </w:r>
      <w:r>
        <w:rPr>
          <w:lang w:val="zh-Hans"/>
        </w:rPr>
        <w:t xml:space="preserve">将启用，并允许将数据重新对齐到 </w:t>
      </w:r>
      <w:r>
        <w:rPr>
          <w:lang w:val="zh-Hans"/>
        </w:rPr>
        <w:t xml:space="preserve">S2MM </w:t>
      </w:r>
      <w:r>
        <w:rPr>
          <w:lang w:val="zh-Hans"/>
        </w:rPr>
        <w:t>内存映射数据路径上的字节（</w:t>
      </w:r>
      <w:r>
        <w:rPr>
          <w:lang w:val="zh-Hans"/>
        </w:rPr>
        <w:t xml:space="preserve">8 </w:t>
      </w:r>
      <w:r>
        <w:rPr>
          <w:lang w:val="zh-Hans"/>
        </w:rPr>
        <w:t xml:space="preserve">位）级别。对于 </w:t>
      </w:r>
      <w:r>
        <w:rPr>
          <w:lang w:val="zh-Hans"/>
        </w:rPr>
        <w:t xml:space="preserve">S2MM </w:t>
      </w:r>
      <w:r>
        <w:rPr>
          <w:lang w:val="zh-Hans"/>
        </w:rPr>
        <w:t xml:space="preserve">通道，数据被写入内存。如果启用了 </w:t>
      </w:r>
      <w:r>
        <w:rPr>
          <w:lang w:val="zh-Hans"/>
        </w:rPr>
        <w:t>DRE</w:t>
      </w:r>
      <w:r>
        <w:rPr>
          <w:lang w:val="zh-Hans"/>
        </w:rPr>
        <w:t xml:space="preserve">，则写入可以从任何缓冲区地址字节偏移量开始，并且写入数据将对齐，以便将 </w:t>
      </w:r>
      <w:r>
        <w:rPr>
          <w:lang w:val="zh-Hans"/>
        </w:rPr>
        <w:t xml:space="preserve">S2MM AXI4-Stream </w:t>
      </w:r>
      <w:r>
        <w:rPr>
          <w:lang w:val="zh-Hans"/>
        </w:rPr>
        <w:t xml:space="preserve">上接收的第一个有效字节写入指定的未对齐地址偏移量。 </w:t>
      </w:r>
    </w:p>
    <w:p>
      <w:pPr>
        <w:pStyle w:val="Normal"/>
        <w:spacing w:lineRule="auto" w:line="218" w:before="0" w:after="258"/>
        <w:ind w:left="755" w:right="0" w:hanging="10"/>
        <w:jc w:val="left"/>
        <w:rPr/>
      </w:pPr>
      <w:r>
        <w:rPr>
          <w:b/>
          <w:i/>
          <w:lang w:val="zh-Hans"/>
        </w:rPr>
        <w:t xml:space="preserve">注意： </w:t>
      </w:r>
      <w:r>
        <w:rPr>
          <w:sz w:val="20"/>
          <w:lang w:val="zh-Hans"/>
        </w:rPr>
        <w:t xml:space="preserve">如果为相应通道禁用了 </w:t>
      </w:r>
      <w:r>
        <w:rPr>
          <w:sz w:val="20"/>
          <w:lang w:val="zh-Hans"/>
        </w:rPr>
        <w:t>DRE</w:t>
      </w:r>
      <w:r>
        <w:rPr>
          <w:sz w:val="20"/>
          <w:lang w:val="zh-Hans"/>
        </w:rPr>
        <w:t xml:space="preserve">，则不支持未对齐的缓冲区、源或目标地址。禁用 </w:t>
      </w:r>
      <w:r>
        <w:rPr>
          <w:sz w:val="20"/>
          <w:lang w:val="zh-Hans"/>
        </w:rPr>
        <w:t xml:space="preserve">DRE </w:t>
      </w:r>
      <w:r>
        <w:rPr>
          <w:sz w:val="20"/>
          <w:lang w:val="zh-Hans"/>
        </w:rPr>
        <w:t>的未对齐地址会产生未定义的结果。</w:t>
      </w:r>
      <w:r>
        <w:rPr>
          <w:sz w:val="20"/>
          <w:lang w:val="zh-Hans"/>
        </w:rPr>
        <w:t xml:space="preserve">DRE </w:t>
      </w:r>
      <w:r>
        <w:rPr>
          <w:sz w:val="20"/>
          <w:lang w:val="zh-Hans"/>
        </w:rPr>
        <w:t xml:space="preserve">支持仅适用于 </w:t>
      </w:r>
      <w:r>
        <w:rPr>
          <w:sz w:val="20"/>
          <w:lang w:val="zh-Hans"/>
        </w:rPr>
        <w:t xml:space="preserve">512 </w:t>
      </w:r>
      <w:r>
        <w:rPr>
          <w:sz w:val="20"/>
          <w:lang w:val="zh-Hans"/>
        </w:rPr>
        <w:t xml:space="preserve">位及以下的 </w:t>
      </w:r>
      <w:r>
        <w:rPr>
          <w:sz w:val="20"/>
          <w:lang w:val="zh-Hans"/>
        </w:rPr>
        <w:t xml:space="preserve">AXI4 </w:t>
      </w:r>
      <w:r>
        <w:rPr>
          <w:sz w:val="20"/>
          <w:lang w:val="zh-Hans"/>
        </w:rPr>
        <w:t>流数据宽度设置。</w:t>
      </w:r>
    </w:p>
    <w:p>
      <w:pPr>
        <w:pStyle w:val="5"/>
        <w:ind w:left="755" w:right="67" w:hanging="10"/>
        <w:rPr/>
      </w:pPr>
      <w:r>
        <w:rPr>
          <w:lang w:val="zh-Hans"/>
        </w:rPr>
        <w:t xml:space="preserve">在状态 </w:t>
      </w:r>
      <w:r>
        <w:rPr>
          <w:lang w:val="zh-Hans"/>
        </w:rPr>
        <w:t xml:space="preserve">Str </w:t>
      </w:r>
      <w:r>
        <w:rPr>
          <w:lang w:val="zh-Hans"/>
        </w:rPr>
        <w:t xml:space="preserve">中使用 </w:t>
      </w:r>
      <w:r>
        <w:rPr>
          <w:lang w:val="zh-Hans"/>
        </w:rPr>
        <w:t>RxLength</w:t>
      </w:r>
    </w:p>
    <w:p>
      <w:pPr>
        <w:pStyle w:val="Normal"/>
        <w:spacing w:lineRule="auto" w:line="235" w:before="0" w:after="218"/>
        <w:ind w:left="755" w:right="0" w:hanging="10"/>
        <w:jc w:val="left"/>
        <w:rPr/>
      </w:pPr>
      <w:r>
        <w:rPr>
          <w:lang w:val="zh-Hans"/>
        </w:rPr>
        <w:t>如果启用了控制</w:t>
      </w:r>
      <w:r>
        <w:rPr>
          <w:lang w:val="zh-Hans"/>
        </w:rPr>
        <w:t>/</w:t>
      </w:r>
      <w:r>
        <w:rPr>
          <w:lang w:val="zh-Hans"/>
        </w:rPr>
        <w:t xml:space="preserve">状态流，则选中此选项将允许 </w:t>
      </w:r>
      <w:r>
        <w:rPr>
          <w:lang w:val="zh-Hans"/>
        </w:rPr>
        <w:t xml:space="preserve">AXI DMA </w:t>
      </w:r>
      <w:r>
        <w:rPr>
          <w:lang w:val="zh-Hans"/>
        </w:rPr>
        <w:t xml:space="preserve">使用状态数据包的 </w:t>
      </w:r>
      <w:r>
        <w:rPr>
          <w:lang w:val="zh-Hans"/>
        </w:rPr>
        <w:t xml:space="preserve">App4 </w:t>
      </w:r>
      <w:r>
        <w:rPr>
          <w:lang w:val="zh-Hans"/>
        </w:rPr>
        <w:t xml:space="preserve">字段中的 </w:t>
      </w:r>
      <w:r>
        <w:rPr>
          <w:lang w:val="zh-Hans"/>
        </w:rPr>
        <w:t xml:space="preserve">S2MM </w:t>
      </w:r>
      <w:r>
        <w:rPr>
          <w:lang w:val="zh-Hans"/>
        </w:rPr>
        <w:t xml:space="preserve">目标 </w:t>
      </w:r>
      <w:r>
        <w:rPr>
          <w:lang w:val="zh-Hans"/>
        </w:rPr>
        <w:t xml:space="preserve">IP </w:t>
      </w:r>
      <w:r>
        <w:rPr>
          <w:lang w:val="zh-Hans"/>
        </w:rPr>
        <w:t xml:space="preserve">提供的接收长度字段。这为 </w:t>
      </w:r>
      <w:r>
        <w:rPr>
          <w:lang w:val="zh-Hans"/>
        </w:rPr>
        <w:t xml:space="preserve">AXI DMA </w:t>
      </w:r>
      <w:r>
        <w:rPr>
          <w:lang w:val="zh-Hans"/>
        </w:rPr>
        <w:t xml:space="preserve">提供了预先确定的接收字节计数，从而允许 </w:t>
      </w:r>
      <w:r>
        <w:rPr>
          <w:lang w:val="zh-Hans"/>
        </w:rPr>
        <w:t xml:space="preserve">AXI DMA </w:t>
      </w:r>
      <w:r>
        <w:rPr>
          <w:lang w:val="zh-Hans"/>
        </w:rPr>
        <w:t xml:space="preserve">命令要传输的确切字节数。 </w:t>
      </w:r>
    </w:p>
    <w:p>
      <w:pPr>
        <w:pStyle w:val="Normal"/>
        <w:spacing w:before="0" w:after="246"/>
        <w:ind w:left="748" w:right="43" w:hanging="3"/>
        <w:rPr/>
      </w:pPr>
      <w:r>
        <w:rPr>
          <w:lang w:val="zh-Hans"/>
        </w:rPr>
        <w:t>此选项为需要更大吞吐量的系统提供了更高的带宽解决方案。在此配置中，</w:t>
      </w:r>
      <w:r>
        <w:rPr>
          <w:lang w:val="zh-Hans"/>
        </w:rPr>
        <w:t xml:space="preserve">S2MM </w:t>
      </w:r>
      <w:r>
        <w:rPr>
          <w:lang w:val="zh-Hans"/>
        </w:rPr>
        <w:t xml:space="preserve">目标 </w:t>
      </w:r>
      <w:r>
        <w:rPr>
          <w:lang w:val="zh-Hans"/>
        </w:rPr>
        <w:t xml:space="preserve">IP </w:t>
      </w:r>
      <w:r>
        <w:rPr>
          <w:lang w:val="zh-Hans"/>
        </w:rPr>
        <w:t xml:space="preserve">可以提供状态数据包 </w:t>
      </w:r>
      <w:r>
        <w:rPr>
          <w:lang w:val="zh-Hans"/>
        </w:rPr>
        <w:t xml:space="preserve">APP4 </w:t>
      </w:r>
      <w:r>
        <w:rPr>
          <w:lang w:val="zh-Hans"/>
        </w:rPr>
        <w:t>的接收长度字段中指定的所有数据字节。</w:t>
      </w:r>
    </w:p>
    <w:p>
      <w:pPr>
        <w:pStyle w:val="5"/>
        <w:ind w:left="755" w:right="67" w:hanging="10"/>
        <w:rPr/>
      </w:pPr>
      <w:r>
        <w:rPr>
          <w:lang w:val="zh-Hans"/>
        </w:rPr>
        <w:t xml:space="preserve">启用单个 </w:t>
      </w:r>
      <w:r>
        <w:rPr>
          <w:lang w:val="zh-Hans"/>
        </w:rPr>
        <w:t xml:space="preserve">AXI4 </w:t>
      </w:r>
      <w:r>
        <w:rPr>
          <w:lang w:val="zh-Hans"/>
        </w:rPr>
        <w:t>数据接口</w:t>
      </w:r>
    </w:p>
    <w:p>
      <w:pPr>
        <w:pStyle w:val="Normal"/>
        <w:ind w:left="748" w:right="43" w:hanging="3"/>
        <w:rPr/>
      </w:pPr>
      <w:r>
        <w:rPr>
          <w:lang w:val="zh-Hans"/>
        </w:rPr>
        <w:t xml:space="preserve">此选项仅在 </w:t>
      </w:r>
      <w:r>
        <w:rPr>
          <w:lang w:val="zh-Hans"/>
        </w:rPr>
        <w:t xml:space="preserve">Vivado IP </w:t>
      </w:r>
      <w:r>
        <w:rPr>
          <w:lang w:val="zh-Hans"/>
        </w:rPr>
        <w:t xml:space="preserve">集成器中使用时才适用。可以使用此选项将两个 </w:t>
      </w:r>
      <w:r>
        <w:rPr>
          <w:lang w:val="zh-Hans"/>
        </w:rPr>
        <w:t xml:space="preserve">AXI4 </w:t>
      </w:r>
      <w:r>
        <w:rPr>
          <w:lang w:val="zh-Hans"/>
        </w:rPr>
        <w:t>接口（</w:t>
      </w:r>
      <w:r>
        <w:rPr>
          <w:lang w:val="zh-Hans"/>
        </w:rPr>
        <w:t xml:space="preserve">MM2S </w:t>
      </w:r>
      <w:r>
        <w:rPr>
          <w:lang w:val="zh-Hans"/>
        </w:rPr>
        <w:t xml:space="preserve">和 </w:t>
      </w:r>
      <w:r>
        <w:rPr>
          <w:lang w:val="zh-Hans"/>
        </w:rPr>
        <w:t>S2MM</w:t>
      </w:r>
      <w:r>
        <w:rPr>
          <w:lang w:val="zh-Hans"/>
        </w:rPr>
        <w:t>）合并为一个接口。此选项不会影响源或性能。</w:t>
      </w:r>
    </w:p>
    <w:p>
      <w:pPr>
        <w:pStyle w:val="3"/>
        <w:ind w:left="755" w:right="67" w:hanging="10"/>
        <w:rPr/>
      </w:pPr>
      <w:r>
        <w:rPr>
          <w:lang w:val="zh-Hans"/>
        </w:rPr>
        <w:t>用户参数</w:t>
      </w:r>
    </w:p>
    <w:p>
      <w:pPr>
        <w:pStyle w:val="Normal"/>
        <w:spacing w:before="0" w:after="268"/>
        <w:ind w:left="748" w:right="43" w:hanging="3"/>
        <w:rPr/>
      </w:pPr>
      <w:r>
        <w:rPr>
          <w:color w:val="0000FF"/>
          <w:lang w:val="zh-Hans"/>
        </w:rPr>
        <w:t xml:space="preserve">表 </w:t>
      </w:r>
      <w:r>
        <w:rPr>
          <w:color w:val="0000FF"/>
          <w:lang w:val="zh-Hans"/>
        </w:rPr>
        <w:t>4-1</w:t>
      </w:r>
      <w:r>
        <w:rPr>
          <w:lang w:val="zh-Hans"/>
        </w:rPr>
        <w:t xml:space="preserve"> </w:t>
      </w:r>
      <w:r>
        <w:rPr>
          <w:lang w:val="zh-Hans"/>
        </w:rPr>
        <w:t xml:space="preserve">显示了 </w:t>
      </w:r>
      <w:r>
        <w:rPr>
          <w:lang w:val="zh-Hans"/>
        </w:rPr>
        <w:t xml:space="preserve">Vivado IDE </w:t>
      </w:r>
      <w:r>
        <w:rPr>
          <w:lang w:val="zh-Hans"/>
        </w:rPr>
        <w:t>中的字段与用户参数之间的关系（可在工具命令语言 （</w:t>
      </w:r>
      <w:r>
        <w:rPr>
          <w:lang w:val="zh-Hans"/>
        </w:rPr>
        <w:t>Tcl</w:t>
      </w:r>
      <w:r>
        <w:rPr>
          <w:lang w:val="zh-Hans"/>
        </w:rPr>
        <w:t>） 控制台中查看）。</w:t>
      </w:r>
    </w:p>
    <w:p>
      <w:pPr>
        <w:pStyle w:val="Normal"/>
        <w:tabs>
          <w:tab w:val="clear" w:pos="420"/>
          <w:tab w:val="center" w:pos="1214" w:leader="none"/>
          <w:tab w:val="center" w:pos="4503" w:leader="none"/>
        </w:tabs>
        <w:spacing w:lineRule="auto" w:line="264" w:before="0" w:after="3"/>
        <w:ind w:left="0" w:right="0" w:hanging="0"/>
        <w:jc w:val="left"/>
        <w:rPr/>
      </w:pPr>
      <w:r>
        <w:rPr>
          <w:lang w:val="zh-Hans"/>
        </w:rPr>
        <w:tab/>
      </w:r>
      <w:r>
        <w:rPr>
          <w:i/>
          <w:lang w:val="zh-Hans"/>
        </w:rPr>
        <w:t xml:space="preserve">表 </w:t>
      </w:r>
      <w:r>
        <w:rPr>
          <w:i/>
          <w:lang w:val="zh-Hans"/>
        </w:rPr>
        <w:t>4-1</w:t>
      </w:r>
      <w:r>
        <w:rPr>
          <w:i/>
          <w:lang w:val="zh-Hans"/>
        </w:rPr>
        <w:t>：</w:t>
      </w:r>
      <w:r>
        <w:rPr>
          <w:i/>
          <w:lang w:val="zh-Hans"/>
        </w:rPr>
        <w:tab/>
      </w:r>
      <w:r>
        <w:rPr>
          <w:b/>
          <w:lang w:val="zh-Hans"/>
        </w:rPr>
        <w:t xml:space="preserve">Vivado IDE </w:t>
      </w:r>
      <w:r>
        <w:rPr>
          <w:b/>
          <w:lang w:val="zh-Hans"/>
        </w:rPr>
        <w:t>参数与用户参数的关系</w:t>
      </w:r>
    </w:p>
    <w:tbl>
      <w:tblPr>
        <w:tblStyle w:val="TableGrid"/>
        <w:tblW w:w="8664" w:type="dxa"/>
        <w:jc w:val="left"/>
        <w:tblInd w:w="760" w:type="dxa"/>
        <w:tblCellMar>
          <w:top w:w="82" w:type="dxa"/>
          <w:left w:w="88" w:type="dxa"/>
          <w:bottom w:w="0" w:type="dxa"/>
          <w:right w:w="115" w:type="dxa"/>
        </w:tblCellMar>
        <w:tblLook w:val="04a0" w:noHBand="0" w:noVBand="1" w:firstColumn="1" w:lastRow="0" w:lastColumn="0" w:firstRow="1"/>
      </w:tblPr>
      <w:tblGrid>
        <w:gridCol w:w="4176"/>
        <w:gridCol w:w="2762"/>
        <w:gridCol w:w="1726"/>
      </w:tblGrid>
      <w:tr>
        <w:trPr>
          <w:trHeight w:val="381" w:hRule="atLeast"/>
        </w:trPr>
        <w:tc>
          <w:tcPr>
            <w:tcW w:w="417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 w:right="0" w:hanging="0"/>
              <w:jc w:val="left"/>
              <w:rPr/>
            </w:pPr>
            <w:r>
              <w:rPr>
                <w:b/>
                <w:lang w:val="zh-Hans"/>
              </w:rPr>
              <w:t xml:space="preserve">Vivado IDE </w:t>
            </w:r>
            <w:r>
              <w:rPr>
                <w:b/>
                <w:lang w:val="zh-Hans"/>
              </w:rPr>
              <w:t>参数</w:t>
            </w:r>
          </w:p>
        </w:tc>
        <w:tc>
          <w:tcPr>
            <w:tcW w:w="2762"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 w:right="0" w:hanging="0"/>
              <w:jc w:val="left"/>
              <w:rPr/>
            </w:pPr>
            <w:r>
              <w:rPr>
                <w:b/>
                <w:lang w:val="zh-Hans"/>
              </w:rPr>
              <w:t>用户参数</w:t>
            </w:r>
          </w:p>
        </w:tc>
        <w:tc>
          <w:tcPr>
            <w:tcW w:w="1726"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默认值</w:t>
            </w:r>
          </w:p>
        </w:tc>
      </w:tr>
      <w:tr>
        <w:trPr>
          <w:trHeight w:val="350" w:hRule="atLeast"/>
        </w:trPr>
        <w:tc>
          <w:tcPr>
            <w:tcW w:w="417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启用散点收集引擎</w:t>
            </w:r>
          </w:p>
        </w:tc>
        <w:tc>
          <w:tcPr>
            <w:tcW w:w="2762"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c_include_sg</w:t>
            </w:r>
          </w:p>
        </w:tc>
        <w:tc>
          <w:tcPr>
            <w:tcW w:w="1726"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启用多渠道支持</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c_enable_multi_channel</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通道数 （</w:t>
            </w:r>
            <w:r>
              <w:rPr>
                <w:sz w:val="19"/>
                <w:lang w:val="zh-Hans"/>
              </w:rPr>
              <w:t>MM2S</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c_num_mm2s_channels</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通道数 （</w:t>
            </w:r>
            <w:r>
              <w:rPr>
                <w:sz w:val="19"/>
                <w:lang w:val="zh-Hans"/>
              </w:rPr>
              <w:t>S2MM</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c_num_s2mm_channels</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缓冲区长度寄存器的宽度</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c_sg_length_width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14</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启用异步时钟</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c_prmry_is_aclk_async</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启用控制</w:t>
            </w:r>
            <w:r>
              <w:rPr>
                <w:sz w:val="19"/>
                <w:lang w:val="zh-Hans"/>
              </w:rPr>
              <w:t>/</w:t>
            </w:r>
            <w:r>
              <w:rPr>
                <w:sz w:val="19"/>
                <w:lang w:val="zh-Hans"/>
              </w:rPr>
              <w:t>状态流</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c_sg_include_stscntrl_strm</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1</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 xml:space="preserve">启用微型 </w:t>
            </w:r>
            <w:r>
              <w:rPr>
                <w:sz w:val="19"/>
                <w:lang w:val="zh-Hans"/>
              </w:rPr>
              <w:t>DMA</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c_micro_dma</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启用读取通道</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c_include_mm2s</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1</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内存映射数据宽度 （</w:t>
            </w:r>
            <w:r>
              <w:rPr>
                <w:sz w:val="19"/>
                <w:lang w:val="zh-Hans"/>
              </w:rPr>
              <w:t>MM2S</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c_m_axi_mm2s_data_width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32</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流数据宽度 （</w:t>
            </w:r>
            <w:r>
              <w:rPr>
                <w:sz w:val="19"/>
                <w:lang w:val="zh-Hans"/>
              </w:rPr>
              <w:t>MM2S</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c_m_axis_mm2s_tdata_width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32</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允许未对齐的传输 （</w:t>
            </w:r>
            <w:r>
              <w:rPr>
                <w:sz w:val="19"/>
                <w:lang w:val="zh-Hans"/>
              </w:rPr>
              <w:t>MM2S</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c_include_mm2s_dre</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最大突发尺寸 （</w:t>
            </w:r>
            <w:r>
              <w:rPr>
                <w:sz w:val="19"/>
                <w:lang w:val="zh-Hans"/>
              </w:rPr>
              <w:t>MM2S</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c_mm2s_burst_size</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16</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启用写入通道</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4" w:right="0" w:hanging="0"/>
              <w:jc w:val="left"/>
              <w:rPr/>
            </w:pPr>
            <w:r>
              <w:rPr>
                <w:sz w:val="19"/>
                <w:lang w:val="zh-Hans"/>
              </w:rPr>
              <w:t>c_include_s2mm</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 xml:space="preserve">在状态流中使用 </w:t>
            </w:r>
            <w:r>
              <w:rPr>
                <w:sz w:val="19"/>
                <w:lang w:val="zh-Hans"/>
              </w:rPr>
              <w:t>Rxlength</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c_sg_use_stsapp_length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内存映射数据宽度 （</w:t>
            </w:r>
            <w:r>
              <w:rPr>
                <w:sz w:val="19"/>
                <w:lang w:val="zh-Hans"/>
              </w:rPr>
              <w:t>S2MM</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c_m_axi_s2mm_data_width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32</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流数据宽度 （</w:t>
            </w:r>
            <w:r>
              <w:rPr>
                <w:sz w:val="19"/>
                <w:lang w:val="zh-Hans"/>
              </w:rPr>
              <w:t>S2MM</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c_s_axis_s2mm_tdata_width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32</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允许未对齐的传输 （</w:t>
            </w:r>
            <w:r>
              <w:rPr>
                <w:sz w:val="19"/>
                <w:lang w:val="zh-Hans"/>
              </w:rPr>
              <w:t>S2MM</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c_include_s2mm_dre</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0</w:t>
            </w:r>
          </w:p>
        </w:tc>
      </w:tr>
      <w:tr>
        <w:trPr>
          <w:trHeight w:val="350"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最大突发尺寸 （</w:t>
            </w:r>
            <w:r>
              <w:rPr>
                <w:sz w:val="19"/>
                <w:lang w:val="zh-Hans"/>
              </w:rPr>
              <w:t>S2MM</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c_s2mm_burst_size</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16</w:t>
            </w:r>
          </w:p>
        </w:tc>
      </w:tr>
      <w:tr>
        <w:trPr>
          <w:trHeight w:val="349" w:hRule="atLeast"/>
        </w:trPr>
        <w:tc>
          <w:tcPr>
            <w:tcW w:w="417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 w:right="0" w:hanging="0"/>
              <w:jc w:val="left"/>
              <w:rPr/>
            </w:pPr>
            <w:r>
              <w:rPr>
                <w:sz w:val="19"/>
                <w:lang w:val="zh-Hans"/>
              </w:rPr>
              <w:t>地址宽度 （</w:t>
            </w:r>
            <w:r>
              <w:rPr>
                <w:sz w:val="19"/>
                <w:lang w:val="zh-Hans"/>
              </w:rPr>
              <w:t>32-64</w:t>
            </w:r>
            <w:r>
              <w:rPr>
                <w:sz w:val="19"/>
                <w:lang w:val="zh-Hans"/>
              </w:rPr>
              <w:t>）</w:t>
            </w:r>
          </w:p>
        </w:tc>
        <w:tc>
          <w:tcPr>
            <w:tcW w:w="2762"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c_addr_width</w:t>
            </w:r>
          </w:p>
        </w:tc>
        <w:tc>
          <w:tcPr>
            <w:tcW w:w="1726"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3" w:right="0" w:hanging="0"/>
              <w:jc w:val="left"/>
              <w:rPr/>
            </w:pPr>
            <w:r>
              <w:rPr>
                <w:sz w:val="19"/>
                <w:lang w:val="zh-Hans"/>
              </w:rPr>
              <w:t>32</w:t>
            </w:r>
          </w:p>
        </w:tc>
      </w:tr>
    </w:tbl>
    <w:p>
      <w:pPr>
        <w:pStyle w:val="3"/>
        <w:ind w:left="755" w:right="67" w:hanging="10"/>
        <w:rPr/>
      </w:pPr>
      <w:r>
        <w:rPr>
          <w:lang w:val="zh-Hans"/>
        </w:rPr>
        <w:t>输出生成</w:t>
      </w:r>
    </w:p>
    <w:p>
      <w:pPr>
        <w:pStyle w:val="Normal"/>
        <w:spacing w:lineRule="auto" w:line="252" w:before="0" w:after="131"/>
        <w:ind w:left="755" w:right="0" w:hanging="10"/>
        <w:jc w:val="left"/>
        <w:rPr/>
      </w:pPr>
      <w:r>
        <w:rPr>
          <w:lang w:val="zh-Hans"/>
        </w:rPr>
        <w:t xml:space="preserve">有关详细信息，请参见 </w:t>
      </w:r>
      <w:r>
        <w:rPr>
          <w:i/>
          <w:lang w:val="zh-Hans"/>
        </w:rPr>
        <w:t xml:space="preserve">Vivado </w:t>
      </w:r>
      <w:r>
        <w:rPr>
          <w:i/>
          <w:lang w:val="zh-Hans"/>
        </w:rPr>
        <w:t xml:space="preserve">设计套件用户指南：使用 </w:t>
      </w:r>
      <w:r>
        <w:rPr>
          <w:i/>
          <w:lang w:val="zh-Hans"/>
        </w:rPr>
        <w:t xml:space="preserve">IP </w:t>
      </w:r>
      <w:r>
        <w:rPr>
          <w:i/>
          <w:lang w:val="zh-Hans"/>
        </w:rPr>
        <w:t>进行设计</w:t>
      </w:r>
      <w:r>
        <w:rPr>
          <w:lang w:val="zh-Hans"/>
        </w:rPr>
        <w:t xml:space="preserve"> （</w:t>
      </w:r>
      <w:r>
        <w:rPr>
          <w:lang w:val="zh-Hans"/>
        </w:rPr>
        <w:t>UG896</w:t>
      </w:r>
      <w:r>
        <w:rPr>
          <w:lang w:val="zh-Hans"/>
        </w:rPr>
        <w:t xml:space="preserve">） </w:t>
      </w:r>
      <w:r>
        <w:rPr>
          <w:color w:val="0000FF"/>
          <w:lang w:val="zh-Hans"/>
        </w:rPr>
        <w:t>[</w:t>
      </w:r>
      <w:r>
        <w:rPr>
          <w:color w:val="0000FF"/>
          <w:lang w:val="zh-Hans"/>
        </w:rPr>
        <w:t xml:space="preserve">参考文献 </w:t>
      </w:r>
      <w:r>
        <w:rPr>
          <w:color w:val="0000FF"/>
          <w:lang w:val="zh-Hans"/>
        </w:rPr>
        <w:t>1]</w:t>
      </w:r>
      <w:r>
        <w:rPr>
          <w:color w:val="0000FF"/>
          <w:lang w:val="zh-Hans"/>
        </w:rPr>
        <w:t>。</w:t>
      </w:r>
    </w:p>
    <w:p>
      <w:pPr>
        <w:pStyle w:val="Normal"/>
        <w:spacing w:lineRule="auto" w:line="259" w:before="0" w:after="286"/>
        <w:ind w:left="760" w:right="-7" w:hanging="0"/>
        <w:jc w:val="left"/>
        <w:rPr/>
      </w:pPr>
      <w:r>
        <w:rPr/>
        <mc:AlternateContent>
          <mc:Choice Requires="wpg">
            <w:drawing>
              <wp:inline distT="0" distB="0" distL="0" distR="0" wp14:anchorId="47ABDAD5">
                <wp:extent cx="5921375" cy="25400"/>
                <wp:effectExtent l="0" t="0" r="0" b="0"/>
                <wp:docPr id="126" name="形状91"/>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91" style="position:absolute;margin-left:0pt;margin-top:-2pt;width:466.2pt;height:1.95pt" coordorigin="0,-40" coordsize="9324,39"/>
            </w:pict>
          </mc:Fallback>
        </mc:AlternateContent>
      </w:r>
    </w:p>
    <w:p>
      <w:pPr>
        <w:pStyle w:val="2"/>
        <w:ind w:left="755" w:right="67" w:hanging="10"/>
        <w:rPr/>
      </w:pPr>
      <w:r>
        <w:rPr>
          <w:lang w:val="zh-Hans"/>
        </w:rPr>
        <w:t>约束核心</w:t>
      </w:r>
    </w:p>
    <w:p>
      <w:pPr>
        <w:pStyle w:val="Normal"/>
        <w:spacing w:before="0" w:after="412"/>
        <w:ind w:left="748" w:right="43" w:hanging="3"/>
        <w:rPr/>
      </w:pPr>
      <w:r>
        <w:rPr>
          <w:lang w:val="zh-Hans"/>
        </w:rPr>
        <w:t xml:space="preserve">必要的 </w:t>
      </w:r>
      <w:r>
        <w:rPr>
          <w:lang w:val="zh-Hans"/>
        </w:rPr>
        <w:t xml:space="preserve">XDC </w:t>
      </w:r>
      <w:r>
        <w:rPr>
          <w:lang w:val="zh-Hans"/>
        </w:rPr>
        <w:t xml:space="preserve">约束随 </w:t>
      </w:r>
      <w:r>
        <w:rPr>
          <w:lang w:val="zh-Hans"/>
        </w:rPr>
        <w:t xml:space="preserve">Vivado </w:t>
      </w:r>
      <w:r>
        <w:rPr>
          <w:lang w:val="zh-Hans"/>
        </w:rPr>
        <w:t>设计套件中的内核生成一起提供。</w:t>
      </w:r>
    </w:p>
    <w:p>
      <w:pPr>
        <w:pStyle w:val="Normal"/>
        <w:spacing w:lineRule="auto" w:line="259" w:before="0" w:after="34"/>
        <w:ind w:left="755" w:right="0" w:hanging="10"/>
        <w:jc w:val="left"/>
        <w:rPr/>
      </w:pPr>
      <w:r>
        <w:rPr>
          <w:b/>
          <w:sz w:val="34"/>
          <w:lang w:val="zh-Hans"/>
        </w:rPr>
        <w:t>必需的约束</w:t>
      </w:r>
    </w:p>
    <w:p>
      <w:pPr>
        <w:pStyle w:val="Normal"/>
        <w:spacing w:before="0" w:after="403"/>
        <w:ind w:left="748" w:right="43" w:hanging="3"/>
        <w:rPr/>
      </w:pPr>
      <w:r>
        <w:rPr>
          <w:lang w:val="zh-Hans"/>
        </w:rPr>
        <w:t xml:space="preserve">本节不适用于此 </w:t>
      </w:r>
      <w:r>
        <w:rPr>
          <w:lang w:val="zh-Hans"/>
        </w:rPr>
        <w:t>IP</w:t>
      </w:r>
      <w:r>
        <w:rPr>
          <w:lang w:val="zh-Hans"/>
        </w:rPr>
        <w:t>公司。</w:t>
      </w:r>
    </w:p>
    <w:p>
      <w:pPr>
        <w:pStyle w:val="Normal"/>
        <w:spacing w:lineRule="auto" w:line="259" w:before="0" w:after="34"/>
        <w:ind w:left="755" w:right="0" w:hanging="10"/>
        <w:jc w:val="left"/>
        <w:rPr/>
      </w:pPr>
      <w:r>
        <w:rPr>
          <w:b/>
          <w:sz w:val="34"/>
          <w:lang w:val="zh-Hans"/>
        </w:rPr>
        <w:t>器件、封装和速度等级选择</w:t>
      </w:r>
    </w:p>
    <w:p>
      <w:pPr>
        <w:pStyle w:val="Normal"/>
        <w:spacing w:before="0" w:after="405"/>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34"/>
        <w:ind w:left="755" w:right="0" w:hanging="10"/>
        <w:jc w:val="left"/>
        <w:rPr/>
      </w:pPr>
      <w:r>
        <w:rPr>
          <w:b/>
          <w:sz w:val="34"/>
          <w:lang w:val="zh-Hans"/>
        </w:rPr>
        <w:t>时钟频率</w:t>
      </w:r>
    </w:p>
    <w:p>
      <w:pPr>
        <w:pStyle w:val="Normal"/>
        <w:spacing w:before="0" w:after="403"/>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34"/>
        <w:ind w:left="755" w:right="0" w:hanging="10"/>
        <w:jc w:val="left"/>
        <w:rPr/>
      </w:pPr>
      <w:r>
        <w:rPr>
          <w:b/>
          <w:sz w:val="34"/>
          <w:lang w:val="zh-Hans"/>
        </w:rPr>
        <w:t>时钟管理</w:t>
      </w:r>
    </w:p>
    <w:p>
      <w:pPr>
        <w:pStyle w:val="Normal"/>
        <w:spacing w:before="0" w:after="405"/>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34"/>
        <w:ind w:left="755" w:right="0" w:hanging="10"/>
        <w:jc w:val="left"/>
        <w:rPr/>
      </w:pPr>
      <w:r>
        <w:rPr>
          <w:b/>
          <w:sz w:val="34"/>
          <w:lang w:val="zh-Hans"/>
        </w:rPr>
        <w:t>时钟放置</w:t>
      </w:r>
    </w:p>
    <w:p>
      <w:pPr>
        <w:pStyle w:val="Normal"/>
        <w:spacing w:before="0" w:after="403"/>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34"/>
        <w:ind w:left="755" w:right="0" w:hanging="10"/>
        <w:jc w:val="left"/>
        <w:rPr/>
      </w:pPr>
      <w:r>
        <w:rPr>
          <w:b/>
          <w:sz w:val="34"/>
          <w:lang w:val="zh-Hans"/>
        </w:rPr>
        <w:t>银行业</w:t>
      </w:r>
    </w:p>
    <w:p>
      <w:pPr>
        <w:pStyle w:val="Normal"/>
        <w:spacing w:before="0" w:after="403"/>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34"/>
        <w:ind w:left="755" w:right="0" w:hanging="10"/>
        <w:jc w:val="left"/>
        <w:rPr/>
      </w:pPr>
      <w:r>
        <w:rPr>
          <w:b/>
          <w:sz w:val="34"/>
          <w:lang w:val="zh-Hans"/>
        </w:rPr>
        <w:t>收发器放置</w:t>
      </w:r>
    </w:p>
    <w:p>
      <w:pPr>
        <w:pStyle w:val="Normal"/>
        <w:spacing w:before="0" w:after="405"/>
        <w:ind w:left="748" w:right="43" w:hanging="3"/>
        <w:rPr/>
      </w:pPr>
      <w:r>
        <w:rPr>
          <w:lang w:val="zh-Hans"/>
        </w:rPr>
        <w:t xml:space="preserve">本节不适用于此 </w:t>
      </w:r>
      <w:r>
        <w:rPr>
          <w:lang w:val="zh-Hans"/>
        </w:rPr>
        <w:t xml:space="preserve">IP </w:t>
      </w:r>
      <w:r>
        <w:rPr>
          <w:lang w:val="zh-Hans"/>
        </w:rPr>
        <w:t>核。</w:t>
      </w:r>
    </w:p>
    <w:p>
      <w:pPr>
        <w:pStyle w:val="3"/>
        <w:ind w:left="755" w:right="67" w:hanging="10"/>
        <w:rPr/>
      </w:pPr>
      <w:r>
        <w:rPr>
          <w:lang w:val="zh-Hans"/>
        </w:rPr>
        <w:t xml:space="preserve">I/O </w:t>
      </w:r>
      <w:r>
        <w:rPr>
          <w:lang w:val="zh-Hans"/>
        </w:rPr>
        <w:t xml:space="preserve">标准 </w:t>
      </w:r>
      <w:r>
        <w:rPr>
          <w:lang w:val="zh-Hans"/>
        </w:rPr>
        <w:t xml:space="preserve">and </w:t>
      </w:r>
      <w:r>
        <w:rPr>
          <w:lang w:val="zh-Hans"/>
        </w:rPr>
        <w:t>放置</w:t>
      </w:r>
    </w:p>
    <w:p>
      <w:pPr>
        <w:pStyle w:val="Normal"/>
        <w:ind w:left="748" w:right="43" w:hanging="3"/>
        <w:rPr/>
      </w:pPr>
      <w:r>
        <w:rPr>
          <w:lang w:val="zh-Hans"/>
        </w:rPr>
        <w:t xml:space="preserve">本节不适用于此 </w:t>
      </w:r>
      <w:r>
        <w:rPr>
          <w:lang w:val="zh-Hans"/>
        </w:rPr>
        <w:t xml:space="preserve">IP </w:t>
      </w:r>
      <w:r>
        <w:rPr>
          <w:lang w:val="zh-Hans"/>
        </w:rPr>
        <w:t>核。</w:t>
      </w:r>
    </w:p>
    <w:p>
      <w:pPr>
        <w:pStyle w:val="Normal"/>
        <w:spacing w:lineRule="auto" w:line="259" w:before="0" w:after="286"/>
        <w:ind w:left="760" w:right="-7" w:hanging="0"/>
        <w:jc w:val="left"/>
        <w:rPr/>
      </w:pPr>
      <w:r>
        <w:rPr/>
        <mc:AlternateContent>
          <mc:Choice Requires="wpg">
            <w:drawing>
              <wp:inline distT="0" distB="0" distL="0" distR="0" wp14:anchorId="6A407EFB">
                <wp:extent cx="5921375" cy="25400"/>
                <wp:effectExtent l="0" t="0" r="0" b="0"/>
                <wp:docPr id="127" name="形状92"/>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92" style="position:absolute;margin-left:0pt;margin-top:-2pt;width:466.2pt;height:1.95pt" coordorigin="0,-40" coordsize="9324,39"/>
            </w:pict>
          </mc:Fallback>
        </mc:AlternateContent>
      </w:r>
    </w:p>
    <w:p>
      <w:pPr>
        <w:pStyle w:val="2"/>
        <w:ind w:left="755" w:right="67" w:hanging="10"/>
        <w:rPr/>
      </w:pPr>
      <w:r>
        <w:rPr>
          <w:lang w:val="zh-Hans"/>
        </w:rPr>
        <w:t>模拟</w:t>
      </w:r>
    </w:p>
    <w:p>
      <w:pPr>
        <w:pStyle w:val="Normal"/>
        <w:spacing w:lineRule="auto" w:line="235" w:before="0" w:after="218"/>
        <w:ind w:left="755" w:right="0" w:hanging="10"/>
        <w:jc w:val="left"/>
        <w:rPr/>
      </w:pPr>
      <w:r>
        <w:rPr>
          <w:lang w:val="zh-Hans"/>
        </w:rPr>
        <w:t xml:space="preserve">有关 </w:t>
      </w:r>
      <w:r>
        <w:rPr>
          <w:lang w:val="zh-Hans"/>
        </w:rPr>
        <w:t xml:space="preserve">Vivado </w:t>
      </w:r>
      <w:r>
        <w:rPr>
          <w:lang w:val="zh-Hans"/>
        </w:rPr>
        <w:t xml:space="preserve">仿真组件的全面信息，以及有关使用受支持的第三方工具的信息，请参见 </w:t>
      </w:r>
      <w:r>
        <w:rPr>
          <w:i/>
          <w:lang w:val="zh-Hans"/>
        </w:rPr>
        <w:t xml:space="preserve">Vivado </w:t>
      </w:r>
      <w:r>
        <w:rPr>
          <w:i/>
          <w:lang w:val="zh-Hans"/>
        </w:rPr>
        <w:t xml:space="preserve">设计套件用户指南：逻辑仿真 </w:t>
      </w:r>
      <w:r>
        <w:rPr>
          <w:lang w:val="zh-Hans"/>
        </w:rPr>
        <w:t>（</w:t>
      </w:r>
      <w:r>
        <w:rPr>
          <w:lang w:val="zh-Hans"/>
        </w:rPr>
        <w:t>UG900</w:t>
      </w:r>
      <w:r>
        <w:rPr>
          <w:lang w:val="zh-Hans"/>
        </w:rPr>
        <w:t xml:space="preserve">） </w:t>
      </w:r>
      <w:r>
        <w:rPr>
          <w:color w:val="0000FF"/>
          <w:lang w:val="zh-Hans"/>
        </w:rPr>
        <w:t>[</w:t>
      </w:r>
      <w:r>
        <w:rPr>
          <w:color w:val="0000FF"/>
          <w:lang w:val="zh-Hans"/>
        </w:rPr>
        <w:t xml:space="preserve">参考文献 </w:t>
      </w:r>
      <w:r>
        <w:rPr>
          <w:color w:val="0000FF"/>
          <w:lang w:val="zh-Hans"/>
        </w:rPr>
        <w:t>6]</w:t>
      </w:r>
      <w:r>
        <w:rPr>
          <w:color w:val="0000FF"/>
          <w:lang w:val="zh-Hans"/>
        </w:rPr>
        <w:t>。</w:t>
      </w:r>
    </w:p>
    <w:p>
      <w:pPr>
        <w:pStyle w:val="Normal"/>
        <w:spacing w:lineRule="auto" w:line="259" w:before="0" w:after="428"/>
        <w:ind w:left="755" w:right="0" w:hanging="10"/>
        <w:jc w:val="left"/>
        <w:rPr/>
      </w:pPr>
      <w:r>
        <mc:AlternateContent>
          <mc:Choice Requires="wpg">
            <w:drawing>
              <wp:anchor behindDoc="1" distT="0" distB="0" distL="0" distR="0" simplePos="0" locked="0" layoutInCell="1" allowOverlap="1" relativeHeight="94" wp14:anchorId="0919F9CC">
                <wp:simplePos x="0" y="0"/>
                <wp:positionH relativeFrom="column">
                  <wp:posOffset>9525</wp:posOffset>
                </wp:positionH>
                <wp:positionV relativeFrom="paragraph">
                  <wp:posOffset>-59690</wp:posOffset>
                </wp:positionV>
                <wp:extent cx="6394450" cy="441325"/>
                <wp:effectExtent l="0" t="0" r="0" b="0"/>
                <wp:wrapNone/>
                <wp:docPr id="128" name="Group 114657"/>
                <a:graphic xmlns:a="http://schemas.openxmlformats.org/drawingml/2006/main">
                  <a:graphicData uri="http://schemas.microsoft.com/office/word/2010/wordprocessingGroup">
                    <wpg:wgp>
                      <wpg:cNvGrpSpPr/>
                      <wpg:grpSpPr>
                        <a:xfrm>
                          <a:off x="0" y="0"/>
                          <a:ext cx="6393960" cy="440640"/>
                        </a:xfrm>
                      </wpg:grpSpPr>
                      <wps:wsp>
                        <wps:cNvSpPr/>
                        <wps:spPr>
                          <a:xfrm>
                            <a:off x="36720" y="143640"/>
                            <a:ext cx="137880" cy="130320"/>
                          </a:xfrm>
                          <a:custGeom>
                            <a:avLst/>
                            <a:gdLst/>
                            <a:ahLst/>
                            <a:rect l="l" t="t" r="r" b="b"/>
                            <a:pathLst>
                              <a:path w="141135" h="134239">
                                <a:moveTo>
                                  <a:pt x="70574" y="0"/>
                                </a:moveTo>
                                <a:lnTo>
                                  <a:pt x="92393" y="44183"/>
                                </a:lnTo>
                                <a:lnTo>
                                  <a:pt x="141135" y="51270"/>
                                </a:lnTo>
                                <a:lnTo>
                                  <a:pt x="105854" y="85661"/>
                                </a:lnTo>
                                <a:lnTo>
                                  <a:pt x="114173" y="134239"/>
                                </a:lnTo>
                                <a:lnTo>
                                  <a:pt x="70574" y="111315"/>
                                </a:lnTo>
                                <a:lnTo>
                                  <a:pt x="26962" y="134239"/>
                                </a:lnTo>
                                <a:lnTo>
                                  <a:pt x="35281" y="85661"/>
                                </a:lnTo>
                                <a:lnTo>
                                  <a:pt x="0" y="51270"/>
                                </a:lnTo>
                                <a:lnTo>
                                  <a:pt x="48768" y="44183"/>
                                </a:lnTo>
                                <a:lnTo>
                                  <a:pt x="70574" y="0"/>
                                </a:lnTo>
                                <a:close/>
                              </a:path>
                            </a:pathLst>
                          </a:custGeom>
                          <a:solidFill>
                            <a:srgbClr val="55bdeb"/>
                          </a:solidFill>
                          <a:ln>
                            <a:noFill/>
                          </a:ln>
                        </wps:spPr>
                        <wps:style>
                          <a:lnRef idx="0"/>
                          <a:fillRef idx="0"/>
                          <a:effectRef idx="0"/>
                          <a:fontRef idx="minor"/>
                        </wps:style>
                        <wps:bodyPr/>
                      </wps:wsp>
                      <wps:wsp>
                        <wps:cNvSpPr/>
                        <wps:spPr>
                          <a:xfrm>
                            <a:off x="0" y="102240"/>
                            <a:ext cx="211320" cy="203040"/>
                          </a:xfrm>
                          <a:custGeom>
                            <a:avLst/>
                            <a:gdLst/>
                            <a:ahLst/>
                            <a:rect l="l" t="t" r="r" b="b"/>
                            <a:pathLst>
                              <a:path w="214808" h="204279">
                                <a:moveTo>
                                  <a:pt x="107404" y="0"/>
                                </a:moveTo>
                                <a:lnTo>
                                  <a:pt x="140589" y="67246"/>
                                </a:lnTo>
                                <a:lnTo>
                                  <a:pt x="214808" y="78016"/>
                                </a:lnTo>
                                <a:lnTo>
                                  <a:pt x="161099" y="130353"/>
                                </a:lnTo>
                                <a:lnTo>
                                  <a:pt x="173774" y="204279"/>
                                </a:lnTo>
                                <a:lnTo>
                                  <a:pt x="107404" y="169380"/>
                                </a:lnTo>
                                <a:lnTo>
                                  <a:pt x="41021" y="204279"/>
                                </a:lnTo>
                                <a:lnTo>
                                  <a:pt x="53696" y="130353"/>
                                </a:lnTo>
                                <a:lnTo>
                                  <a:pt x="0" y="78016"/>
                                </a:lnTo>
                                <a:lnTo>
                                  <a:pt x="74206" y="67246"/>
                                </a:lnTo>
                                <a:close/>
                              </a:path>
                            </a:pathLst>
                          </a:custGeom>
                          <a:noFill/>
                          <a:ln cap="rnd" w="12240">
                            <a:solidFill>
                              <a:srgbClr val="ffffff"/>
                            </a:solidFill>
                            <a:round/>
                          </a:ln>
                        </wps:spPr>
                        <wps:style>
                          <a:lnRef idx="1"/>
                          <a:fillRef idx="0"/>
                          <a:effectRef idx="0"/>
                          <a:fontRef idx="minor"/>
                        </wps:style>
                        <wps:bodyPr/>
                      </wps:wsp>
                      <wps:wsp>
                        <wps:cNvSpPr/>
                        <wps:spPr>
                          <a:xfrm>
                            <a:off x="472320" y="0"/>
                            <a:ext cx="5921280" cy="576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s:wsp>
                        <wps:cNvSpPr/>
                        <wps:spPr>
                          <a:xfrm>
                            <a:off x="472320" y="434880"/>
                            <a:ext cx="5921280" cy="5760"/>
                          </a:xfrm>
                          <a:custGeom>
                            <a:avLst/>
                            <a:gdLst/>
                            <a:ahLst/>
                            <a:rect l="l" t="t" r="r" b="b"/>
                            <a:pathLst>
                              <a:path w="5918454" h="9144">
                                <a:moveTo>
                                  <a:pt x="0" y="0"/>
                                </a:moveTo>
                                <a:lnTo>
                                  <a:pt x="5918454" y="0"/>
                                </a:lnTo>
                                <a:lnTo>
                                  <a:pt x="5918454" y="9144"/>
                                </a:lnTo>
                                <a:lnTo>
                                  <a:pt x="0" y="9144"/>
                                </a:lnTo>
                                <a:lnTo>
                                  <a:pt x="0" y="0"/>
                                </a:lnTo>
                              </a:path>
                            </a:pathLst>
                          </a:custGeom>
                          <a:solidFill>
                            <a:srgbClr val="000000"/>
                          </a:solidFill>
                          <a:ln>
                            <a:noFill/>
                          </a:ln>
                        </wps:spPr>
                        <wps:style>
                          <a:lnRef idx="0"/>
                          <a:fillRef idx="0"/>
                          <a:effectRef idx="0"/>
                          <a:fontRef idx="minor"/>
                        </wps:style>
                        <wps:bodyPr/>
                      </wps:wsp>
                    </wpg:wgp>
                  </a:graphicData>
                </a:graphic>
              </wp:anchor>
            </w:drawing>
          </mc:Choice>
          <mc:Fallback>
            <w:pict>
              <v:group id="shape_0" alt="Group 114657" style="position:absolute;margin-left:0.75pt;margin-top:-4.7pt;width:503.4pt;height:34.7pt" coordorigin="15,-94" coordsize="10068,694"/>
            </w:pict>
          </mc:Fallback>
        </mc:AlternateContent>
      </w:r>
      <w:r>
        <w:rPr>
          <w:b/>
          <w:sz w:val="18"/>
          <w:lang w:val="zh-Hans"/>
        </w:rPr>
        <w:t xml:space="preserve">重要说明： </w:t>
      </w:r>
      <w:r>
        <w:rPr>
          <w:i/>
          <w:sz w:val="20"/>
          <w:lang w:val="zh-Hans"/>
        </w:rPr>
        <w:t xml:space="preserve">对于面向 </w:t>
      </w:r>
      <w:r>
        <w:rPr>
          <w:i/>
          <w:sz w:val="20"/>
          <w:lang w:val="zh-Hans"/>
        </w:rPr>
        <w:t xml:space="preserve">7 </w:t>
      </w:r>
      <w:r>
        <w:rPr>
          <w:i/>
          <w:sz w:val="20"/>
          <w:lang w:val="zh-Hans"/>
        </w:rPr>
        <w:t xml:space="preserve">系列或 </w:t>
      </w:r>
      <w:r>
        <w:rPr>
          <w:i/>
          <w:sz w:val="20"/>
          <w:lang w:val="zh-Hans"/>
        </w:rPr>
        <w:t xml:space="preserve">Zynq-7000 </w:t>
      </w:r>
      <w:r>
        <w:rPr>
          <w:i/>
          <w:sz w:val="20"/>
          <w:lang w:val="zh-Hans"/>
        </w:rPr>
        <w:t xml:space="preserve">设备的内核，不支持 </w:t>
      </w:r>
      <w:r>
        <w:rPr>
          <w:i/>
          <w:sz w:val="20"/>
          <w:lang w:val="zh-Hans"/>
        </w:rPr>
        <w:t xml:space="preserve">UNIFAST </w:t>
      </w:r>
      <w:r>
        <w:rPr>
          <w:i/>
          <w:sz w:val="20"/>
          <w:lang w:val="zh-Hans"/>
        </w:rPr>
        <w:t>库。</w:t>
      </w:r>
      <w:r>
        <w:rPr>
          <w:i/>
          <w:sz w:val="20"/>
          <w:lang w:val="zh-Hans"/>
        </w:rPr>
        <w:t xml:space="preserve">Xilinx IP </w:t>
      </w:r>
      <w:r>
        <w:rPr>
          <w:i/>
          <w:sz w:val="20"/>
          <w:lang w:val="zh-Hans"/>
        </w:rPr>
        <w:t xml:space="preserve">仅通过 </w:t>
      </w:r>
      <w:r>
        <w:rPr>
          <w:i/>
          <w:sz w:val="20"/>
          <w:lang w:val="zh-Hans"/>
        </w:rPr>
        <w:t xml:space="preserve">UNISIM </w:t>
      </w:r>
      <w:r>
        <w:rPr>
          <w:i/>
          <w:sz w:val="20"/>
          <w:lang w:val="zh-Hans"/>
        </w:rPr>
        <w:t>库进行测试和认证。</w:t>
      </w:r>
    </w:p>
    <w:p>
      <w:pPr>
        <w:pStyle w:val="Normal"/>
        <w:spacing w:lineRule="auto" w:line="259" w:before="0" w:after="287"/>
        <w:ind w:left="760" w:right="-7" w:hanging="0"/>
        <w:jc w:val="left"/>
        <w:rPr/>
      </w:pPr>
      <w:r>
        <w:rPr/>
        <mc:AlternateContent>
          <mc:Choice Requires="wpg">
            <w:drawing>
              <wp:inline distT="0" distB="0" distL="0" distR="0" wp14:anchorId="0277B9F5">
                <wp:extent cx="5921375" cy="25400"/>
                <wp:effectExtent l="0" t="0" r="0" b="0"/>
                <wp:docPr id="129" name="形状94"/>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94" style="position:absolute;margin-left:0pt;margin-top:-2pt;width:466.2pt;height:1.95pt" coordorigin="0,-40" coordsize="9324,39"/>
            </w:pict>
          </mc:Fallback>
        </mc:AlternateContent>
      </w:r>
    </w:p>
    <w:p>
      <w:pPr>
        <w:pStyle w:val="2"/>
        <w:ind w:left="755" w:right="67" w:hanging="10"/>
        <w:rPr/>
      </w:pPr>
      <w:r>
        <w:rPr>
          <w:lang w:val="zh-Hans"/>
        </w:rPr>
        <w:t>综合与实施</w:t>
      </w:r>
    </w:p>
    <w:p>
      <w:pPr>
        <w:pStyle w:val="Normal"/>
        <w:spacing w:before="0" w:after="21"/>
        <w:ind w:left="748" w:right="43" w:hanging="3"/>
        <w:rPr/>
      </w:pPr>
      <w:r>
        <w:rPr>
          <w:lang w:val="zh-Hans"/>
        </w:rPr>
        <w:t xml:space="preserve">有关综合和实现的详细信息，请参见 </w:t>
      </w:r>
      <w:r>
        <w:rPr>
          <w:i/>
          <w:lang w:val="zh-Hans"/>
        </w:rPr>
        <w:t xml:space="preserve">Vivado </w:t>
      </w:r>
      <w:r>
        <w:rPr>
          <w:i/>
          <w:lang w:val="zh-Hans"/>
        </w:rPr>
        <w:t xml:space="preserve">设计套件用户指南： </w:t>
      </w:r>
    </w:p>
    <w:p>
      <w:pPr>
        <w:sectPr>
          <w:headerReference w:type="even" r:id="rId108"/>
          <w:headerReference w:type="default" r:id="rId109"/>
          <w:headerReference w:type="first" r:id="rId110"/>
          <w:footerReference w:type="even" r:id="rId111"/>
          <w:footerReference w:type="default" r:id="rId112"/>
          <w:footerReference w:type="first" r:id="rId113"/>
          <w:type w:val="nextPage"/>
          <w:pgSz w:w="12240" w:h="15840"/>
          <w:pgMar w:left="1080" w:right="1087" w:header="720" w:top="777" w:footer="254" w:bottom="1558" w:gutter="0"/>
          <w:pgNumType w:fmt="decimal"/>
          <w:formProt w:val="false"/>
          <w:titlePg/>
          <w:textDirection w:val="lrTb"/>
          <w:docGrid w:type="default" w:linePitch="100" w:charSpace="0"/>
        </w:sectPr>
        <w:pStyle w:val="Normal"/>
        <w:spacing w:lineRule="auto" w:line="252" w:before="0" w:after="131"/>
        <w:ind w:left="755" w:right="0" w:hanging="10"/>
        <w:jc w:val="left"/>
        <w:rPr/>
      </w:pPr>
      <w:r>
        <w:rPr>
          <w:i/>
          <w:lang w:val="zh-Hans"/>
        </w:rPr>
        <w:t xml:space="preserve">使用 </w:t>
      </w:r>
      <w:r>
        <w:rPr>
          <w:i/>
          <w:lang w:val="zh-Hans"/>
        </w:rPr>
        <w:t xml:space="preserve">IP </w:t>
      </w:r>
      <w:r>
        <w:rPr>
          <w:i/>
          <w:lang w:val="zh-Hans"/>
        </w:rPr>
        <w:t>进行设计</w:t>
      </w:r>
      <w:r>
        <w:rPr>
          <w:lang w:val="zh-Hans"/>
        </w:rPr>
        <w:t xml:space="preserve"> （</w:t>
      </w:r>
      <w:r>
        <w:rPr>
          <w:lang w:val="zh-Hans"/>
        </w:rPr>
        <w:t>UG896</w:t>
      </w:r>
      <w:r>
        <w:rPr>
          <w:lang w:val="zh-Hans"/>
        </w:rPr>
        <w:t xml:space="preserve">） </w:t>
      </w:r>
      <w:r>
        <w:rPr>
          <w:color w:val="0000FF"/>
          <w:lang w:val="zh-Hans"/>
        </w:rPr>
        <w:t>[</w:t>
      </w:r>
      <w:r>
        <w:rPr>
          <w:color w:val="0000FF"/>
          <w:lang w:val="zh-Hans"/>
        </w:rPr>
        <w:t xml:space="preserve">参考文献 </w:t>
      </w:r>
      <w:r>
        <w:rPr>
          <w:color w:val="0000FF"/>
          <w:lang w:val="zh-Hans"/>
        </w:rPr>
        <w:t>1]</w:t>
      </w:r>
      <w:r>
        <w:rPr>
          <w:color w:val="0000FF"/>
          <w:lang w:val="zh-Hans"/>
        </w:rPr>
        <w:t>。</w:t>
      </w:r>
    </w:p>
    <w:p>
      <w:pPr>
        <w:pStyle w:val="Normal"/>
        <w:spacing w:lineRule="auto" w:line="259" w:before="0" w:after="71"/>
        <w:ind w:left="-8" w:right="0" w:hanging="0"/>
        <w:jc w:val="left"/>
        <w:rPr/>
      </w:pPr>
      <w:r>
        <w:rPr/>
        <w:drawing>
          <wp:inline distT="0" distB="0" distL="0" distR="0">
            <wp:extent cx="804545" cy="502920"/>
            <wp:effectExtent l="0" t="0" r="0" b="0"/>
            <wp:docPr id="135" name="Picture 1427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42716" descr=""/>
                    <pic:cNvPicPr>
                      <a:picLocks noChangeAspect="1" noChangeArrowheads="1"/>
                    </pic:cNvPicPr>
                  </pic:nvPicPr>
                  <pic:blipFill>
                    <a:blip r:embed="rId114"/>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第</w:t>
      </w:r>
      <w:r>
        <w:rPr>
          <w:i/>
          <w:sz w:val="40"/>
          <w:lang w:val="zh-Hans"/>
        </w:rPr>
        <w:t>5</w:t>
      </w:r>
      <w:r>
        <w:rPr>
          <w:i/>
          <w:sz w:val="40"/>
          <w:lang w:val="zh-Hans"/>
        </w:rPr>
        <w:t xml:space="preserve">章 </w:t>
      </w:r>
      <w:r>
        <w:rPr>
          <w:sz w:val="56"/>
          <w:lang w:val="zh-Hans"/>
        </w:rPr>
        <w:t>示例设计</w:t>
      </w:r>
    </w:p>
    <w:p>
      <w:pPr>
        <w:pStyle w:val="Normal"/>
        <w:ind w:left="748" w:right="43" w:hanging="3"/>
        <w:rPr/>
      </w:pPr>
      <w:r>
        <w:rPr>
          <w:lang w:val="zh-Hans"/>
        </w:rPr>
        <w:t xml:space="preserve">本章包含有关 </w:t>
      </w:r>
      <w:r>
        <w:rPr>
          <w:lang w:val="zh-Hans"/>
        </w:rPr>
        <w:t xml:space="preserve">Vivado® </w:t>
      </w:r>
      <w:r>
        <w:rPr>
          <w:lang w:val="zh-Hans"/>
        </w:rPr>
        <w:t>设计套件中提供的示例设计的信息。</w:t>
      </w:r>
    </w:p>
    <w:p>
      <w:pPr>
        <w:pStyle w:val="Normal"/>
        <w:spacing w:lineRule="auto" w:line="235" w:before="0" w:after="134"/>
        <w:ind w:left="755" w:right="0" w:hanging="10"/>
        <w:jc w:val="left"/>
        <w:rPr/>
      </w:pPr>
      <w:r>
        <w:rPr>
          <w:lang w:val="zh-Hans"/>
        </w:rPr>
        <w:t xml:space="preserve">顶部模块实例化内核和示例设计的所有组件，这些组件需要在硬件中实现设计，如图 </w:t>
      </w:r>
      <w:r>
        <w:rPr>
          <w:color w:val="0000FF"/>
          <w:lang w:val="zh-Hans"/>
        </w:rPr>
        <w:t>5-1</w:t>
      </w:r>
      <w:r>
        <w:rPr>
          <w:lang w:val="zh-Hans"/>
        </w:rPr>
        <w:t xml:space="preserve"> </w:t>
      </w:r>
      <w:r>
        <w:rPr>
          <w:lang w:val="zh-Hans"/>
        </w:rPr>
        <w:t>所示。这包括混合模式时钟管理器 （</w:t>
      </w:r>
      <w:r>
        <w:rPr>
          <w:lang w:val="zh-Hans"/>
        </w:rPr>
        <w:t>MMCME2</w:t>
      </w:r>
      <w:r>
        <w:rPr>
          <w:lang w:val="zh-Hans"/>
        </w:rPr>
        <w:t>）、寄存器配置、数据生成器和数据检查器模块。</w:t>
      </w:r>
    </w:p>
    <w:p>
      <w:pPr>
        <w:pStyle w:val="Normal"/>
        <w:spacing w:lineRule="auto" w:line="264" w:before="0" w:after="4"/>
        <w:ind w:left="770"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5-1</w:t>
      </w:r>
    </w:p>
    <w:p>
      <w:pPr>
        <w:pStyle w:val="Normal"/>
        <w:spacing w:lineRule="auto" w:line="259" w:before="0" w:after="174"/>
        <w:ind w:left="959" w:right="0" w:hanging="0"/>
        <w:jc w:val="left"/>
        <w:rPr/>
      </w:pPr>
      <w:r>
        <w:rPr/>
        <mc:AlternateContent>
          <mc:Choice Requires="wpg">
            <w:drawing>
              <wp:inline distT="0" distB="0" distL="0" distR="0" wp14:anchorId="3B9E7FF9">
                <wp:extent cx="5690235" cy="4183380"/>
                <wp:effectExtent l="0" t="0" r="0" b="0"/>
                <wp:docPr id="136" name="形状98"/>
                <a:graphic xmlns:a="http://schemas.openxmlformats.org/drawingml/2006/main">
                  <a:graphicData uri="http://schemas.microsoft.com/office/word/2010/wordprocessingGroup">
                    <wpg:wgp>
                      <wpg:cNvGrpSpPr/>
                      <wpg:grpSpPr>
                        <a:xfrm>
                          <a:off x="0" y="0"/>
                          <a:ext cx="5689440" cy="4182840"/>
                        </a:xfrm>
                      </wpg:grpSpPr>
                      <wps:wsp>
                        <wps:cNvSpPr/>
                        <wps:spPr>
                          <a:xfrm>
                            <a:off x="367560" y="1039320"/>
                            <a:ext cx="1079640" cy="726480"/>
                          </a:xfrm>
                          <a:custGeom>
                            <a:avLst/>
                            <a:gdLst/>
                            <a:ahLst/>
                            <a:rect l="l" t="t" r="r" b="b"/>
                            <a:pathLst>
                              <a:path w="1092924" h="730009">
                                <a:moveTo>
                                  <a:pt x="0" y="0"/>
                                </a:moveTo>
                                <a:lnTo>
                                  <a:pt x="1092924" y="0"/>
                                </a:lnTo>
                                <a:lnTo>
                                  <a:pt x="1092924" y="730009"/>
                                </a:lnTo>
                                <a:lnTo>
                                  <a:pt x="0" y="730009"/>
                                </a:lnTo>
                                <a:lnTo>
                                  <a:pt x="0" y="0"/>
                                </a:lnTo>
                              </a:path>
                            </a:pathLst>
                          </a:custGeom>
                          <a:solidFill>
                            <a:srgbClr val="d8d8d8"/>
                          </a:solidFill>
                          <a:ln>
                            <a:noFill/>
                          </a:ln>
                        </wps:spPr>
                        <wps:style>
                          <a:lnRef idx="0"/>
                          <a:fillRef idx="0"/>
                          <a:effectRef idx="0"/>
                          <a:fontRef idx="minor"/>
                        </wps:style>
                        <wps:bodyPr/>
                      </wps:wsp>
                      <wps:wsp>
                        <wps:cNvSpPr/>
                        <wps:spPr>
                          <a:xfrm>
                            <a:off x="367560" y="1039320"/>
                            <a:ext cx="1079640" cy="726480"/>
                          </a:xfrm>
                          <a:custGeom>
                            <a:avLst/>
                            <a:gdLst/>
                            <a:ahLst/>
                            <a:rect l="l" t="t" r="r" b="b"/>
                            <a:pathLst>
                              <a:path w="1092926" h="729967">
                                <a:moveTo>
                                  <a:pt x="0" y="0"/>
                                </a:moveTo>
                                <a:lnTo>
                                  <a:pt x="1092926" y="0"/>
                                </a:lnTo>
                                <a:lnTo>
                                  <a:pt x="1092926" y="729967"/>
                                </a:lnTo>
                                <a:lnTo>
                                  <a:pt x="0" y="729967"/>
                                </a:lnTo>
                                <a:close/>
                              </a:path>
                            </a:pathLst>
                          </a:custGeom>
                          <a:noFill/>
                          <a:ln cap="rnd" w="12240">
                            <a:solidFill>
                              <a:srgbClr val="ffffff"/>
                            </a:solidFill>
                            <a:round/>
                          </a:ln>
                        </wps:spPr>
                        <wps:style>
                          <a:lnRef idx="1"/>
                          <a:fillRef idx="0"/>
                          <a:effectRef idx="0"/>
                          <a:fontRef idx="minor"/>
                        </wps:style>
                        <wps:bodyPr/>
                      </wps:wsp>
                      <wps:wsp>
                        <wps:cNvSpPr/>
                        <wps:spPr>
                          <a:xfrm>
                            <a:off x="451440" y="1365120"/>
                            <a:ext cx="121212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读取数据生成器</w:t>
                              </w:r>
                            </w:p>
                          </w:txbxContent>
                        </wps:txbx>
                        <wps:bodyPr lIns="0" rIns="0" tIns="0" bIns="0">
                          <a:noAutofit/>
                        </wps:bodyPr>
                      </wps:wsp>
                      <wps:wsp>
                        <wps:cNvSpPr/>
                        <wps:spPr>
                          <a:xfrm>
                            <a:off x="2260080" y="1039320"/>
                            <a:ext cx="1077120" cy="1862280"/>
                          </a:xfrm>
                          <a:custGeom>
                            <a:avLst/>
                            <a:gdLst/>
                            <a:ahLst/>
                            <a:rect l="l" t="t" r="r" b="b"/>
                            <a:pathLst>
                              <a:path w="1092924" h="1870634">
                                <a:moveTo>
                                  <a:pt x="0" y="0"/>
                                </a:moveTo>
                                <a:lnTo>
                                  <a:pt x="1092924" y="0"/>
                                </a:lnTo>
                                <a:lnTo>
                                  <a:pt x="1092924" y="1870634"/>
                                </a:lnTo>
                                <a:lnTo>
                                  <a:pt x="0" y="1870634"/>
                                </a:lnTo>
                                <a:lnTo>
                                  <a:pt x="0" y="0"/>
                                </a:lnTo>
                              </a:path>
                            </a:pathLst>
                          </a:custGeom>
                          <a:solidFill>
                            <a:srgbClr val="d8d8d8"/>
                          </a:solidFill>
                          <a:ln>
                            <a:noFill/>
                          </a:ln>
                        </wps:spPr>
                        <wps:style>
                          <a:lnRef idx="0"/>
                          <a:fillRef idx="0"/>
                          <a:effectRef idx="0"/>
                          <a:fontRef idx="minor"/>
                        </wps:style>
                        <wps:bodyPr/>
                      </wps:wsp>
                      <wps:wsp>
                        <wps:cNvSpPr/>
                        <wps:spPr>
                          <a:xfrm>
                            <a:off x="2260080" y="1039320"/>
                            <a:ext cx="1077120" cy="1862280"/>
                          </a:xfrm>
                          <a:custGeom>
                            <a:avLst/>
                            <a:gdLst/>
                            <a:ahLst/>
                            <a:rect l="l" t="t" r="r" b="b"/>
                            <a:pathLst>
                              <a:path w="1092926" h="1870538">
                                <a:moveTo>
                                  <a:pt x="0" y="0"/>
                                </a:moveTo>
                                <a:lnTo>
                                  <a:pt x="1092926" y="0"/>
                                </a:lnTo>
                                <a:lnTo>
                                  <a:pt x="1092926" y="1870538"/>
                                </a:lnTo>
                                <a:lnTo>
                                  <a:pt x="0" y="1870538"/>
                                </a:lnTo>
                                <a:close/>
                              </a:path>
                            </a:pathLst>
                          </a:custGeom>
                          <a:noFill/>
                          <a:ln cap="rnd" w="12240">
                            <a:solidFill>
                              <a:srgbClr val="ffffff"/>
                            </a:solidFill>
                            <a:round/>
                          </a:ln>
                        </wps:spPr>
                        <wps:style>
                          <a:lnRef idx="1"/>
                          <a:fillRef idx="0"/>
                          <a:effectRef idx="0"/>
                          <a:fontRef idx="minor"/>
                        </wps:style>
                        <wps:bodyPr/>
                      </wps:wsp>
                      <wps:wsp>
                        <wps:cNvSpPr/>
                        <wps:spPr>
                          <a:xfrm>
                            <a:off x="2701800" y="1932840"/>
                            <a:ext cx="25704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被测器</w:t>
                              </w:r>
                            </w:p>
                          </w:txbxContent>
                        </wps:txbx>
                        <wps:bodyPr lIns="0" rIns="0" tIns="0" bIns="0">
                          <a:noAutofit/>
                        </wps:bodyPr>
                      </wps:wsp>
                      <wps:wsp>
                        <wps:cNvSpPr/>
                        <wps:spPr>
                          <a:xfrm>
                            <a:off x="719280" y="3202920"/>
                            <a:ext cx="899280" cy="723960"/>
                          </a:xfrm>
                          <a:custGeom>
                            <a:avLst/>
                            <a:gdLst/>
                            <a:ahLst/>
                            <a:rect l="l" t="t" r="r" b="b"/>
                            <a:pathLst>
                              <a:path w="910780" h="730008">
                                <a:moveTo>
                                  <a:pt x="0" y="0"/>
                                </a:moveTo>
                                <a:lnTo>
                                  <a:pt x="910780" y="0"/>
                                </a:lnTo>
                                <a:lnTo>
                                  <a:pt x="910780" y="730008"/>
                                </a:lnTo>
                                <a:lnTo>
                                  <a:pt x="0" y="730008"/>
                                </a:lnTo>
                                <a:lnTo>
                                  <a:pt x="0" y="0"/>
                                </a:lnTo>
                              </a:path>
                            </a:pathLst>
                          </a:custGeom>
                          <a:solidFill>
                            <a:srgbClr val="d8d8d8"/>
                          </a:solidFill>
                          <a:ln>
                            <a:noFill/>
                          </a:ln>
                        </wps:spPr>
                        <wps:style>
                          <a:lnRef idx="0"/>
                          <a:fillRef idx="0"/>
                          <a:effectRef idx="0"/>
                          <a:fontRef idx="minor"/>
                        </wps:style>
                        <wps:bodyPr/>
                      </wps:wsp>
                      <wps:wsp>
                        <wps:cNvSpPr/>
                        <wps:spPr>
                          <a:xfrm>
                            <a:off x="719280" y="3202920"/>
                            <a:ext cx="899280" cy="723960"/>
                          </a:xfrm>
                          <a:custGeom>
                            <a:avLst/>
                            <a:gdLst/>
                            <a:ahLst/>
                            <a:rect l="l" t="t" r="r" b="b"/>
                            <a:pathLst>
                              <a:path w="910778" h="729966">
                                <a:moveTo>
                                  <a:pt x="0" y="0"/>
                                </a:moveTo>
                                <a:lnTo>
                                  <a:pt x="910778" y="0"/>
                                </a:lnTo>
                                <a:lnTo>
                                  <a:pt x="910778" y="729966"/>
                                </a:lnTo>
                                <a:lnTo>
                                  <a:pt x="0" y="729966"/>
                                </a:lnTo>
                                <a:close/>
                              </a:path>
                            </a:pathLst>
                          </a:custGeom>
                          <a:noFill/>
                          <a:ln cap="rnd" w="12240">
                            <a:solidFill>
                              <a:srgbClr val="ffffff"/>
                            </a:solidFill>
                            <a:round/>
                          </a:ln>
                        </wps:spPr>
                        <wps:style>
                          <a:lnRef idx="1"/>
                          <a:fillRef idx="0"/>
                          <a:effectRef idx="0"/>
                          <a:fontRef idx="minor"/>
                        </wps:style>
                        <wps:bodyPr/>
                      </wps:wsp>
                      <wps:wsp>
                        <wps:cNvSpPr/>
                        <wps:spPr>
                          <a:xfrm>
                            <a:off x="822240" y="3525480"/>
                            <a:ext cx="923400" cy="115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时钟发生器</w:t>
                              </w:r>
                            </w:p>
                          </w:txbxContent>
                        </wps:txbx>
                        <wps:bodyPr lIns="0" rIns="0" tIns="0" bIns="0">
                          <a:noAutofit/>
                        </wps:bodyPr>
                      </wps:wsp>
                      <wps:wsp>
                        <wps:cNvSpPr/>
                        <wps:spPr>
                          <a:xfrm>
                            <a:off x="2252520" y="3202920"/>
                            <a:ext cx="1077120" cy="723960"/>
                          </a:xfrm>
                          <a:custGeom>
                            <a:avLst/>
                            <a:gdLst/>
                            <a:ahLst/>
                            <a:rect l="l" t="t" r="r" b="b"/>
                            <a:pathLst>
                              <a:path w="1092924" h="730008">
                                <a:moveTo>
                                  <a:pt x="0" y="0"/>
                                </a:moveTo>
                                <a:lnTo>
                                  <a:pt x="1092924" y="0"/>
                                </a:lnTo>
                                <a:lnTo>
                                  <a:pt x="1092924" y="730008"/>
                                </a:lnTo>
                                <a:lnTo>
                                  <a:pt x="0" y="730008"/>
                                </a:lnTo>
                                <a:lnTo>
                                  <a:pt x="0" y="0"/>
                                </a:lnTo>
                              </a:path>
                            </a:pathLst>
                          </a:custGeom>
                          <a:solidFill>
                            <a:srgbClr val="d8d8d8"/>
                          </a:solidFill>
                          <a:ln>
                            <a:noFill/>
                          </a:ln>
                        </wps:spPr>
                        <wps:style>
                          <a:lnRef idx="0"/>
                          <a:fillRef idx="0"/>
                          <a:effectRef idx="0"/>
                          <a:fontRef idx="minor"/>
                        </wps:style>
                        <wps:bodyPr/>
                      </wps:wsp>
                      <wps:wsp>
                        <wps:cNvSpPr/>
                        <wps:spPr>
                          <a:xfrm>
                            <a:off x="2252520" y="3202920"/>
                            <a:ext cx="1077120" cy="723960"/>
                          </a:xfrm>
                          <a:custGeom>
                            <a:avLst/>
                            <a:gdLst/>
                            <a:ahLst/>
                            <a:rect l="l" t="t" r="r" b="b"/>
                            <a:pathLst>
                              <a:path w="1092926" h="729966">
                                <a:moveTo>
                                  <a:pt x="0" y="0"/>
                                </a:moveTo>
                                <a:lnTo>
                                  <a:pt x="1092926" y="0"/>
                                </a:lnTo>
                                <a:lnTo>
                                  <a:pt x="1092926" y="729966"/>
                                </a:lnTo>
                                <a:lnTo>
                                  <a:pt x="0" y="729966"/>
                                </a:lnTo>
                                <a:close/>
                              </a:path>
                            </a:pathLst>
                          </a:custGeom>
                          <a:noFill/>
                          <a:ln cap="rnd" w="12240">
                            <a:solidFill>
                              <a:srgbClr val="ffffff"/>
                            </a:solidFill>
                            <a:round/>
                          </a:ln>
                        </wps:spPr>
                        <wps:style>
                          <a:lnRef idx="1"/>
                          <a:fillRef idx="0"/>
                          <a:effectRef idx="0"/>
                          <a:fontRef idx="minor"/>
                        </wps:style>
                        <wps:bodyPr/>
                      </wps:wsp>
                      <wps:wsp>
                        <wps:cNvSpPr/>
                        <wps:spPr>
                          <a:xfrm>
                            <a:off x="2328480" y="3525480"/>
                            <a:ext cx="1230120" cy="115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寄存器配置</w:t>
                              </w:r>
                            </w:p>
                          </w:txbxContent>
                        </wps:txbx>
                        <wps:bodyPr lIns="0" rIns="0" tIns="0" bIns="0">
                          <a:noAutofit/>
                        </wps:bodyPr>
                      </wps:wsp>
                      <wps:wsp>
                        <wps:cNvSpPr/>
                        <wps:spPr>
                          <a:xfrm>
                            <a:off x="97200" y="0"/>
                            <a:ext cx="5039280" cy="4070880"/>
                          </a:xfrm>
                          <a:custGeom>
                            <a:avLst/>
                            <a:gdLst/>
                            <a:ahLst/>
                            <a:rect l="l" t="t" r="r" b="b"/>
                            <a:pathLst>
                              <a:path w="5098076" h="4086310">
                                <a:moveTo>
                                  <a:pt x="5098076" y="0"/>
                                </a:moveTo>
                                <a:lnTo>
                                  <a:pt x="5098076" y="4086310"/>
                                </a:lnTo>
                                <a:lnTo>
                                  <a:pt x="0" y="4086310"/>
                                </a:lnTo>
                                <a:lnTo>
                                  <a:pt x="0" y="0"/>
                                </a:lnTo>
                              </a:path>
                            </a:pathLst>
                          </a:custGeom>
                          <a:noFill/>
                          <a:ln cap="rnd" w="3240">
                            <a:solidFill>
                              <a:srgbClr val="ffffff"/>
                            </a:solidFill>
                            <a:round/>
                          </a:ln>
                        </wps:spPr>
                        <wps:style>
                          <a:lnRef idx="1"/>
                          <a:fillRef idx="0"/>
                          <a:effectRef idx="0"/>
                          <a:fontRef idx="minor"/>
                        </wps:style>
                        <wps:bodyPr/>
                      </wps:wsp>
                      <wps:wsp>
                        <wps:cNvSpPr/>
                        <wps:spPr>
                          <a:xfrm>
                            <a:off x="1450440" y="1314360"/>
                            <a:ext cx="807120" cy="178560"/>
                          </a:xfrm>
                          <a:custGeom>
                            <a:avLst/>
                            <a:gdLst/>
                            <a:ahLst/>
                            <a:rect l="l" t="t" r="r" b="b"/>
                            <a:pathLst>
                              <a:path w="820357" h="182550">
                                <a:moveTo>
                                  <a:pt x="45491" y="0"/>
                                </a:moveTo>
                                <a:lnTo>
                                  <a:pt x="45491" y="45580"/>
                                </a:lnTo>
                                <a:lnTo>
                                  <a:pt x="774738" y="45580"/>
                                </a:lnTo>
                                <a:lnTo>
                                  <a:pt x="774738" y="0"/>
                                </a:lnTo>
                                <a:lnTo>
                                  <a:pt x="820357" y="91275"/>
                                </a:lnTo>
                                <a:lnTo>
                                  <a:pt x="774738" y="182550"/>
                                </a:lnTo>
                                <a:lnTo>
                                  <a:pt x="774738" y="136855"/>
                                </a:lnTo>
                                <a:lnTo>
                                  <a:pt x="45491" y="136855"/>
                                </a:lnTo>
                                <a:lnTo>
                                  <a:pt x="45491" y="182550"/>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1450440" y="1314360"/>
                            <a:ext cx="807120" cy="178560"/>
                          </a:xfrm>
                          <a:custGeom>
                            <a:avLst/>
                            <a:gdLst/>
                            <a:ahLst/>
                            <a:rect l="l" t="t" r="r" b="b"/>
                            <a:pathLst>
                              <a:path w="820351" h="182523">
                                <a:moveTo>
                                  <a:pt x="45486" y="45570"/>
                                </a:moveTo>
                                <a:lnTo>
                                  <a:pt x="45486" y="0"/>
                                </a:lnTo>
                                <a:lnTo>
                                  <a:pt x="0" y="91268"/>
                                </a:lnTo>
                                <a:lnTo>
                                  <a:pt x="45486" y="182523"/>
                                </a:lnTo>
                                <a:lnTo>
                                  <a:pt x="45486" y="136839"/>
                                </a:lnTo>
                                <a:lnTo>
                                  <a:pt x="774738" y="136839"/>
                                </a:lnTo>
                                <a:lnTo>
                                  <a:pt x="774738" y="182523"/>
                                </a:lnTo>
                                <a:lnTo>
                                  <a:pt x="820351" y="91268"/>
                                </a:lnTo>
                                <a:lnTo>
                                  <a:pt x="774738" y="0"/>
                                </a:lnTo>
                                <a:lnTo>
                                  <a:pt x="774738" y="45570"/>
                                </a:lnTo>
                                <a:lnTo>
                                  <a:pt x="45486" y="45570"/>
                                </a:lnTo>
                                <a:close/>
                              </a:path>
                            </a:pathLst>
                          </a:custGeom>
                          <a:noFill/>
                          <a:ln cap="rnd" w="12240">
                            <a:solidFill>
                              <a:srgbClr val="ffffff"/>
                            </a:solidFill>
                            <a:round/>
                          </a:ln>
                        </wps:spPr>
                        <wps:style>
                          <a:lnRef idx="1"/>
                          <a:fillRef idx="0"/>
                          <a:effectRef idx="0"/>
                          <a:fontRef idx="minor"/>
                        </wps:style>
                        <wps:bodyPr/>
                      </wps:wsp>
                      <wps:wsp>
                        <wps:cNvSpPr/>
                        <wps:spPr>
                          <a:xfrm>
                            <a:off x="279360" y="55800"/>
                            <a:ext cx="165924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Componetname&gt;_exdes.vhd</w:t>
                              </w:r>
                            </w:p>
                          </w:txbxContent>
                        </wps:txbx>
                        <wps:bodyPr lIns="0" rIns="0" tIns="0" bIns="0">
                          <a:noAutofit/>
                        </wps:bodyPr>
                      </wps:wsp>
                      <wps:wsp>
                        <wps:cNvSpPr/>
                        <wps:spPr>
                          <a:xfrm>
                            <a:off x="223560" y="55800"/>
                            <a:ext cx="7056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&lt;</w:t>
                              </w:r>
                            </w:p>
                          </w:txbxContent>
                        </wps:txbx>
                        <wps:bodyPr lIns="0" rIns="0" tIns="0" bIns="0">
                          <a:noAutofit/>
                        </wps:bodyPr>
                      </wps:wsp>
                      <wps:wsp>
                        <wps:cNvSpPr/>
                        <wps:spPr>
                          <a:xfrm>
                            <a:off x="928440" y="171360"/>
                            <a:ext cx="3924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w:t>
                              </w:r>
                            </w:p>
                          </w:txbxContent>
                        </wps:txbx>
                        <wps:bodyPr lIns="0" rIns="0" tIns="0" bIns="0">
                          <a:noAutofit/>
                        </wps:bodyPr>
                      </wps:wsp>
                      <wps:wsp>
                        <wps:cNvSpPr/>
                        <wps:spPr>
                          <a:xfrm>
                            <a:off x="796320" y="171360"/>
                            <a:ext cx="17352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返回页首</w:t>
                              </w:r>
                            </w:p>
                          </w:txbxContent>
                        </wps:txbx>
                        <wps:bodyPr lIns="0" rIns="0" tIns="0" bIns="0">
                          <a:noAutofit/>
                        </wps:bodyPr>
                      </wps:wsp>
                      <wps:wsp>
                        <wps:cNvSpPr/>
                        <wps:spPr>
                          <a:xfrm>
                            <a:off x="763920" y="171360"/>
                            <a:ext cx="3924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w:t>
                              </w:r>
                            </w:p>
                          </w:txbxContent>
                        </wps:txbx>
                        <wps:bodyPr lIns="0" rIns="0" tIns="0" bIns="0">
                          <a:noAutofit/>
                        </wps:bodyPr>
                      </wps:wsp>
                      <wps:wsp>
                        <wps:cNvSpPr/>
                        <wps:spPr>
                          <a:xfrm>
                            <a:off x="0" y="3475440"/>
                            <a:ext cx="634320" cy="720"/>
                          </a:xfrm>
                          <a:custGeom>
                            <a:avLst/>
                            <a:gdLst/>
                            <a:ahLst/>
                            <a:rect l="l" t="t" r="r" b="b"/>
                            <a:pathLst>
                              <a:path w="645397" h="0">
                                <a:moveTo>
                                  <a:pt x="0" y="0"/>
                                </a:moveTo>
                                <a:lnTo>
                                  <a:pt x="645397" y="0"/>
                                </a:lnTo>
                              </a:path>
                            </a:pathLst>
                          </a:custGeom>
                          <a:noFill/>
                          <a:ln cap="rnd">
                            <a:solidFill>
                              <a:srgbClr val="ffffff"/>
                            </a:solidFill>
                            <a:round/>
                          </a:ln>
                        </wps:spPr>
                        <wps:style>
                          <a:lnRef idx="1"/>
                          <a:fillRef idx="0"/>
                          <a:effectRef idx="0"/>
                          <a:fontRef idx="minor"/>
                        </wps:style>
                        <wps:bodyPr/>
                      </wps:wsp>
                      <wps:wsp>
                        <wps:cNvSpPr/>
                        <wps:spPr>
                          <a:xfrm>
                            <a:off x="637560" y="3447360"/>
                            <a:ext cx="78840" cy="52560"/>
                          </a:xfrm>
                          <a:custGeom>
                            <a:avLst/>
                            <a:gdLst/>
                            <a:ahLst/>
                            <a:rect l="l" t="t" r="r" b="b"/>
                            <a:pathLst>
                              <a:path w="83248" h="55614">
                                <a:moveTo>
                                  <a:pt x="0" y="0"/>
                                </a:moveTo>
                                <a:lnTo>
                                  <a:pt x="83248" y="27801"/>
                                </a:lnTo>
                                <a:lnTo>
                                  <a:pt x="0" y="55614"/>
                                </a:lnTo>
                                <a:lnTo>
                                  <a:pt x="0" y="0"/>
                                </a:lnTo>
                                <a:close/>
                              </a:path>
                            </a:pathLst>
                          </a:custGeom>
                          <a:solidFill>
                            <a:srgbClr val="000000"/>
                          </a:solidFill>
                          <a:ln>
                            <a:noFill/>
                          </a:ln>
                        </wps:spPr>
                        <wps:style>
                          <a:lnRef idx="0"/>
                          <a:fillRef idx="0"/>
                          <a:effectRef idx="0"/>
                          <a:fontRef idx="minor"/>
                        </wps:style>
                        <wps:bodyPr/>
                      </wps:wsp>
                      <wps:wsp>
                        <wps:cNvSpPr/>
                        <wps:spPr>
                          <a:xfrm>
                            <a:off x="0" y="3747600"/>
                            <a:ext cx="634320" cy="720"/>
                          </a:xfrm>
                          <a:custGeom>
                            <a:avLst/>
                            <a:gdLst/>
                            <a:ahLst/>
                            <a:rect l="l" t="t" r="r" b="b"/>
                            <a:pathLst>
                              <a:path w="645397" h="0">
                                <a:moveTo>
                                  <a:pt x="0" y="0"/>
                                </a:moveTo>
                                <a:lnTo>
                                  <a:pt x="645397" y="0"/>
                                </a:lnTo>
                              </a:path>
                            </a:pathLst>
                          </a:custGeom>
                          <a:noFill/>
                          <a:ln cap="rnd">
                            <a:solidFill>
                              <a:srgbClr val="ffffff"/>
                            </a:solidFill>
                            <a:round/>
                          </a:ln>
                        </wps:spPr>
                        <wps:style>
                          <a:lnRef idx="1"/>
                          <a:fillRef idx="0"/>
                          <a:effectRef idx="0"/>
                          <a:fontRef idx="minor"/>
                        </wps:style>
                        <wps:bodyPr/>
                      </wps:wsp>
                      <wps:wsp>
                        <wps:cNvSpPr/>
                        <wps:spPr>
                          <a:xfrm>
                            <a:off x="637560" y="3719880"/>
                            <a:ext cx="78840" cy="52560"/>
                          </a:xfrm>
                          <a:custGeom>
                            <a:avLst/>
                            <a:gdLst/>
                            <a:ahLst/>
                            <a:rect l="l" t="t" r="r" b="b"/>
                            <a:pathLst>
                              <a:path w="83248" h="55614">
                                <a:moveTo>
                                  <a:pt x="0" y="0"/>
                                </a:moveTo>
                                <a:lnTo>
                                  <a:pt x="83248" y="27801"/>
                                </a:lnTo>
                                <a:lnTo>
                                  <a:pt x="0" y="55614"/>
                                </a:lnTo>
                                <a:lnTo>
                                  <a:pt x="0" y="0"/>
                                </a:lnTo>
                                <a:close/>
                              </a:path>
                            </a:pathLst>
                          </a:custGeom>
                          <a:solidFill>
                            <a:srgbClr val="000000"/>
                          </a:solidFill>
                          <a:ln>
                            <a:noFill/>
                          </a:ln>
                        </wps:spPr>
                        <wps:style>
                          <a:lnRef idx="0"/>
                          <a:fillRef idx="0"/>
                          <a:effectRef idx="0"/>
                          <a:fontRef idx="minor"/>
                        </wps:style>
                        <wps:bodyPr/>
                      </wps:wsp>
                      <wps:wsp>
                        <wps:cNvSpPr/>
                        <wps:spPr>
                          <a:xfrm>
                            <a:off x="1669320" y="1252080"/>
                            <a:ext cx="49032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 RD</w:t>
                              </w:r>
                            </w:p>
                          </w:txbxContent>
                        </wps:txbx>
                        <wps:bodyPr lIns="0" rIns="0" tIns="0" bIns="0">
                          <a:noAutofit/>
                        </wps:bodyPr>
                      </wps:wsp>
                      <wps:wsp>
                        <wps:cNvSpPr/>
                        <wps:spPr>
                          <a:xfrm>
                            <a:off x="232920" y="3344400"/>
                            <a:ext cx="45468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clock_in</w:t>
                              </w:r>
                            </w:p>
                          </w:txbxContent>
                        </wps:txbx>
                        <wps:bodyPr lIns="0" rIns="0" tIns="0" bIns="0">
                          <a:noAutofit/>
                        </wps:bodyPr>
                      </wps:wsp>
                      <wps:wsp>
                        <wps:cNvSpPr/>
                        <wps:spPr>
                          <a:xfrm>
                            <a:off x="315720" y="3772080"/>
                            <a:ext cx="27864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重置</w:t>
                              </w:r>
                            </w:p>
                          </w:txbxContent>
                        </wps:txbx>
                        <wps:bodyPr lIns="0" rIns="0" tIns="0" bIns="0">
                          <a:noAutofit/>
                        </wps:bodyPr>
                      </wps:wsp>
                      <wps:wsp>
                        <wps:cNvSpPr/>
                        <wps:spPr>
                          <a:xfrm>
                            <a:off x="1622520" y="3694320"/>
                            <a:ext cx="544680" cy="720"/>
                          </a:xfrm>
                          <a:custGeom>
                            <a:avLst/>
                            <a:gdLst/>
                            <a:ahLst/>
                            <a:rect l="l" t="t" r="r" b="b"/>
                            <a:pathLst>
                              <a:path w="554298" h="0">
                                <a:moveTo>
                                  <a:pt x="0" y="0"/>
                                </a:moveTo>
                                <a:lnTo>
                                  <a:pt x="554298" y="0"/>
                                </a:lnTo>
                              </a:path>
                            </a:pathLst>
                          </a:custGeom>
                          <a:noFill/>
                          <a:ln cap="rnd">
                            <a:solidFill>
                              <a:srgbClr val="ffffff"/>
                            </a:solidFill>
                            <a:round/>
                          </a:ln>
                        </wps:spPr>
                        <wps:style>
                          <a:lnRef idx="1"/>
                          <a:fillRef idx="0"/>
                          <a:effectRef idx="0"/>
                          <a:fontRef idx="minor"/>
                        </wps:style>
                        <wps:bodyPr/>
                      </wps:wsp>
                      <wps:wsp>
                        <wps:cNvSpPr/>
                        <wps:spPr>
                          <a:xfrm>
                            <a:off x="2170440" y="3666600"/>
                            <a:ext cx="78840" cy="52560"/>
                          </a:xfrm>
                          <a:custGeom>
                            <a:avLst/>
                            <a:gdLst/>
                            <a:ahLst/>
                            <a:rect l="l" t="t" r="r" b="b"/>
                            <a:pathLst>
                              <a:path w="83248" h="55626">
                                <a:moveTo>
                                  <a:pt x="0" y="0"/>
                                </a:moveTo>
                                <a:lnTo>
                                  <a:pt x="83248" y="27801"/>
                                </a:lnTo>
                                <a:lnTo>
                                  <a:pt x="0" y="55626"/>
                                </a:lnTo>
                                <a:lnTo>
                                  <a:pt x="0" y="0"/>
                                </a:lnTo>
                                <a:close/>
                              </a:path>
                            </a:pathLst>
                          </a:custGeom>
                          <a:solidFill>
                            <a:srgbClr val="000000"/>
                          </a:solidFill>
                          <a:ln>
                            <a:noFill/>
                          </a:ln>
                        </wps:spPr>
                        <wps:style>
                          <a:lnRef idx="0"/>
                          <a:fillRef idx="0"/>
                          <a:effectRef idx="0"/>
                          <a:fontRef idx="minor"/>
                        </wps:style>
                        <wps:bodyPr/>
                      </wps:wsp>
                      <wps:wsp>
                        <wps:cNvSpPr/>
                        <wps:spPr>
                          <a:xfrm>
                            <a:off x="367560" y="2040840"/>
                            <a:ext cx="1079640" cy="723960"/>
                          </a:xfrm>
                          <a:custGeom>
                            <a:avLst/>
                            <a:gdLst/>
                            <a:ahLst/>
                            <a:rect l="l" t="t" r="r" b="b"/>
                            <a:pathLst>
                              <a:path w="1092924" h="730008">
                                <a:moveTo>
                                  <a:pt x="0" y="0"/>
                                </a:moveTo>
                                <a:lnTo>
                                  <a:pt x="1092924" y="0"/>
                                </a:lnTo>
                                <a:lnTo>
                                  <a:pt x="1092924" y="730008"/>
                                </a:lnTo>
                                <a:lnTo>
                                  <a:pt x="0" y="730008"/>
                                </a:lnTo>
                                <a:lnTo>
                                  <a:pt x="0" y="0"/>
                                </a:lnTo>
                              </a:path>
                            </a:pathLst>
                          </a:custGeom>
                          <a:solidFill>
                            <a:srgbClr val="d8d8d8"/>
                          </a:solidFill>
                          <a:ln>
                            <a:noFill/>
                          </a:ln>
                        </wps:spPr>
                        <wps:style>
                          <a:lnRef idx="0"/>
                          <a:fillRef idx="0"/>
                          <a:effectRef idx="0"/>
                          <a:fontRef idx="minor"/>
                        </wps:style>
                        <wps:bodyPr/>
                      </wps:wsp>
                      <wps:wsp>
                        <wps:cNvSpPr/>
                        <wps:spPr>
                          <a:xfrm>
                            <a:off x="367560" y="2041560"/>
                            <a:ext cx="1079640" cy="723960"/>
                          </a:xfrm>
                          <a:custGeom>
                            <a:avLst/>
                            <a:gdLst/>
                            <a:ahLst/>
                            <a:rect l="l" t="t" r="r" b="b"/>
                            <a:pathLst>
                              <a:path w="1092926" h="729979">
                                <a:moveTo>
                                  <a:pt x="0" y="0"/>
                                </a:moveTo>
                                <a:lnTo>
                                  <a:pt x="1092926" y="0"/>
                                </a:lnTo>
                                <a:lnTo>
                                  <a:pt x="1092926" y="729979"/>
                                </a:lnTo>
                                <a:lnTo>
                                  <a:pt x="0" y="729979"/>
                                </a:lnTo>
                                <a:close/>
                              </a:path>
                            </a:pathLst>
                          </a:custGeom>
                          <a:noFill/>
                          <a:ln cap="rnd" w="12240">
                            <a:solidFill>
                              <a:srgbClr val="ffffff"/>
                            </a:solidFill>
                            <a:round/>
                          </a:ln>
                        </wps:spPr>
                        <wps:style>
                          <a:lnRef idx="1"/>
                          <a:fillRef idx="0"/>
                          <a:effectRef idx="0"/>
                          <a:fontRef idx="minor"/>
                        </wps:style>
                        <wps:bodyPr/>
                      </wps:wsp>
                      <wps:wsp>
                        <wps:cNvSpPr/>
                        <wps:spPr>
                          <a:xfrm>
                            <a:off x="491400" y="2364840"/>
                            <a:ext cx="110376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写入数据检查器</w:t>
                              </w:r>
                            </w:p>
                          </w:txbxContent>
                        </wps:txbx>
                        <wps:bodyPr lIns="0" rIns="0" tIns="0" bIns="0">
                          <a:noAutofit/>
                        </wps:bodyPr>
                      </wps:wsp>
                      <wps:wsp>
                        <wps:cNvSpPr/>
                        <wps:spPr>
                          <a:xfrm>
                            <a:off x="1659240" y="2251080"/>
                            <a:ext cx="51804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 WR</w:t>
                              </w:r>
                            </w:p>
                          </w:txbxContent>
                        </wps:txbx>
                        <wps:bodyPr lIns="0" rIns="0" tIns="0" bIns="0">
                          <a:noAutofit/>
                        </wps:bodyPr>
                      </wps:wsp>
                      <wps:wsp>
                        <wps:cNvSpPr/>
                        <wps:spPr>
                          <a:xfrm>
                            <a:off x="2368440" y="3031560"/>
                            <a:ext cx="405720" cy="117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腋石</w:t>
                              </w:r>
                            </w:p>
                          </w:txbxContent>
                        </wps:txbx>
                        <wps:bodyPr lIns="0" rIns="0" tIns="0" bIns="0">
                          <a:noAutofit/>
                        </wps:bodyPr>
                      </wps:wsp>
                      <wps:wsp>
                        <wps:cNvSpPr/>
                        <wps:spPr>
                          <a:xfrm>
                            <a:off x="3939480" y="1028160"/>
                            <a:ext cx="1079640" cy="476280"/>
                          </a:xfrm>
                          <a:custGeom>
                            <a:avLst/>
                            <a:gdLst/>
                            <a:ahLst/>
                            <a:rect l="l" t="t" r="r" b="b"/>
                            <a:pathLst>
                              <a:path w="1092924" h="479057">
                                <a:moveTo>
                                  <a:pt x="0" y="0"/>
                                </a:moveTo>
                                <a:lnTo>
                                  <a:pt x="1092924" y="0"/>
                                </a:lnTo>
                                <a:lnTo>
                                  <a:pt x="1092924" y="479057"/>
                                </a:lnTo>
                                <a:lnTo>
                                  <a:pt x="0" y="479057"/>
                                </a:lnTo>
                                <a:lnTo>
                                  <a:pt x="0" y="0"/>
                                </a:lnTo>
                              </a:path>
                            </a:pathLst>
                          </a:custGeom>
                          <a:solidFill>
                            <a:srgbClr val="d8d8d8"/>
                          </a:solidFill>
                          <a:ln>
                            <a:noFill/>
                          </a:ln>
                        </wps:spPr>
                        <wps:style>
                          <a:lnRef idx="0"/>
                          <a:fillRef idx="0"/>
                          <a:effectRef idx="0"/>
                          <a:fontRef idx="minor"/>
                        </wps:style>
                        <wps:bodyPr/>
                      </wps:wsp>
                      <wps:wsp>
                        <wps:cNvSpPr/>
                        <wps:spPr>
                          <a:xfrm>
                            <a:off x="3939480" y="1028160"/>
                            <a:ext cx="1079640" cy="476280"/>
                          </a:xfrm>
                          <a:custGeom>
                            <a:avLst/>
                            <a:gdLst/>
                            <a:ahLst/>
                            <a:rect l="l" t="t" r="r" b="b"/>
                            <a:pathLst>
                              <a:path w="1092926" h="479030">
                                <a:moveTo>
                                  <a:pt x="0" y="0"/>
                                </a:moveTo>
                                <a:lnTo>
                                  <a:pt x="1092926" y="0"/>
                                </a:lnTo>
                                <a:lnTo>
                                  <a:pt x="1092926" y="479030"/>
                                </a:lnTo>
                                <a:lnTo>
                                  <a:pt x="0" y="479030"/>
                                </a:lnTo>
                                <a:close/>
                              </a:path>
                            </a:pathLst>
                          </a:custGeom>
                          <a:noFill/>
                          <a:ln cap="rnd" w="12240">
                            <a:solidFill>
                              <a:srgbClr val="ffffff"/>
                            </a:solidFill>
                            <a:round/>
                          </a:ln>
                        </wps:spPr>
                        <wps:style>
                          <a:lnRef idx="1"/>
                          <a:fillRef idx="0"/>
                          <a:effectRef idx="0"/>
                          <a:fontRef idx="minor"/>
                        </wps:style>
                        <wps:bodyPr/>
                      </wps:wsp>
                      <wps:wsp>
                        <wps:cNvSpPr/>
                        <wps:spPr>
                          <a:xfrm>
                            <a:off x="4060800" y="1229400"/>
                            <a:ext cx="111312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读取数据检查器</w:t>
                              </w:r>
                            </w:p>
                          </w:txbxContent>
                        </wps:txbx>
                        <wps:bodyPr lIns="0" rIns="0" tIns="0" bIns="0">
                          <a:noAutofit/>
                        </wps:bodyPr>
                      </wps:wsp>
                      <wps:wsp>
                        <wps:cNvSpPr/>
                        <wps:spPr>
                          <a:xfrm>
                            <a:off x="3939480" y="2086560"/>
                            <a:ext cx="1079640" cy="405720"/>
                          </a:xfrm>
                          <a:custGeom>
                            <a:avLst/>
                            <a:gdLst/>
                            <a:ahLst/>
                            <a:rect l="l" t="t" r="r" b="b"/>
                            <a:pathLst>
                              <a:path w="1092924" h="410629">
                                <a:moveTo>
                                  <a:pt x="0" y="0"/>
                                </a:moveTo>
                                <a:lnTo>
                                  <a:pt x="1092924" y="0"/>
                                </a:lnTo>
                                <a:lnTo>
                                  <a:pt x="1092924" y="410629"/>
                                </a:lnTo>
                                <a:lnTo>
                                  <a:pt x="0" y="410629"/>
                                </a:lnTo>
                                <a:lnTo>
                                  <a:pt x="0" y="0"/>
                                </a:lnTo>
                              </a:path>
                            </a:pathLst>
                          </a:custGeom>
                          <a:solidFill>
                            <a:srgbClr val="d8d8d8"/>
                          </a:solidFill>
                          <a:ln>
                            <a:noFill/>
                          </a:ln>
                        </wps:spPr>
                        <wps:style>
                          <a:lnRef idx="0"/>
                          <a:fillRef idx="0"/>
                          <a:effectRef idx="0"/>
                          <a:fontRef idx="minor"/>
                        </wps:style>
                        <wps:bodyPr/>
                      </wps:wsp>
                      <wps:wsp>
                        <wps:cNvSpPr/>
                        <wps:spPr>
                          <a:xfrm>
                            <a:off x="3939480" y="2087280"/>
                            <a:ext cx="1079640" cy="405720"/>
                          </a:xfrm>
                          <a:custGeom>
                            <a:avLst/>
                            <a:gdLst/>
                            <a:ahLst/>
                            <a:rect l="l" t="t" r="r" b="b"/>
                            <a:pathLst>
                              <a:path w="1092926" h="410604">
                                <a:moveTo>
                                  <a:pt x="0" y="0"/>
                                </a:moveTo>
                                <a:lnTo>
                                  <a:pt x="1092926" y="0"/>
                                </a:lnTo>
                                <a:lnTo>
                                  <a:pt x="1092926" y="410604"/>
                                </a:lnTo>
                                <a:lnTo>
                                  <a:pt x="0" y="410604"/>
                                </a:lnTo>
                                <a:close/>
                              </a:path>
                            </a:pathLst>
                          </a:custGeom>
                          <a:noFill/>
                          <a:ln cap="rnd" w="12240">
                            <a:solidFill>
                              <a:srgbClr val="ffffff"/>
                            </a:solidFill>
                            <a:round/>
                          </a:ln>
                        </wps:spPr>
                        <wps:style>
                          <a:lnRef idx="1"/>
                          <a:fillRef idx="0"/>
                          <a:effectRef idx="0"/>
                          <a:fontRef idx="minor"/>
                        </wps:style>
                        <wps:bodyPr/>
                      </wps:wsp>
                      <wps:wsp>
                        <wps:cNvSpPr/>
                        <wps:spPr>
                          <a:xfrm>
                            <a:off x="4026600" y="2251080"/>
                            <a:ext cx="120276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写入数据生成器</w:t>
                              </w:r>
                            </w:p>
                          </w:txbxContent>
                        </wps:txbx>
                        <wps:bodyPr lIns="0" rIns="0" tIns="0" bIns="0">
                          <a:noAutofit/>
                        </wps:bodyPr>
                      </wps:wsp>
                      <wps:wsp>
                        <wps:cNvSpPr/>
                        <wps:spPr>
                          <a:xfrm>
                            <a:off x="3438000" y="1229400"/>
                            <a:ext cx="50436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安讯士研发</w:t>
                              </w:r>
                            </w:p>
                          </w:txbxContent>
                        </wps:txbx>
                        <wps:bodyPr lIns="0" rIns="0" tIns="0" bIns="0">
                          <a:noAutofit/>
                        </wps:bodyPr>
                      </wps:wsp>
                      <wps:wsp>
                        <wps:cNvSpPr/>
                        <wps:spPr>
                          <a:xfrm>
                            <a:off x="3423240" y="2058120"/>
                            <a:ext cx="53280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安讯士 WR</w:t>
                              </w:r>
                            </w:p>
                          </w:txbxContent>
                        </wps:txbx>
                        <wps:bodyPr lIns="0" rIns="0" tIns="0" bIns="0">
                          <a:noAutofit/>
                        </wps:bodyPr>
                      </wps:wsp>
                      <wps:wsp>
                        <wps:cNvSpPr/>
                        <wps:spPr>
                          <a:xfrm>
                            <a:off x="1622520" y="3406680"/>
                            <a:ext cx="109800" cy="720"/>
                          </a:xfrm>
                          <a:custGeom>
                            <a:avLst/>
                            <a:gdLst/>
                            <a:ahLst/>
                            <a:rect l="l" t="t" r="r" b="b"/>
                            <a:pathLst>
                              <a:path w="114027" h="0">
                                <a:moveTo>
                                  <a:pt x="0" y="0"/>
                                </a:moveTo>
                                <a:lnTo>
                                  <a:pt x="114027" y="0"/>
                                </a:lnTo>
                              </a:path>
                            </a:pathLst>
                          </a:custGeom>
                          <a:noFill/>
                          <a:ln cap="rnd">
                            <a:solidFill>
                              <a:srgbClr val="ffffff"/>
                            </a:solidFill>
                            <a:round/>
                          </a:ln>
                        </wps:spPr>
                        <wps:style>
                          <a:lnRef idx="1"/>
                          <a:fillRef idx="0"/>
                          <a:effectRef idx="0"/>
                          <a:fontRef idx="minor"/>
                        </wps:style>
                        <wps:bodyPr/>
                      </wps:wsp>
                      <wps:wsp>
                        <wps:cNvSpPr/>
                        <wps:spPr>
                          <a:xfrm>
                            <a:off x="1734840" y="3378960"/>
                            <a:ext cx="79200" cy="52560"/>
                          </a:xfrm>
                          <a:custGeom>
                            <a:avLst/>
                            <a:gdLst/>
                            <a:ahLst/>
                            <a:rect l="l" t="t" r="r" b="b"/>
                            <a:pathLst>
                              <a:path w="83248" h="55614">
                                <a:moveTo>
                                  <a:pt x="0" y="0"/>
                                </a:moveTo>
                                <a:lnTo>
                                  <a:pt x="83248" y="27801"/>
                                </a:lnTo>
                                <a:lnTo>
                                  <a:pt x="0" y="55614"/>
                                </a:lnTo>
                                <a:lnTo>
                                  <a:pt x="0" y="0"/>
                                </a:lnTo>
                                <a:close/>
                              </a:path>
                            </a:pathLst>
                          </a:custGeom>
                          <a:solidFill>
                            <a:srgbClr val="000000"/>
                          </a:solidFill>
                          <a:ln>
                            <a:noFill/>
                          </a:ln>
                        </wps:spPr>
                        <wps:style>
                          <a:lnRef idx="0"/>
                          <a:fillRef idx="0"/>
                          <a:effectRef idx="0"/>
                          <a:fontRef idx="minor"/>
                        </wps:style>
                        <wps:bodyPr/>
                      </wps:wsp>
                      <wps:wsp>
                        <wps:cNvSpPr/>
                        <wps:spPr>
                          <a:xfrm>
                            <a:off x="1598400" y="2999160"/>
                            <a:ext cx="68076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到示例</w:t>
                              </w:r>
                            </w:p>
                          </w:txbxContent>
                        </wps:txbx>
                        <wps:bodyPr lIns="0" rIns="0" tIns="0" bIns="0">
                          <a:noAutofit/>
                        </wps:bodyPr>
                      </wps:wsp>
                      <wps:wsp>
                        <wps:cNvSpPr/>
                        <wps:spPr>
                          <a:xfrm>
                            <a:off x="1706760" y="3114000"/>
                            <a:ext cx="405720" cy="1173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设计</w:t>
                              </w:r>
                            </w:p>
                          </w:txbxContent>
                        </wps:txbx>
                        <wps:bodyPr lIns="0" rIns="0" tIns="0" bIns="0">
                          <a:noAutofit/>
                        </wps:bodyPr>
                      </wps:wsp>
                      <wps:wsp>
                        <wps:cNvSpPr/>
                        <wps:spPr>
                          <a:xfrm>
                            <a:off x="1666800" y="3232080"/>
                            <a:ext cx="476280" cy="115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模块</w:t>
                              </w:r>
                            </w:p>
                          </w:txbxContent>
                        </wps:txbx>
                        <wps:bodyPr lIns="0" rIns="0" tIns="0" bIns="0">
                          <a:noAutofit/>
                        </wps:bodyPr>
                      </wps:wsp>
                      <wps:wsp>
                        <wps:cNvSpPr/>
                        <wps:spPr>
                          <a:xfrm>
                            <a:off x="445680" y="1547640"/>
                            <a:ext cx="126108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axi4_write_master.vhd</w:t>
                              </w:r>
                            </w:p>
                          </w:txbxContent>
                        </wps:txbx>
                        <wps:bodyPr lIns="0" rIns="0" tIns="0" bIns="0">
                          <a:noAutofit/>
                        </wps:bodyPr>
                      </wps:wsp>
                      <wps:wsp>
                        <wps:cNvSpPr/>
                        <wps:spPr>
                          <a:xfrm>
                            <a:off x="842760" y="3798720"/>
                            <a:ext cx="81036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clock_gen.vhd</w:t>
                              </w:r>
                            </w:p>
                          </w:txbxContent>
                        </wps:txbx>
                        <wps:bodyPr lIns="0" rIns="0" tIns="0" bIns="0">
                          <a:noAutofit/>
                        </wps:bodyPr>
                      </wps:wsp>
                      <wps:wsp>
                        <wps:cNvSpPr/>
                        <wps:spPr>
                          <a:xfrm>
                            <a:off x="4063320" y="1388160"/>
                            <a:ext cx="110628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axis_data_read.vhd</w:t>
                              </w:r>
                            </w:p>
                          </w:txbxContent>
                        </wps:txbx>
                        <wps:bodyPr lIns="0" rIns="0" tIns="0" bIns="0">
                          <a:noAutofit/>
                        </wps:bodyPr>
                      </wps:wsp>
                      <wps:wsp>
                        <wps:cNvSpPr/>
                        <wps:spPr>
                          <a:xfrm>
                            <a:off x="4027680" y="2387520"/>
                            <a:ext cx="125424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axis_write_master.vhd</w:t>
                              </w:r>
                            </w:p>
                          </w:txbxContent>
                        </wps:txbx>
                        <wps:bodyPr lIns="0" rIns="0" tIns="0" bIns="0">
                          <a:noAutofit/>
                        </wps:bodyPr>
                      </wps:wsp>
                      <wps:wsp>
                        <wps:cNvSpPr/>
                        <wps:spPr>
                          <a:xfrm>
                            <a:off x="470520" y="2637000"/>
                            <a:ext cx="1141200" cy="115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axi_s2mm_read.vhd</w:t>
                              </w:r>
                            </w:p>
                          </w:txbxContent>
                        </wps:txbx>
                        <wps:bodyPr lIns="0" rIns="0" tIns="0" bIns="0">
                          <a:noAutofit/>
                        </wps:bodyPr>
                      </wps:wsp>
                      <wps:wsp>
                        <wps:cNvSpPr/>
                        <wps:spPr>
                          <a:xfrm>
                            <a:off x="2260080" y="130680"/>
                            <a:ext cx="1077120" cy="450720"/>
                          </a:xfrm>
                          <a:custGeom>
                            <a:avLst/>
                            <a:gdLst/>
                            <a:ahLst/>
                            <a:rect l="l" t="t" r="r" b="b"/>
                            <a:pathLst>
                              <a:path w="1092924" h="456247">
                                <a:moveTo>
                                  <a:pt x="0" y="0"/>
                                </a:moveTo>
                                <a:lnTo>
                                  <a:pt x="1092924" y="0"/>
                                </a:lnTo>
                                <a:lnTo>
                                  <a:pt x="1092924" y="456247"/>
                                </a:lnTo>
                                <a:lnTo>
                                  <a:pt x="0" y="456247"/>
                                </a:lnTo>
                                <a:lnTo>
                                  <a:pt x="0" y="0"/>
                                </a:lnTo>
                              </a:path>
                            </a:pathLst>
                          </a:custGeom>
                          <a:solidFill>
                            <a:srgbClr val="d8d8d8"/>
                          </a:solidFill>
                          <a:ln>
                            <a:noFill/>
                          </a:ln>
                        </wps:spPr>
                        <wps:style>
                          <a:lnRef idx="0"/>
                          <a:fillRef idx="0"/>
                          <a:effectRef idx="0"/>
                          <a:fontRef idx="minor"/>
                        </wps:style>
                        <wps:bodyPr/>
                      </wps:wsp>
                      <wps:wsp>
                        <wps:cNvSpPr/>
                        <wps:spPr>
                          <a:xfrm>
                            <a:off x="2260080" y="130680"/>
                            <a:ext cx="1077120" cy="450720"/>
                          </a:xfrm>
                          <a:custGeom>
                            <a:avLst/>
                            <a:gdLst/>
                            <a:ahLst/>
                            <a:rect l="l" t="t" r="r" b="b"/>
                            <a:pathLst>
                              <a:path w="1092926" h="456226">
                                <a:moveTo>
                                  <a:pt x="0" y="0"/>
                                </a:moveTo>
                                <a:lnTo>
                                  <a:pt x="1092926" y="0"/>
                                </a:lnTo>
                                <a:lnTo>
                                  <a:pt x="1092926" y="456226"/>
                                </a:lnTo>
                                <a:lnTo>
                                  <a:pt x="0" y="456226"/>
                                </a:lnTo>
                                <a:close/>
                              </a:path>
                            </a:pathLst>
                          </a:custGeom>
                          <a:noFill/>
                          <a:ln cap="rnd" w="12240">
                            <a:solidFill>
                              <a:srgbClr val="ffffff"/>
                            </a:solidFill>
                            <a:round/>
                          </a:ln>
                        </wps:spPr>
                        <wps:style>
                          <a:lnRef idx="1"/>
                          <a:fillRef idx="0"/>
                          <a:effectRef idx="0"/>
                          <a:fontRef idx="minor"/>
                        </wps:style>
                        <wps:bodyPr/>
                      </wps:wsp>
                      <wps:wsp>
                        <wps:cNvSpPr/>
                        <wps:spPr>
                          <a:xfrm>
                            <a:off x="2580120" y="318240"/>
                            <a:ext cx="58176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SG BRAM</w:t>
                              </w:r>
                            </w:p>
                          </w:txbxContent>
                        </wps:txbx>
                        <wps:bodyPr lIns="0" rIns="0" tIns="0" bIns="0">
                          <a:noAutofit/>
                        </wps:bodyPr>
                      </wps:wsp>
                      <wps:wsp>
                        <wps:cNvSpPr/>
                        <wps:spPr>
                          <a:xfrm>
                            <a:off x="3939480" y="1530360"/>
                            <a:ext cx="1079640" cy="473760"/>
                          </a:xfrm>
                          <a:custGeom>
                            <a:avLst/>
                            <a:gdLst/>
                            <a:ahLst/>
                            <a:rect l="l" t="t" r="r" b="b"/>
                            <a:pathLst>
                              <a:path w="1092924" h="479057">
                                <a:moveTo>
                                  <a:pt x="0" y="0"/>
                                </a:moveTo>
                                <a:lnTo>
                                  <a:pt x="1092924" y="0"/>
                                </a:lnTo>
                                <a:lnTo>
                                  <a:pt x="1092924" y="479057"/>
                                </a:lnTo>
                                <a:lnTo>
                                  <a:pt x="0" y="479057"/>
                                </a:lnTo>
                                <a:lnTo>
                                  <a:pt x="0" y="0"/>
                                </a:lnTo>
                              </a:path>
                            </a:pathLst>
                          </a:custGeom>
                          <a:solidFill>
                            <a:srgbClr val="d8d8d8"/>
                          </a:solidFill>
                          <a:ln>
                            <a:noFill/>
                          </a:ln>
                        </wps:spPr>
                        <wps:style>
                          <a:lnRef idx="0"/>
                          <a:fillRef idx="0"/>
                          <a:effectRef idx="0"/>
                          <a:fontRef idx="minor"/>
                        </wps:style>
                        <wps:bodyPr/>
                      </wps:wsp>
                      <wps:wsp>
                        <wps:cNvSpPr/>
                        <wps:spPr>
                          <a:xfrm>
                            <a:off x="3939480" y="1530360"/>
                            <a:ext cx="1079640" cy="473760"/>
                          </a:xfrm>
                          <a:custGeom>
                            <a:avLst/>
                            <a:gdLst/>
                            <a:ahLst/>
                            <a:rect l="l" t="t" r="r" b="b"/>
                            <a:pathLst>
                              <a:path w="1092926" h="479043">
                                <a:moveTo>
                                  <a:pt x="0" y="0"/>
                                </a:moveTo>
                                <a:lnTo>
                                  <a:pt x="1092926" y="0"/>
                                </a:lnTo>
                                <a:lnTo>
                                  <a:pt x="1092926" y="479043"/>
                                </a:lnTo>
                                <a:lnTo>
                                  <a:pt x="0" y="479043"/>
                                </a:lnTo>
                                <a:close/>
                              </a:path>
                            </a:pathLst>
                          </a:custGeom>
                          <a:noFill/>
                          <a:ln cap="rnd" w="12240">
                            <a:solidFill>
                              <a:srgbClr val="ffffff"/>
                            </a:solidFill>
                            <a:round/>
                          </a:ln>
                        </wps:spPr>
                        <wps:style>
                          <a:lnRef idx="1"/>
                          <a:fillRef idx="0"/>
                          <a:effectRef idx="0"/>
                          <a:fontRef idx="minor"/>
                        </wps:style>
                        <wps:bodyPr/>
                      </wps:wsp>
                      <wps:wsp>
                        <wps:cNvSpPr/>
                        <wps:spPr>
                          <a:xfrm>
                            <a:off x="4036680" y="1728360"/>
                            <a:ext cx="1172160" cy="1155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阅读 CTRL 检查器</w:t>
                              </w:r>
                            </w:p>
                          </w:txbxContent>
                        </wps:txbx>
                        <wps:bodyPr lIns="0" rIns="0" tIns="0" bIns="0">
                          <a:noAutofit/>
                        </wps:bodyPr>
                      </wps:wsp>
                      <wps:wsp>
                        <wps:cNvSpPr/>
                        <wps:spPr>
                          <a:xfrm>
                            <a:off x="4070520" y="1865520"/>
                            <a:ext cx="102816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axis_ctrl_read.vhd</w:t>
                              </w:r>
                            </w:p>
                          </w:txbxContent>
                        </wps:txbx>
                        <wps:bodyPr lIns="0" rIns="0" tIns="0" bIns="0">
                          <a:noAutofit/>
                        </wps:bodyPr>
                      </wps:wsp>
                      <wps:wsp>
                        <wps:cNvSpPr/>
                        <wps:spPr>
                          <a:xfrm>
                            <a:off x="3939480" y="2518560"/>
                            <a:ext cx="1079640" cy="405720"/>
                          </a:xfrm>
                          <a:custGeom>
                            <a:avLst/>
                            <a:gdLst/>
                            <a:ahLst/>
                            <a:rect l="l" t="t" r="r" b="b"/>
                            <a:pathLst>
                              <a:path w="1092924" h="410629">
                                <a:moveTo>
                                  <a:pt x="0" y="0"/>
                                </a:moveTo>
                                <a:lnTo>
                                  <a:pt x="1092924" y="0"/>
                                </a:lnTo>
                                <a:lnTo>
                                  <a:pt x="1092924" y="410629"/>
                                </a:lnTo>
                                <a:lnTo>
                                  <a:pt x="0" y="410629"/>
                                </a:lnTo>
                                <a:lnTo>
                                  <a:pt x="0" y="0"/>
                                </a:lnTo>
                              </a:path>
                            </a:pathLst>
                          </a:custGeom>
                          <a:solidFill>
                            <a:srgbClr val="d8d8d8"/>
                          </a:solidFill>
                          <a:ln>
                            <a:noFill/>
                          </a:ln>
                        </wps:spPr>
                        <wps:style>
                          <a:lnRef idx="0"/>
                          <a:fillRef idx="0"/>
                          <a:effectRef idx="0"/>
                          <a:fontRef idx="minor"/>
                        </wps:style>
                        <wps:bodyPr/>
                      </wps:wsp>
                      <wps:wsp>
                        <wps:cNvSpPr/>
                        <wps:spPr>
                          <a:xfrm>
                            <a:off x="3939480" y="2518560"/>
                            <a:ext cx="1079640" cy="405720"/>
                          </a:xfrm>
                          <a:custGeom>
                            <a:avLst/>
                            <a:gdLst/>
                            <a:ahLst/>
                            <a:rect l="l" t="t" r="r" b="b"/>
                            <a:pathLst>
                              <a:path w="1092926" h="410605">
                                <a:moveTo>
                                  <a:pt x="0" y="0"/>
                                </a:moveTo>
                                <a:lnTo>
                                  <a:pt x="1092926" y="0"/>
                                </a:lnTo>
                                <a:lnTo>
                                  <a:pt x="1092926" y="410605"/>
                                </a:lnTo>
                                <a:lnTo>
                                  <a:pt x="0" y="410605"/>
                                </a:lnTo>
                                <a:close/>
                              </a:path>
                            </a:pathLst>
                          </a:custGeom>
                          <a:noFill/>
                          <a:ln cap="rnd" w="12240">
                            <a:solidFill>
                              <a:srgbClr val="ffffff"/>
                            </a:solidFill>
                            <a:round/>
                          </a:ln>
                        </wps:spPr>
                        <wps:style>
                          <a:lnRef idx="1"/>
                          <a:fillRef idx="0"/>
                          <a:effectRef idx="0"/>
                          <a:fontRef idx="minor"/>
                        </wps:style>
                        <wps:bodyPr/>
                      </wps:wsp>
                      <wps:wsp>
                        <wps:cNvSpPr/>
                        <wps:spPr>
                          <a:xfrm>
                            <a:off x="4026600" y="2682720"/>
                            <a:ext cx="120276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写入数据生成器</w:t>
                              </w:r>
                            </w:p>
                          </w:txbxContent>
                        </wps:txbx>
                        <wps:bodyPr lIns="0" rIns="0" tIns="0" bIns="0">
                          <a:noAutofit/>
                        </wps:bodyPr>
                      </wps:wsp>
                      <wps:wsp>
                        <wps:cNvSpPr/>
                        <wps:spPr>
                          <a:xfrm>
                            <a:off x="4044960" y="2796480"/>
                            <a:ext cx="114804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axis_sts_master.vhd</w:t>
                              </w:r>
                            </w:p>
                          </w:txbxContent>
                        </wps:txbx>
                        <wps:bodyPr lIns="0" rIns="0" tIns="0" bIns="0">
                          <a:noAutofit/>
                        </wps:bodyPr>
                      </wps:wsp>
                      <wps:wsp>
                        <wps:cNvSpPr/>
                        <wps:spPr>
                          <a:xfrm>
                            <a:off x="2692440" y="585000"/>
                            <a:ext cx="211320" cy="450720"/>
                          </a:xfrm>
                          <a:custGeom>
                            <a:avLst/>
                            <a:gdLst/>
                            <a:ahLst/>
                            <a:rect l="l" t="t" r="r" b="b"/>
                            <a:pathLst>
                              <a:path w="217182" h="456222">
                                <a:moveTo>
                                  <a:pt x="108585" y="0"/>
                                </a:moveTo>
                                <a:lnTo>
                                  <a:pt x="217182" y="54394"/>
                                </a:lnTo>
                                <a:lnTo>
                                  <a:pt x="162890" y="54394"/>
                                </a:lnTo>
                                <a:lnTo>
                                  <a:pt x="162890" y="401828"/>
                                </a:lnTo>
                                <a:lnTo>
                                  <a:pt x="217182" y="401828"/>
                                </a:lnTo>
                                <a:lnTo>
                                  <a:pt x="108585" y="456222"/>
                                </a:lnTo>
                                <a:lnTo>
                                  <a:pt x="0" y="401828"/>
                                </a:lnTo>
                                <a:lnTo>
                                  <a:pt x="54292" y="401828"/>
                                </a:lnTo>
                                <a:lnTo>
                                  <a:pt x="54292" y="54394"/>
                                </a:lnTo>
                                <a:lnTo>
                                  <a:pt x="0" y="54394"/>
                                </a:lnTo>
                                <a:lnTo>
                                  <a:pt x="108585" y="0"/>
                                </a:lnTo>
                                <a:close/>
                              </a:path>
                            </a:pathLst>
                          </a:custGeom>
                          <a:solidFill>
                            <a:srgbClr val="d8d8d8"/>
                          </a:solidFill>
                          <a:ln>
                            <a:noFill/>
                          </a:ln>
                        </wps:spPr>
                        <wps:style>
                          <a:lnRef idx="0"/>
                          <a:fillRef idx="0"/>
                          <a:effectRef idx="0"/>
                          <a:fontRef idx="minor"/>
                        </wps:style>
                        <wps:bodyPr/>
                      </wps:wsp>
                      <wps:wsp>
                        <wps:cNvSpPr/>
                        <wps:spPr>
                          <a:xfrm>
                            <a:off x="2692440" y="585360"/>
                            <a:ext cx="211320" cy="450720"/>
                          </a:xfrm>
                          <a:custGeom>
                            <a:avLst/>
                            <a:gdLst/>
                            <a:ahLst/>
                            <a:rect l="l" t="t" r="r" b="b"/>
                            <a:pathLst>
                              <a:path w="217179" h="456200">
                                <a:moveTo>
                                  <a:pt x="54292" y="401808"/>
                                </a:moveTo>
                                <a:lnTo>
                                  <a:pt x="0" y="401808"/>
                                </a:lnTo>
                                <a:lnTo>
                                  <a:pt x="108583" y="456200"/>
                                </a:lnTo>
                                <a:lnTo>
                                  <a:pt x="217179" y="401808"/>
                                </a:lnTo>
                                <a:lnTo>
                                  <a:pt x="162888" y="401808"/>
                                </a:lnTo>
                                <a:lnTo>
                                  <a:pt x="162888" y="54392"/>
                                </a:lnTo>
                                <a:lnTo>
                                  <a:pt x="217179" y="54392"/>
                                </a:lnTo>
                                <a:lnTo>
                                  <a:pt x="108583" y="0"/>
                                </a:lnTo>
                                <a:lnTo>
                                  <a:pt x="0" y="54392"/>
                                </a:lnTo>
                                <a:lnTo>
                                  <a:pt x="54292" y="54392"/>
                                </a:lnTo>
                                <a:lnTo>
                                  <a:pt x="54292" y="401808"/>
                                </a:lnTo>
                                <a:close/>
                              </a:path>
                            </a:pathLst>
                          </a:custGeom>
                          <a:noFill/>
                          <a:ln cap="rnd" w="12240">
                            <a:solidFill>
                              <a:srgbClr val="ffffff"/>
                            </a:solidFill>
                            <a:round/>
                          </a:ln>
                        </wps:spPr>
                        <wps:style>
                          <a:lnRef idx="1"/>
                          <a:fillRef idx="0"/>
                          <a:effectRef idx="0"/>
                          <a:fontRef idx="minor"/>
                        </wps:style>
                        <wps:bodyPr/>
                      </wps:wsp>
                      <wps:wsp>
                        <wps:cNvSpPr/>
                        <wps:spPr>
                          <a:xfrm>
                            <a:off x="2638440" y="3273480"/>
                            <a:ext cx="40572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腋石</w:t>
                              </w:r>
                            </w:p>
                          </w:txbxContent>
                        </wps:txbx>
                        <wps:bodyPr lIns="0" rIns="0" tIns="0" bIns="0">
                          <a:noAutofit/>
                        </wps:bodyPr>
                      </wps:wsp>
                      <wps:wsp>
                        <wps:cNvSpPr/>
                        <wps:spPr>
                          <a:xfrm>
                            <a:off x="2948400" y="772200"/>
                            <a:ext cx="41976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 SG</w:t>
                              </w:r>
                            </w:p>
                          </w:txbxContent>
                        </wps:txbx>
                        <wps:bodyPr lIns="0" rIns="0" tIns="0" bIns="0">
                          <a:noAutofit/>
                        </wps:bodyPr>
                      </wps:wsp>
                      <wps:wsp>
                        <wps:cNvSpPr/>
                        <wps:spPr>
                          <a:xfrm>
                            <a:off x="5131440" y="3585240"/>
                            <a:ext cx="396360" cy="720"/>
                          </a:xfrm>
                          <a:custGeom>
                            <a:avLst/>
                            <a:gdLst/>
                            <a:ahLst/>
                            <a:rect l="l" t="t" r="r" b="b"/>
                            <a:pathLst>
                              <a:path w="404326" h="0">
                                <a:moveTo>
                                  <a:pt x="0" y="0"/>
                                </a:moveTo>
                                <a:lnTo>
                                  <a:pt x="404326" y="0"/>
                                </a:lnTo>
                              </a:path>
                            </a:pathLst>
                          </a:custGeom>
                          <a:noFill/>
                          <a:ln cap="rnd">
                            <a:solidFill>
                              <a:srgbClr val="ffffff"/>
                            </a:solidFill>
                            <a:round/>
                          </a:ln>
                        </wps:spPr>
                        <wps:style>
                          <a:lnRef idx="1"/>
                          <a:fillRef idx="0"/>
                          <a:effectRef idx="0"/>
                          <a:fontRef idx="minor"/>
                        </wps:style>
                        <wps:bodyPr/>
                      </wps:wsp>
                      <wps:wsp>
                        <wps:cNvSpPr/>
                        <wps:spPr>
                          <a:xfrm>
                            <a:off x="5530680" y="3557160"/>
                            <a:ext cx="79200" cy="52560"/>
                          </a:xfrm>
                          <a:custGeom>
                            <a:avLst/>
                            <a:gdLst/>
                            <a:ahLst/>
                            <a:rect l="l" t="t" r="r" b="b"/>
                            <a:pathLst>
                              <a:path w="83248" h="55614">
                                <a:moveTo>
                                  <a:pt x="0" y="0"/>
                                </a:moveTo>
                                <a:lnTo>
                                  <a:pt x="83248" y="27801"/>
                                </a:lnTo>
                                <a:lnTo>
                                  <a:pt x="0" y="55614"/>
                                </a:lnTo>
                                <a:lnTo>
                                  <a:pt x="0" y="0"/>
                                </a:lnTo>
                                <a:close/>
                              </a:path>
                            </a:pathLst>
                          </a:custGeom>
                          <a:solidFill>
                            <a:srgbClr val="000000"/>
                          </a:solidFill>
                          <a:ln>
                            <a:noFill/>
                          </a:ln>
                        </wps:spPr>
                        <wps:style>
                          <a:lnRef idx="0"/>
                          <a:fillRef idx="0"/>
                          <a:effectRef idx="0"/>
                          <a:fontRef idx="minor"/>
                        </wps:style>
                        <wps:bodyPr/>
                      </wps:wsp>
                      <wps:wsp>
                        <wps:cNvSpPr/>
                        <wps:spPr>
                          <a:xfrm>
                            <a:off x="5134680" y="3875400"/>
                            <a:ext cx="396360" cy="720"/>
                          </a:xfrm>
                          <a:custGeom>
                            <a:avLst/>
                            <a:gdLst/>
                            <a:ahLst/>
                            <a:rect l="l" t="t" r="r" b="b"/>
                            <a:pathLst>
                              <a:path w="404326" h="0">
                                <a:moveTo>
                                  <a:pt x="0" y="0"/>
                                </a:moveTo>
                                <a:lnTo>
                                  <a:pt x="404326" y="0"/>
                                </a:lnTo>
                              </a:path>
                            </a:pathLst>
                          </a:custGeom>
                          <a:noFill/>
                          <a:ln cap="rnd">
                            <a:solidFill>
                              <a:srgbClr val="ffffff"/>
                            </a:solidFill>
                            <a:round/>
                          </a:ln>
                        </wps:spPr>
                        <wps:style>
                          <a:lnRef idx="1"/>
                          <a:fillRef idx="0"/>
                          <a:effectRef idx="0"/>
                          <a:fontRef idx="minor"/>
                        </wps:style>
                        <wps:bodyPr/>
                      </wps:wsp>
                      <wps:wsp>
                        <wps:cNvSpPr/>
                        <wps:spPr>
                          <a:xfrm>
                            <a:off x="5533560" y="3847320"/>
                            <a:ext cx="78840" cy="52560"/>
                          </a:xfrm>
                          <a:custGeom>
                            <a:avLst/>
                            <a:gdLst/>
                            <a:ahLst/>
                            <a:rect l="l" t="t" r="r" b="b"/>
                            <a:pathLst>
                              <a:path w="83248" h="55614">
                                <a:moveTo>
                                  <a:pt x="0" y="0"/>
                                </a:moveTo>
                                <a:lnTo>
                                  <a:pt x="83248" y="27801"/>
                                </a:lnTo>
                                <a:lnTo>
                                  <a:pt x="0" y="55614"/>
                                </a:lnTo>
                                <a:lnTo>
                                  <a:pt x="0" y="0"/>
                                </a:lnTo>
                                <a:close/>
                              </a:path>
                            </a:pathLst>
                          </a:custGeom>
                          <a:solidFill>
                            <a:srgbClr val="000000"/>
                          </a:solidFill>
                          <a:ln>
                            <a:noFill/>
                          </a:ln>
                        </wps:spPr>
                        <wps:style>
                          <a:lnRef idx="0"/>
                          <a:fillRef idx="0"/>
                          <a:effectRef idx="0"/>
                          <a:fontRef idx="minor"/>
                        </wps:style>
                        <wps:bodyPr/>
                      </wps:wsp>
                      <wps:wsp>
                        <wps:cNvSpPr/>
                        <wps:spPr>
                          <a:xfrm>
                            <a:off x="5295240" y="3452040"/>
                            <a:ext cx="27864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做</w:t>
                              </w:r>
                            </w:p>
                          </w:txbxContent>
                        </wps:txbx>
                        <wps:bodyPr lIns="0" rIns="0" tIns="0" bIns="0">
                          <a:noAutofit/>
                        </wps:bodyPr>
                      </wps:wsp>
                      <wps:wsp>
                        <wps:cNvSpPr/>
                        <wps:spPr>
                          <a:xfrm>
                            <a:off x="5256000" y="3744000"/>
                            <a:ext cx="335160" cy="114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地位</w:t>
                              </w:r>
                            </w:p>
                          </w:txbxContent>
                        </wps:txbx>
                        <wps:bodyPr lIns="0" rIns="0" tIns="0" bIns="0">
                          <a:noAutofit/>
                        </wps:bodyPr>
                      </wps:wsp>
                      <wps:wsp>
                        <wps:cNvSpPr/>
                        <wps:spPr>
                          <a:xfrm>
                            <a:off x="5419080" y="4111560"/>
                            <a:ext cx="270360" cy="7128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X13594</w:t>
                              </w:r>
                            </w:p>
                          </w:txbxContent>
                        </wps:txbx>
                        <wps:bodyPr lIns="0" rIns="0" tIns="0" bIns="0">
                          <a:noAutofit/>
                        </wps:bodyPr>
                      </wps:wsp>
                      <wps:wsp>
                        <wps:cNvSpPr/>
                        <wps:spPr>
                          <a:xfrm>
                            <a:off x="1450440" y="2314080"/>
                            <a:ext cx="800280" cy="177840"/>
                          </a:xfrm>
                          <a:custGeom>
                            <a:avLst/>
                            <a:gdLst/>
                            <a:ahLst/>
                            <a:rect l="l" t="t" r="r" b="b"/>
                            <a:pathLst>
                              <a:path w="813473" h="182550">
                                <a:moveTo>
                                  <a:pt x="45491" y="0"/>
                                </a:moveTo>
                                <a:lnTo>
                                  <a:pt x="45491" y="45580"/>
                                </a:lnTo>
                                <a:lnTo>
                                  <a:pt x="767982" y="45580"/>
                                </a:lnTo>
                                <a:lnTo>
                                  <a:pt x="767982" y="0"/>
                                </a:lnTo>
                                <a:lnTo>
                                  <a:pt x="813473" y="91275"/>
                                </a:lnTo>
                                <a:lnTo>
                                  <a:pt x="767982" y="182550"/>
                                </a:lnTo>
                                <a:lnTo>
                                  <a:pt x="767982" y="136855"/>
                                </a:lnTo>
                                <a:lnTo>
                                  <a:pt x="45491" y="136855"/>
                                </a:lnTo>
                                <a:lnTo>
                                  <a:pt x="45491" y="182550"/>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1450440" y="2314440"/>
                            <a:ext cx="800280" cy="177840"/>
                          </a:xfrm>
                          <a:custGeom>
                            <a:avLst/>
                            <a:gdLst/>
                            <a:ahLst/>
                            <a:rect l="l" t="t" r="r" b="b"/>
                            <a:pathLst>
                              <a:path w="813474" h="182523">
                                <a:moveTo>
                                  <a:pt x="45486" y="45570"/>
                                </a:moveTo>
                                <a:lnTo>
                                  <a:pt x="45486" y="0"/>
                                </a:lnTo>
                                <a:lnTo>
                                  <a:pt x="0" y="91268"/>
                                </a:lnTo>
                                <a:lnTo>
                                  <a:pt x="45486" y="182523"/>
                                </a:lnTo>
                                <a:lnTo>
                                  <a:pt x="45486" y="136839"/>
                                </a:lnTo>
                                <a:lnTo>
                                  <a:pt x="767975" y="136839"/>
                                </a:lnTo>
                                <a:lnTo>
                                  <a:pt x="767975" y="182523"/>
                                </a:lnTo>
                                <a:lnTo>
                                  <a:pt x="813474" y="91268"/>
                                </a:lnTo>
                                <a:lnTo>
                                  <a:pt x="767975" y="0"/>
                                </a:lnTo>
                                <a:lnTo>
                                  <a:pt x="767975" y="45570"/>
                                </a:lnTo>
                                <a:lnTo>
                                  <a:pt x="45486" y="45570"/>
                                </a:lnTo>
                                <a:close/>
                              </a:path>
                            </a:pathLst>
                          </a:custGeom>
                          <a:noFill/>
                          <a:ln cap="rnd" w="12240">
                            <a:solidFill>
                              <a:srgbClr val="ffffff"/>
                            </a:solidFill>
                            <a:round/>
                          </a:ln>
                        </wps:spPr>
                        <wps:style>
                          <a:lnRef idx="1"/>
                          <a:fillRef idx="0"/>
                          <a:effectRef idx="0"/>
                          <a:fontRef idx="minor"/>
                        </wps:style>
                        <wps:bodyPr/>
                      </wps:wsp>
                      <wps:wsp>
                        <wps:cNvSpPr/>
                        <wps:spPr>
                          <a:xfrm>
                            <a:off x="2703960" y="2905200"/>
                            <a:ext cx="181440" cy="294480"/>
                          </a:xfrm>
                          <a:custGeom>
                            <a:avLst/>
                            <a:gdLst/>
                            <a:ahLst/>
                            <a:rect l="l" t="t" r="r" b="b"/>
                            <a:pathLst>
                              <a:path w="187401" h="296558">
                                <a:moveTo>
                                  <a:pt x="97498" y="0"/>
                                </a:moveTo>
                                <a:lnTo>
                                  <a:pt x="187401" y="47905"/>
                                </a:lnTo>
                                <a:lnTo>
                                  <a:pt x="141796" y="46736"/>
                                </a:lnTo>
                                <a:lnTo>
                                  <a:pt x="136551" y="252171"/>
                                </a:lnTo>
                                <a:lnTo>
                                  <a:pt x="182131" y="253340"/>
                                </a:lnTo>
                                <a:lnTo>
                                  <a:pt x="89903" y="296558"/>
                                </a:lnTo>
                                <a:lnTo>
                                  <a:pt x="0" y="248666"/>
                                </a:lnTo>
                                <a:lnTo>
                                  <a:pt x="45491" y="249822"/>
                                </a:lnTo>
                                <a:lnTo>
                                  <a:pt x="50736" y="44400"/>
                                </a:lnTo>
                                <a:lnTo>
                                  <a:pt x="5271" y="43231"/>
                                </a:lnTo>
                                <a:lnTo>
                                  <a:pt x="97498" y="0"/>
                                </a:lnTo>
                                <a:close/>
                              </a:path>
                            </a:pathLst>
                          </a:custGeom>
                          <a:solidFill>
                            <a:srgbClr val="d8d8d8"/>
                          </a:solidFill>
                          <a:ln>
                            <a:noFill/>
                          </a:ln>
                        </wps:spPr>
                        <wps:style>
                          <a:lnRef idx="0"/>
                          <a:fillRef idx="0"/>
                          <a:effectRef idx="0"/>
                          <a:fontRef idx="minor"/>
                        </wps:style>
                        <wps:bodyPr/>
                      </wps:wsp>
                      <wps:wsp>
                        <wps:cNvSpPr/>
                        <wps:spPr>
                          <a:xfrm>
                            <a:off x="2703960" y="2905200"/>
                            <a:ext cx="181440" cy="294480"/>
                          </a:xfrm>
                          <a:custGeom>
                            <a:avLst/>
                            <a:gdLst/>
                            <a:ahLst/>
                            <a:rect l="l" t="t" r="r" b="b"/>
                            <a:pathLst>
                              <a:path w="187388" h="296545">
                                <a:moveTo>
                                  <a:pt x="45486" y="249818"/>
                                </a:moveTo>
                                <a:lnTo>
                                  <a:pt x="0" y="248662"/>
                                </a:lnTo>
                                <a:lnTo>
                                  <a:pt x="89894" y="296545"/>
                                </a:lnTo>
                                <a:lnTo>
                                  <a:pt x="182135" y="253339"/>
                                </a:lnTo>
                                <a:lnTo>
                                  <a:pt x="136548" y="252157"/>
                                </a:lnTo>
                                <a:lnTo>
                                  <a:pt x="141801" y="46741"/>
                                </a:lnTo>
                                <a:lnTo>
                                  <a:pt x="187388" y="47909"/>
                                </a:lnTo>
                                <a:lnTo>
                                  <a:pt x="97494" y="0"/>
                                </a:lnTo>
                                <a:lnTo>
                                  <a:pt x="5253" y="43232"/>
                                </a:lnTo>
                                <a:lnTo>
                                  <a:pt x="50739" y="44401"/>
                                </a:lnTo>
                                <a:lnTo>
                                  <a:pt x="45486" y="249818"/>
                                </a:lnTo>
                                <a:close/>
                              </a:path>
                            </a:pathLst>
                          </a:custGeom>
                          <a:noFill/>
                          <a:ln cap="rnd" w="12240">
                            <a:solidFill>
                              <a:srgbClr val="ffffff"/>
                            </a:solidFill>
                            <a:round/>
                          </a:ln>
                        </wps:spPr>
                        <wps:style>
                          <a:lnRef idx="1"/>
                          <a:fillRef idx="0"/>
                          <a:effectRef idx="0"/>
                          <a:fontRef idx="minor"/>
                        </wps:style>
                        <wps:bodyPr/>
                      </wps:wsp>
                      <wps:wsp>
                        <wps:cNvSpPr/>
                        <wps:spPr>
                          <a:xfrm>
                            <a:off x="3335760" y="1595880"/>
                            <a:ext cx="587520" cy="178560"/>
                          </a:xfrm>
                          <a:custGeom>
                            <a:avLst/>
                            <a:gdLst/>
                            <a:ahLst/>
                            <a:rect l="l" t="t" r="r" b="b"/>
                            <a:pathLst>
                              <a:path w="597256" h="182550">
                                <a:moveTo>
                                  <a:pt x="45491" y="0"/>
                                </a:moveTo>
                                <a:lnTo>
                                  <a:pt x="45491" y="45580"/>
                                </a:lnTo>
                                <a:lnTo>
                                  <a:pt x="551764" y="45580"/>
                                </a:lnTo>
                                <a:lnTo>
                                  <a:pt x="551764" y="0"/>
                                </a:lnTo>
                                <a:lnTo>
                                  <a:pt x="597256" y="91275"/>
                                </a:lnTo>
                                <a:lnTo>
                                  <a:pt x="551764" y="182550"/>
                                </a:lnTo>
                                <a:lnTo>
                                  <a:pt x="551764" y="136855"/>
                                </a:lnTo>
                                <a:lnTo>
                                  <a:pt x="45491" y="136855"/>
                                </a:lnTo>
                                <a:lnTo>
                                  <a:pt x="45491" y="182550"/>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3335760" y="1595880"/>
                            <a:ext cx="587520" cy="178560"/>
                          </a:xfrm>
                          <a:custGeom>
                            <a:avLst/>
                            <a:gdLst/>
                            <a:ahLst/>
                            <a:rect l="l" t="t" r="r" b="b"/>
                            <a:pathLst>
                              <a:path w="597247" h="182523">
                                <a:moveTo>
                                  <a:pt x="45486" y="45570"/>
                                </a:moveTo>
                                <a:lnTo>
                                  <a:pt x="45486" y="0"/>
                                </a:lnTo>
                                <a:lnTo>
                                  <a:pt x="0" y="91268"/>
                                </a:lnTo>
                                <a:lnTo>
                                  <a:pt x="45486" y="182523"/>
                                </a:lnTo>
                                <a:lnTo>
                                  <a:pt x="45486" y="136839"/>
                                </a:lnTo>
                                <a:lnTo>
                                  <a:pt x="551761" y="136839"/>
                                </a:lnTo>
                                <a:lnTo>
                                  <a:pt x="551761" y="182523"/>
                                </a:lnTo>
                                <a:lnTo>
                                  <a:pt x="597247" y="91268"/>
                                </a:lnTo>
                                <a:lnTo>
                                  <a:pt x="551761" y="0"/>
                                </a:lnTo>
                                <a:lnTo>
                                  <a:pt x="551761" y="45570"/>
                                </a:lnTo>
                                <a:lnTo>
                                  <a:pt x="45486" y="45570"/>
                                </a:lnTo>
                                <a:close/>
                              </a:path>
                            </a:pathLst>
                          </a:custGeom>
                          <a:noFill/>
                          <a:ln cap="rnd" w="12240">
                            <a:solidFill>
                              <a:srgbClr val="ffffff"/>
                            </a:solidFill>
                            <a:round/>
                          </a:ln>
                        </wps:spPr>
                        <wps:style>
                          <a:lnRef idx="1"/>
                          <a:fillRef idx="0"/>
                          <a:effectRef idx="0"/>
                          <a:fontRef idx="minor"/>
                        </wps:style>
                        <wps:bodyPr/>
                      </wps:wsp>
                      <wps:wsp>
                        <wps:cNvSpPr/>
                        <wps:spPr>
                          <a:xfrm>
                            <a:off x="3361680" y="2631600"/>
                            <a:ext cx="574560" cy="178560"/>
                          </a:xfrm>
                          <a:custGeom>
                            <a:avLst/>
                            <a:gdLst/>
                            <a:ahLst/>
                            <a:rect l="l" t="t" r="r" b="b"/>
                            <a:pathLst>
                              <a:path w="584594" h="182549">
                                <a:moveTo>
                                  <a:pt x="45491" y="0"/>
                                </a:moveTo>
                                <a:lnTo>
                                  <a:pt x="45491" y="45580"/>
                                </a:lnTo>
                                <a:lnTo>
                                  <a:pt x="539102" y="45580"/>
                                </a:lnTo>
                                <a:lnTo>
                                  <a:pt x="539102" y="0"/>
                                </a:lnTo>
                                <a:lnTo>
                                  <a:pt x="584594" y="91275"/>
                                </a:lnTo>
                                <a:lnTo>
                                  <a:pt x="539102" y="182549"/>
                                </a:lnTo>
                                <a:lnTo>
                                  <a:pt x="539102" y="136855"/>
                                </a:lnTo>
                                <a:lnTo>
                                  <a:pt x="45491" y="136855"/>
                                </a:lnTo>
                                <a:lnTo>
                                  <a:pt x="45491" y="182549"/>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3361680" y="2631960"/>
                            <a:ext cx="574560" cy="178560"/>
                          </a:xfrm>
                          <a:custGeom>
                            <a:avLst/>
                            <a:gdLst/>
                            <a:ahLst/>
                            <a:rect l="l" t="t" r="r" b="b"/>
                            <a:pathLst>
                              <a:path w="584584" h="182524">
                                <a:moveTo>
                                  <a:pt x="45486" y="45571"/>
                                </a:moveTo>
                                <a:lnTo>
                                  <a:pt x="45486" y="0"/>
                                </a:lnTo>
                                <a:lnTo>
                                  <a:pt x="0" y="91268"/>
                                </a:lnTo>
                                <a:lnTo>
                                  <a:pt x="45486" y="182524"/>
                                </a:lnTo>
                                <a:lnTo>
                                  <a:pt x="45486" y="136839"/>
                                </a:lnTo>
                                <a:lnTo>
                                  <a:pt x="539098" y="136839"/>
                                </a:lnTo>
                                <a:lnTo>
                                  <a:pt x="539098" y="182524"/>
                                </a:lnTo>
                                <a:lnTo>
                                  <a:pt x="584584" y="91268"/>
                                </a:lnTo>
                                <a:lnTo>
                                  <a:pt x="539098" y="0"/>
                                </a:lnTo>
                                <a:lnTo>
                                  <a:pt x="539098" y="45571"/>
                                </a:lnTo>
                                <a:lnTo>
                                  <a:pt x="45486" y="45571"/>
                                </a:lnTo>
                                <a:close/>
                              </a:path>
                            </a:pathLst>
                          </a:custGeom>
                          <a:noFill/>
                          <a:ln cap="rnd" w="12240">
                            <a:solidFill>
                              <a:srgbClr val="ffffff"/>
                            </a:solidFill>
                            <a:round/>
                          </a:ln>
                        </wps:spPr>
                        <wps:style>
                          <a:lnRef idx="1"/>
                          <a:fillRef idx="0"/>
                          <a:effectRef idx="0"/>
                          <a:fontRef idx="minor"/>
                        </wps:style>
                        <wps:bodyPr/>
                      </wps:wsp>
                      <wps:wsp>
                        <wps:cNvSpPr/>
                        <wps:spPr>
                          <a:xfrm>
                            <a:off x="3340080" y="2137320"/>
                            <a:ext cx="596160" cy="177840"/>
                          </a:xfrm>
                          <a:custGeom>
                            <a:avLst/>
                            <a:gdLst/>
                            <a:ahLst/>
                            <a:rect l="l" t="t" r="r" b="b"/>
                            <a:pathLst>
                              <a:path w="607149" h="182550">
                                <a:moveTo>
                                  <a:pt x="45491" y="0"/>
                                </a:moveTo>
                                <a:lnTo>
                                  <a:pt x="45491" y="45580"/>
                                </a:lnTo>
                                <a:lnTo>
                                  <a:pt x="561658" y="45580"/>
                                </a:lnTo>
                                <a:lnTo>
                                  <a:pt x="561658" y="0"/>
                                </a:lnTo>
                                <a:lnTo>
                                  <a:pt x="607149" y="91275"/>
                                </a:lnTo>
                                <a:lnTo>
                                  <a:pt x="561658" y="182550"/>
                                </a:lnTo>
                                <a:lnTo>
                                  <a:pt x="561658" y="136855"/>
                                </a:lnTo>
                                <a:lnTo>
                                  <a:pt x="45491" y="136855"/>
                                </a:lnTo>
                                <a:lnTo>
                                  <a:pt x="45491" y="182550"/>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3340080" y="2138040"/>
                            <a:ext cx="596160" cy="177840"/>
                          </a:xfrm>
                          <a:custGeom>
                            <a:avLst/>
                            <a:gdLst/>
                            <a:ahLst/>
                            <a:rect l="l" t="t" r="r" b="b"/>
                            <a:pathLst>
                              <a:path w="607143" h="182523">
                                <a:moveTo>
                                  <a:pt x="45486" y="45570"/>
                                </a:moveTo>
                                <a:lnTo>
                                  <a:pt x="45486" y="0"/>
                                </a:lnTo>
                                <a:lnTo>
                                  <a:pt x="0" y="91268"/>
                                </a:lnTo>
                                <a:lnTo>
                                  <a:pt x="45486" y="182523"/>
                                </a:lnTo>
                                <a:lnTo>
                                  <a:pt x="45486" y="136839"/>
                                </a:lnTo>
                                <a:lnTo>
                                  <a:pt x="561657" y="136839"/>
                                </a:lnTo>
                                <a:lnTo>
                                  <a:pt x="561657" y="182523"/>
                                </a:lnTo>
                                <a:lnTo>
                                  <a:pt x="607143" y="91268"/>
                                </a:lnTo>
                                <a:lnTo>
                                  <a:pt x="561657" y="0"/>
                                </a:lnTo>
                                <a:lnTo>
                                  <a:pt x="561657" y="45570"/>
                                </a:lnTo>
                                <a:lnTo>
                                  <a:pt x="45486" y="45570"/>
                                </a:lnTo>
                                <a:close/>
                              </a:path>
                            </a:pathLst>
                          </a:custGeom>
                          <a:noFill/>
                          <a:ln cap="rnd" w="12240">
                            <a:solidFill>
                              <a:srgbClr val="ffffff"/>
                            </a:solidFill>
                            <a:round/>
                          </a:ln>
                        </wps:spPr>
                        <wps:style>
                          <a:lnRef idx="1"/>
                          <a:fillRef idx="0"/>
                          <a:effectRef idx="0"/>
                          <a:fontRef idx="minor"/>
                        </wps:style>
                        <wps:bodyPr/>
                      </wps:wsp>
                      <wps:wsp>
                        <wps:cNvSpPr/>
                        <wps:spPr>
                          <a:xfrm>
                            <a:off x="3352680" y="1269360"/>
                            <a:ext cx="587520" cy="177840"/>
                          </a:xfrm>
                          <a:custGeom>
                            <a:avLst/>
                            <a:gdLst/>
                            <a:ahLst/>
                            <a:rect l="l" t="t" r="r" b="b"/>
                            <a:pathLst>
                              <a:path w="597255" h="182550">
                                <a:moveTo>
                                  <a:pt x="45491" y="0"/>
                                </a:moveTo>
                                <a:lnTo>
                                  <a:pt x="45491" y="45580"/>
                                </a:lnTo>
                                <a:lnTo>
                                  <a:pt x="551764" y="45580"/>
                                </a:lnTo>
                                <a:lnTo>
                                  <a:pt x="551764" y="0"/>
                                </a:lnTo>
                                <a:lnTo>
                                  <a:pt x="597255" y="91275"/>
                                </a:lnTo>
                                <a:lnTo>
                                  <a:pt x="551764" y="182550"/>
                                </a:lnTo>
                                <a:lnTo>
                                  <a:pt x="551764" y="136855"/>
                                </a:lnTo>
                                <a:lnTo>
                                  <a:pt x="45491" y="136855"/>
                                </a:lnTo>
                                <a:lnTo>
                                  <a:pt x="45491" y="182550"/>
                                </a:lnTo>
                                <a:lnTo>
                                  <a:pt x="0" y="91275"/>
                                </a:lnTo>
                                <a:lnTo>
                                  <a:pt x="45491" y="0"/>
                                </a:lnTo>
                                <a:close/>
                              </a:path>
                            </a:pathLst>
                          </a:custGeom>
                          <a:solidFill>
                            <a:srgbClr val="d8d8d8"/>
                          </a:solidFill>
                          <a:ln>
                            <a:noFill/>
                          </a:ln>
                        </wps:spPr>
                        <wps:style>
                          <a:lnRef idx="0"/>
                          <a:fillRef idx="0"/>
                          <a:effectRef idx="0"/>
                          <a:fontRef idx="minor"/>
                        </wps:style>
                        <wps:bodyPr/>
                      </wps:wsp>
                      <wps:wsp>
                        <wps:cNvSpPr/>
                        <wps:spPr>
                          <a:xfrm>
                            <a:off x="3352680" y="1269360"/>
                            <a:ext cx="587520" cy="177840"/>
                          </a:xfrm>
                          <a:custGeom>
                            <a:avLst/>
                            <a:gdLst/>
                            <a:ahLst/>
                            <a:rect l="l" t="t" r="r" b="b"/>
                            <a:pathLst>
                              <a:path w="597247" h="182523">
                                <a:moveTo>
                                  <a:pt x="45486" y="45570"/>
                                </a:moveTo>
                                <a:lnTo>
                                  <a:pt x="45486" y="0"/>
                                </a:lnTo>
                                <a:lnTo>
                                  <a:pt x="0" y="91268"/>
                                </a:lnTo>
                                <a:lnTo>
                                  <a:pt x="45486" y="182523"/>
                                </a:lnTo>
                                <a:lnTo>
                                  <a:pt x="45486" y="136839"/>
                                </a:lnTo>
                                <a:lnTo>
                                  <a:pt x="551761" y="136839"/>
                                </a:lnTo>
                                <a:lnTo>
                                  <a:pt x="551761" y="182523"/>
                                </a:lnTo>
                                <a:lnTo>
                                  <a:pt x="597247" y="91268"/>
                                </a:lnTo>
                                <a:lnTo>
                                  <a:pt x="551761" y="0"/>
                                </a:lnTo>
                                <a:lnTo>
                                  <a:pt x="551761" y="45570"/>
                                </a:lnTo>
                                <a:lnTo>
                                  <a:pt x="45486" y="45570"/>
                                </a:lnTo>
                                <a:close/>
                              </a:path>
                            </a:pathLst>
                          </a:custGeom>
                          <a:noFill/>
                          <a:ln cap="rnd" w="12240">
                            <a:solidFill>
                              <a:srgbClr val="ffffff"/>
                            </a:solidFill>
                            <a:round/>
                          </a:ln>
                        </wps:spPr>
                        <wps:style>
                          <a:lnRef idx="1"/>
                          <a:fillRef idx="0"/>
                          <a:effectRef idx="0"/>
                          <a:fontRef idx="minor"/>
                        </wps:style>
                        <wps:bodyPr/>
                      </wps:wsp>
                    </wpg:wgp>
                  </a:graphicData>
                </a:graphic>
              </wp:inline>
            </w:drawing>
          </mc:Choice>
          <mc:Fallback>
            <w:pict>
              <v:group id="shape_0" alt="形状98" style="position:absolute;margin-left:0pt;margin-top:-329.4pt;width:448pt;height:329.35pt" coordorigin="0,-6588" coordsize="8960,6587">
                <v:rect id="shape_0" stroked="f" style="position:absolute;left:711;top:-4438;width:1908;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读取数据生成器</w:t>
                        </w:r>
                      </w:p>
                    </w:txbxContent>
                  </v:textbox>
                  <w10:wrap type="square"/>
                  <v:fill o:detectmouseclick="t" on="false"/>
                  <v:stroke color="#3465a4" joinstyle="round" endcap="flat"/>
                </v:rect>
                <v:rect id="shape_0" stroked="f" style="position:absolute;left:4255;top:-3544;width:404;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被测器</w:t>
                        </w:r>
                      </w:p>
                    </w:txbxContent>
                  </v:textbox>
                  <w10:wrap type="square"/>
                  <v:fill o:detectmouseclick="t" on="false"/>
                  <v:stroke color="#3465a4" joinstyle="round" endcap="flat"/>
                </v:rect>
                <v:rect id="shape_0" stroked="f" style="position:absolute;left:1295;top:-1036;width:1453;height:18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时钟发生器</w:t>
                        </w:r>
                      </w:p>
                    </w:txbxContent>
                  </v:textbox>
                  <w10:wrap type="square"/>
                  <v:fill o:detectmouseclick="t" on="false"/>
                  <v:stroke color="#3465a4" joinstyle="round" endcap="flat"/>
                </v:rect>
                <v:rect id="shape_0" stroked="f" style="position:absolute;left:3667;top:-1036;width:1936;height:18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寄存器配置</w:t>
                        </w:r>
                      </w:p>
                    </w:txbxContent>
                  </v:textbox>
                  <w10:wrap type="square"/>
                  <v:fill o:detectmouseclick="t" on="false"/>
                  <v:stroke color="#3465a4" joinstyle="round" endcap="flat"/>
                </v:rect>
                <v:rect id="shape_0" stroked="f" style="position:absolute;left:440;top:-6500;width:2612;height:180;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Componetname&gt;_exdes.vhd</w:t>
                        </w:r>
                      </w:p>
                    </w:txbxContent>
                  </v:textbox>
                  <w10:wrap type="square"/>
                  <v:fill o:detectmouseclick="t" on="false"/>
                  <v:stroke color="#3465a4" joinstyle="round" endcap="flat"/>
                </v:rect>
                <v:rect id="shape_0" stroked="f" style="position:absolute;left:352;top:-6500;width:110;height:180;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&lt;</w:t>
                        </w:r>
                      </w:p>
                    </w:txbxContent>
                  </v:textbox>
                  <w10:wrap type="square"/>
                  <v:fill o:detectmouseclick="t" on="false"/>
                  <v:stroke color="#3465a4" joinstyle="round" endcap="flat"/>
                </v:rect>
                <v:rect id="shape_0" stroked="f" style="position:absolute;left:1462;top:-6318;width:61;height:180;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1254;top:-6318;width:272;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返回页首</w:t>
                        </w:r>
                      </w:p>
                    </w:txbxContent>
                  </v:textbox>
                  <w10:wrap type="square"/>
                  <v:fill o:detectmouseclick="t" on="false"/>
                  <v:stroke color="#3465a4" joinstyle="round" endcap="flat"/>
                </v:rect>
                <v:rect id="shape_0" stroked="f" style="position:absolute;left:1203;top:-6318;width:61;height:180;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2629;top:-4617;width:771;height:180;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 RD</w:t>
                        </w:r>
                      </w:p>
                    </w:txbxContent>
                  </v:textbox>
                  <w10:wrap type="square"/>
                  <v:fill o:detectmouseclick="t" on="false"/>
                  <v:stroke color="#3465a4" joinstyle="round" endcap="flat"/>
                </v:rect>
                <v:rect id="shape_0" stroked="f" style="position:absolute;left:367;top:-1322;width:715;height:180;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clock_in</w:t>
                        </w:r>
                      </w:p>
                    </w:txbxContent>
                  </v:textbox>
                  <w10:wrap type="square"/>
                  <v:fill o:detectmouseclick="t" on="false"/>
                  <v:stroke color="#3465a4" joinstyle="round" endcap="flat"/>
                </v:rect>
                <v:rect id="shape_0" stroked="f" style="position:absolute;left:497;top:-648;width:438;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重置</w:t>
                        </w:r>
                      </w:p>
                    </w:txbxContent>
                  </v:textbox>
                  <w10:wrap type="square"/>
                  <v:fill o:detectmouseclick="t" on="false"/>
                  <v:stroke color="#3465a4" joinstyle="round" endcap="flat"/>
                </v:rect>
                <v:rect id="shape_0" stroked="f" style="position:absolute;left:774;top:-2864;width:1737;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写入数据检查器</w:t>
                        </w:r>
                      </w:p>
                    </w:txbxContent>
                  </v:textbox>
                  <w10:wrap type="square"/>
                  <v:fill o:detectmouseclick="t" on="false"/>
                  <v:stroke color="#3465a4" joinstyle="round" endcap="flat"/>
                </v:rect>
                <v:rect id="shape_0" stroked="f" style="position:absolute;left:2613;top:-3043;width:815;height:180;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 WR</w:t>
                        </w:r>
                      </w:p>
                    </w:txbxContent>
                  </v:textbox>
                  <w10:wrap type="square"/>
                  <v:fill o:detectmouseclick="t" on="false"/>
                  <v:stroke color="#3465a4" joinstyle="round" endcap="flat"/>
                </v:rect>
                <v:rect id="shape_0" stroked="f" style="position:absolute;left:3730;top:-1814;width:638;height:18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腋石</w:t>
                        </w:r>
                      </w:p>
                    </w:txbxContent>
                  </v:textbox>
                  <w10:wrap type="square"/>
                  <v:fill o:detectmouseclick="t" on="false"/>
                  <v:stroke color="#3465a4" joinstyle="round" endcap="flat"/>
                </v:rect>
                <v:rect id="shape_0" stroked="f" style="position:absolute;left:6395;top:-4652;width:1752;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读取数据检查器</w:t>
                        </w:r>
                      </w:p>
                    </w:txbxContent>
                  </v:textbox>
                  <w10:wrap type="square"/>
                  <v:fill o:detectmouseclick="t" on="false"/>
                  <v:stroke color="#3465a4" joinstyle="round" endcap="flat"/>
                </v:rect>
                <v:rect id="shape_0" stroked="f" style="position:absolute;left:6341;top:-3043;width:1893;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写入数据生成器</w:t>
                        </w:r>
                      </w:p>
                    </w:txbxContent>
                  </v:textbox>
                  <w10:wrap type="square"/>
                  <v:fill o:detectmouseclick="t" on="false"/>
                  <v:stroke color="#3465a4" joinstyle="round" endcap="flat"/>
                </v:rect>
                <v:rect id="shape_0" stroked="f" style="position:absolute;left:5414;top:-4652;width:793;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安讯士研发</w:t>
                        </w:r>
                      </w:p>
                    </w:txbxContent>
                  </v:textbox>
                  <w10:wrap type="square"/>
                  <v:fill o:detectmouseclick="t" on="false"/>
                  <v:stroke color="#3465a4" joinstyle="round" endcap="flat"/>
                </v:rect>
                <v:rect id="shape_0" stroked="f" style="position:absolute;left:5391;top:-3347;width:838;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安讯士 WR</w:t>
                        </w:r>
                      </w:p>
                    </w:txbxContent>
                  </v:textbox>
                  <w10:wrap type="square"/>
                  <v:fill o:detectmouseclick="t" on="false"/>
                  <v:stroke color="#3465a4" joinstyle="round" endcap="flat"/>
                </v:rect>
                <v:rect id="shape_0" stroked="f" style="position:absolute;left:2517;top:-1865;width:1071;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到示例</w:t>
                        </w:r>
                      </w:p>
                    </w:txbxContent>
                  </v:textbox>
                  <w10:wrap type="square"/>
                  <v:fill o:detectmouseclick="t" on="false"/>
                  <v:stroke color="#3465a4" joinstyle="round" endcap="flat"/>
                </v:rect>
                <v:rect id="shape_0" stroked="f" style="position:absolute;left:2688;top:-1684;width:638;height:184;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设计</w:t>
                        </w:r>
                      </w:p>
                    </w:txbxContent>
                  </v:textbox>
                  <w10:wrap type="square"/>
                  <v:fill o:detectmouseclick="t" on="false"/>
                  <v:stroke color="#3465a4" joinstyle="round" endcap="flat"/>
                </v:rect>
                <v:rect id="shape_0" stroked="f" style="position:absolute;left:2625;top:-1498;width:749;height:18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模块</w:t>
                        </w:r>
                      </w:p>
                    </w:txbxContent>
                  </v:textbox>
                  <w10:wrap type="square"/>
                  <v:fill o:detectmouseclick="t" on="false"/>
                  <v:stroke color="#3465a4" joinstyle="round" endcap="flat"/>
                </v:rect>
                <v:rect id="shape_0" stroked="f" style="position:absolute;left:702;top:-4151;width:1985;height:180;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axi4_write_master.vhd</w:t>
                        </w:r>
                      </w:p>
                    </w:txbxContent>
                  </v:textbox>
                  <w10:wrap type="square"/>
                  <v:fill o:detectmouseclick="t" on="false"/>
                  <v:stroke color="#3465a4" joinstyle="round" endcap="flat"/>
                </v:rect>
                <v:rect id="shape_0" stroked="f" style="position:absolute;left:1327;top:-606;width:1275;height:180;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clock_gen.vhd</w:t>
                        </w:r>
                      </w:p>
                    </w:txbxContent>
                  </v:textbox>
                  <w10:wrap type="square"/>
                  <v:fill o:detectmouseclick="t" on="false"/>
                  <v:stroke color="#3465a4" joinstyle="round" endcap="flat"/>
                </v:rect>
                <v:rect id="shape_0" stroked="f" style="position:absolute;left:6399;top:-4402;width:1741;height:180;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axis_data_read.vhd</w:t>
                        </w:r>
                      </w:p>
                    </w:txbxContent>
                  </v:textbox>
                  <w10:wrap type="square"/>
                  <v:fill o:detectmouseclick="t" on="false"/>
                  <v:stroke color="#3465a4" joinstyle="round" endcap="flat"/>
                </v:rect>
                <v:rect id="shape_0" stroked="f" style="position:absolute;left:6343;top:-2828;width:1974;height:180;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axis_write_master.vhd</w:t>
                        </w:r>
                      </w:p>
                    </w:txbxContent>
                  </v:textbox>
                  <w10:wrap type="square"/>
                  <v:fill o:detectmouseclick="t" on="false"/>
                  <v:stroke color="#3465a4" joinstyle="round" endcap="flat"/>
                </v:rect>
                <v:rect id="shape_0" stroked="f" style="position:absolute;left:741;top:-2436;width:1796;height:181;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axi_s2mm_read.vhd</w:t>
                        </w:r>
                      </w:p>
                    </w:txbxContent>
                  </v:textbox>
                  <w10:wrap type="square"/>
                  <v:fill o:detectmouseclick="t" on="false"/>
                  <v:stroke color="#3465a4" joinstyle="round" endcap="flat"/>
                </v:rect>
                <v:rect id="shape_0" stroked="f" style="position:absolute;left:4063;top:-6087;width:915;height:180;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SG BRAM</w:t>
                        </w:r>
                      </w:p>
                    </w:txbxContent>
                  </v:textbox>
                  <w10:wrap type="square"/>
                  <v:fill o:detectmouseclick="t" on="false"/>
                  <v:stroke color="#3465a4" joinstyle="round" endcap="flat"/>
                </v:rect>
                <v:rect id="shape_0" stroked="f" style="position:absolute;left:6357;top:-3866;width:1845;height:181;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阅读 CTRL 检查器</w:t>
                        </w:r>
                      </w:p>
                    </w:txbxContent>
                  </v:textbox>
                  <w10:wrap type="square"/>
                  <v:fill o:detectmouseclick="t" on="false"/>
                  <v:stroke color="#3465a4" joinstyle="round" endcap="flat"/>
                </v:rect>
                <v:rect id="shape_0" stroked="f" style="position:absolute;left:6410;top:-3650;width:1618;height:180;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axis_ctrl_read.vhd</w:t>
                        </w:r>
                      </w:p>
                    </w:txbxContent>
                  </v:textbox>
                  <w10:wrap type="square"/>
                  <v:fill o:detectmouseclick="t" on="false"/>
                  <v:stroke color="#3465a4" joinstyle="round" endcap="flat"/>
                </v:rect>
                <v:rect id="shape_0" stroked="f" style="position:absolute;left:6341;top:-2364;width:1893;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写入数据生成器</w:t>
                        </w:r>
                      </w:p>
                    </w:txbxContent>
                  </v:textbox>
                  <w10:wrap type="square"/>
                  <v:fill o:detectmouseclick="t" on="false"/>
                  <v:stroke color="#3465a4" joinstyle="round" endcap="flat"/>
                </v:rect>
                <v:rect id="shape_0" stroked="f" style="position:absolute;left:6370;top:-2184;width:1807;height:180;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axis_sts_master.vhd</w:t>
                        </w:r>
                      </w:p>
                    </w:txbxContent>
                  </v:textbox>
                  <w10:wrap type="square"/>
                  <v:fill o:detectmouseclick="t" on="false"/>
                  <v:stroke color="#3465a4" joinstyle="round" endcap="flat"/>
                </v:rect>
                <v:rect id="shape_0" stroked="f" style="position:absolute;left:4155;top:-1433;width:638;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腋石</w:t>
                        </w:r>
                      </w:p>
                    </w:txbxContent>
                  </v:textbox>
                  <w10:wrap type="square"/>
                  <v:fill o:detectmouseclick="t" on="false"/>
                  <v:stroke color="#3465a4" joinstyle="round" endcap="flat"/>
                </v:rect>
                <v:rect id="shape_0" stroked="f" style="position:absolute;left:4643;top:-5372;width:660;height:180;mso-position-vertical:top">
                  <v:textbox>
                    <w:txbxContent>
                      <w:p>
                        <w:pPr>
                          <w:overflowPunct w:val="false"/>
                          <w:spacing w:before="0" w:after="160" w:lineRule="auto" w:line="252"/>
                          <w:ind w:hanging="0"/>
                          <w:jc w:val="left"/>
                          <w:rPr/>
                        </w:pPr>
                        <w:r>
                          <w:rPr>
                            <w:smallCaps w:val="false"/>
                            <w:caps w:val="false"/>
                            <w:iCs w:val="false"/>
                            <w:bCs w:val="false"/>
                            <w:szCs w:val="15"/>
                            <w:spacing w:val="0"/>
                            <w:vertAlign w:val="baseline"/>
                            <w:position w:val="0"/>
                            <w:sz w:val="15"/>
                            <w:i w:val="false"/>
                            <w:dstrike w:val="false"/>
                            <w:strike w:val="false"/>
                            <w:u w:val="none"/>
                            <w:b w:val="false"/>
                            <w:sz w:val="15"/>
                            <w:rFonts w:eastAsia="等线" w:cs="等线" w:ascii="等线" w:hAnsi="等线"/>
                            <w:color w:val="00000A"/>
                            <w14:ligatures w14:val="standardContextual"/>
                          </w:rPr>
                          <w:t>AXI SG</w:t>
                        </w:r>
                      </w:p>
                    </w:txbxContent>
                  </v:textbox>
                  <w10:wrap type="square"/>
                  <v:fill o:detectmouseclick="t" on="false"/>
                  <v:stroke color="#3465a4" joinstyle="round" endcap="flat"/>
                </v:rect>
                <v:rect id="shape_0" stroked="f" style="position:absolute;left:8339;top:-1152;width:438;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做</w:t>
                        </w:r>
                      </w:p>
                    </w:txbxContent>
                  </v:textbox>
                  <w10:wrap type="square"/>
                  <v:fill o:detectmouseclick="t" on="false"/>
                  <v:stroke color="#3465a4" joinstyle="round" endcap="flat"/>
                </v:rect>
                <v:rect id="shape_0" stroked="f" style="position:absolute;left:8277;top:-692;width:527;height:18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5"/>
                            <w:sz w:val="15"/>
                            <w:spacing w:val="0"/>
                            <w:vertAlign w:val="baseline"/>
                            <w:position w:val="0"/>
                            <w:dstrike w:val="false"/>
                            <w:strike w:val="false"/>
                            <w:u w:val="none"/>
                            <w:rFonts w:eastAsia="等线" w:cs="等线" w:ascii="等线" w:hAnsi="等线"/>
                            <w:color w:val="00000A"/>
                            <w14:ligatures w14:val="standardContextual"/>
                          </w:rPr>
                          <w:t>地位</w:t>
                        </w:r>
                      </w:p>
                    </w:txbxContent>
                  </v:textbox>
                  <w10:wrap type="square"/>
                  <v:fill o:detectmouseclick="t" on="false"/>
                  <v:stroke color="#3465a4" joinstyle="round" endcap="flat"/>
                </v:rect>
                <v:rect id="shape_0" stroked="f" style="position:absolute;left:8534;top:-113;width:425;height:111;mso-position-vertical:top">
                  <v:textbox>
                    <w:txbxContent>
                      <w:p>
                        <w:pPr>
                          <w:overflowPunct w:val="false"/>
                          <w:spacing w:before="0" w:after="160" w:lineRule="auto" w:line="252"/>
                          <w:ind w:hanging="0"/>
                          <w:jc w:val="left"/>
                          <w:rPr/>
                        </w:pPr>
                        <w:r>
                          <w:rPr>
                            <w:smallCaps w:val="false"/>
                            <w:caps w:val="false"/>
                            <w:iCs w:val="false"/>
                            <w:bCs w:val="false"/>
                            <w:szCs w:val="10"/>
                            <w:spacing w:val="0"/>
                            <w:vertAlign w:val="baseline"/>
                            <w:position w:val="0"/>
                            <w:sz w:val="10"/>
                            <w:i w:val="false"/>
                            <w:dstrike w:val="false"/>
                            <w:strike w:val="false"/>
                            <w:u w:val="none"/>
                            <w:b w:val="false"/>
                            <w:sz w:val="10"/>
                            <w:rFonts w:eastAsia="等线" w:cs="等线" w:ascii="等线" w:hAnsi="等线"/>
                            <w:color w:val="00000A"/>
                            <w14:ligatures w14:val="standardContextual"/>
                          </w:rPr>
                          <w:t>X13594</w:t>
                        </w:r>
                      </w:p>
                    </w:txbxContent>
                  </v:textbox>
                  <w10:wrap type="square"/>
                  <v:fill o:detectmouseclick="t" on="false"/>
                  <v:stroke color="#3465a4" joinstyle="round" endcap="flat"/>
                </v:rect>
              </v:group>
            </w:pict>
          </mc:Fallback>
        </mc:AlternateContent>
      </w:r>
    </w:p>
    <w:p>
      <w:pPr>
        <w:pStyle w:val="Normal"/>
        <w:tabs>
          <w:tab w:val="clear" w:pos="420"/>
          <w:tab w:val="center" w:pos="3688" w:leader="none"/>
          <w:tab w:val="center" w:pos="6031" w:leader="none"/>
        </w:tabs>
        <w:spacing w:lineRule="auto" w:line="264" w:before="0" w:after="219"/>
        <w:ind w:left="0" w:right="0" w:hanging="0"/>
        <w:jc w:val="left"/>
        <w:rPr/>
      </w:pPr>
      <w:r>
        <w:rPr>
          <w:lang w:val="zh-Hans"/>
        </w:rPr>
        <w:tab/>
      </w:r>
      <w:r>
        <w:rPr>
          <w:i/>
          <w:lang w:val="zh-Hans"/>
        </w:rPr>
        <w:t xml:space="preserve">图 </w:t>
      </w:r>
      <w:r>
        <w:rPr>
          <w:i/>
          <w:lang w:val="zh-Hans"/>
        </w:rPr>
        <w:t>5-1</w:t>
      </w:r>
      <w:r>
        <w:rPr>
          <w:i/>
          <w:lang w:val="zh-Hans"/>
        </w:rPr>
        <w:t>：</w:t>
      </w:r>
      <w:r>
        <w:rPr>
          <w:i/>
          <w:lang w:val="zh-Hans"/>
        </w:rPr>
        <w:tab/>
      </w:r>
      <w:r>
        <w:rPr>
          <w:b/>
          <w:lang w:val="zh-Hans"/>
        </w:rPr>
        <w:t xml:space="preserve">示例设计框图 </w:t>
      </w:r>
    </w:p>
    <w:p>
      <w:pPr>
        <w:pStyle w:val="Normal"/>
        <w:ind w:left="748" w:right="43" w:hanging="3"/>
        <w:rPr/>
      </w:pPr>
      <w:r>
        <w:rPr>
          <w:lang w:val="zh-Hans"/>
        </w:rPr>
        <w:t xml:space="preserve">此示例设计演示了 </w:t>
      </w:r>
      <w:r>
        <w:rPr>
          <w:lang w:val="zh-Hans"/>
        </w:rPr>
        <w:t xml:space="preserve">DUT </w:t>
      </w:r>
      <w:r>
        <w:rPr>
          <w:lang w:val="zh-Hans"/>
        </w:rPr>
        <w:t xml:space="preserve">的 </w:t>
      </w:r>
      <w:r>
        <w:rPr>
          <w:lang w:val="zh-Hans"/>
        </w:rPr>
        <w:t>AXI4-Lite</w:t>
      </w:r>
      <w:r>
        <w:rPr>
          <w:lang w:val="zh-Hans"/>
        </w:rPr>
        <w:t>、</w:t>
      </w:r>
      <w:r>
        <w:rPr>
          <w:lang w:val="zh-Hans"/>
        </w:rPr>
        <w:t xml:space="preserve">AXI4 </w:t>
      </w:r>
      <w:r>
        <w:rPr>
          <w:lang w:val="zh-Hans"/>
        </w:rPr>
        <w:t xml:space="preserve">和 </w:t>
      </w:r>
      <w:r>
        <w:rPr>
          <w:lang w:val="zh-Hans"/>
        </w:rPr>
        <w:t xml:space="preserve">AXI4-Stream </w:t>
      </w:r>
      <w:r>
        <w:rPr>
          <w:lang w:val="zh-Hans"/>
        </w:rPr>
        <w:t xml:space="preserve">接口上的事务。 </w:t>
      </w:r>
    </w:p>
    <w:p>
      <w:pPr>
        <w:pStyle w:val="Normal"/>
        <w:spacing w:lineRule="auto" w:line="235" w:before="0" w:after="218"/>
        <w:ind w:left="755" w:right="0" w:hanging="10"/>
        <w:jc w:val="left"/>
        <w:rPr/>
      </w:pPr>
      <w:r>
        <w:rPr>
          <w:b/>
          <w:lang w:val="zh-Hans"/>
        </w:rPr>
        <w:t>时钟发生器</w:t>
      </w:r>
      <w:r>
        <w:rPr>
          <w:lang w:val="zh-Hans"/>
        </w:rPr>
        <w:t>：</w:t>
      </w:r>
      <w:r>
        <w:rPr>
          <w:lang w:val="zh-Hans"/>
        </w:rPr>
        <w:t xml:space="preserve">MMCME2 </w:t>
      </w:r>
      <w:r>
        <w:rPr>
          <w:lang w:val="zh-Hans"/>
        </w:rPr>
        <w:t xml:space="preserve">用于生成示例设计的时钟。当 </w:t>
      </w:r>
      <w:r>
        <w:rPr>
          <w:lang w:val="zh-Hans"/>
        </w:rPr>
        <w:t xml:space="preserve">DUT </w:t>
      </w:r>
      <w:r>
        <w:rPr>
          <w:lang w:val="zh-Hans"/>
        </w:rPr>
        <w:t>处于同步模式时，</w:t>
      </w:r>
      <w:r>
        <w:rPr>
          <w:lang w:val="zh-Hans"/>
        </w:rPr>
        <w:t>MMCME2</w:t>
      </w:r>
      <w:r>
        <w:rPr>
          <w:lang w:val="zh-Hans"/>
        </w:rPr>
        <w:t xml:space="preserve">为示例设计中的所有 </w:t>
      </w:r>
      <w:r>
        <w:rPr>
          <w:lang w:val="zh-Hans"/>
        </w:rPr>
        <w:t xml:space="preserve">AXI </w:t>
      </w:r>
      <w:r>
        <w:rPr>
          <w:lang w:val="zh-Hans"/>
        </w:rPr>
        <w:t xml:space="preserve">接口生成 </w:t>
      </w:r>
      <w:r>
        <w:rPr>
          <w:lang w:val="zh-Hans"/>
        </w:rPr>
        <w:t>100 MHz clo ck</w:t>
      </w:r>
      <w:r>
        <w:rPr>
          <w:lang w:val="zh-Hans"/>
        </w:rPr>
        <w:t>。在异步模式下，</w:t>
      </w:r>
      <w:r>
        <w:rPr>
          <w:lang w:val="zh-Hans"/>
        </w:rPr>
        <w:t xml:space="preserve">MMCME2 </w:t>
      </w:r>
      <w:r>
        <w:rPr>
          <w:lang w:val="zh-Hans"/>
        </w:rPr>
        <w:t xml:space="preserve">为 </w:t>
      </w:r>
      <w:r>
        <w:rPr>
          <w:lang w:val="zh-Hans"/>
        </w:rPr>
        <w:t xml:space="preserve">AXI4-Lite </w:t>
      </w:r>
      <w:r>
        <w:rPr>
          <w:lang w:val="zh-Hans"/>
        </w:rPr>
        <w:t xml:space="preserve">接口生成一个 </w:t>
      </w:r>
      <w:r>
        <w:rPr>
          <w:lang w:val="zh-Hans"/>
        </w:rPr>
        <w:t xml:space="preserve">50 MHz </w:t>
      </w:r>
      <w:r>
        <w:rPr>
          <w:lang w:val="zh-Hans"/>
        </w:rPr>
        <w:t xml:space="preserve">时钟，为 </w:t>
      </w:r>
      <w:r>
        <w:rPr>
          <w:lang w:val="zh-Hans"/>
        </w:rPr>
        <w:t xml:space="preserve">AXI4 </w:t>
      </w:r>
      <w:r>
        <w:rPr>
          <w:lang w:val="zh-Hans"/>
        </w:rPr>
        <w:t xml:space="preserve">和 </w:t>
      </w:r>
      <w:r>
        <w:rPr>
          <w:lang w:val="zh-Hans"/>
        </w:rPr>
        <w:t xml:space="preserve">AXI4 </w:t>
      </w:r>
      <w:r>
        <w:rPr>
          <w:lang w:val="zh-Hans"/>
        </w:rPr>
        <w:t xml:space="preserve">流接口生成一个 </w:t>
      </w:r>
      <w:r>
        <w:rPr>
          <w:lang w:val="zh-Hans"/>
        </w:rPr>
        <w:t xml:space="preserve">100 MHz </w:t>
      </w:r>
      <w:r>
        <w:rPr>
          <w:lang w:val="zh-Hans"/>
        </w:rPr>
        <w:t xml:space="preserve">时钟 。 </w:t>
      </w:r>
    </w:p>
    <w:p>
      <w:pPr>
        <w:pStyle w:val="Normal"/>
        <w:ind w:left="748" w:right="43" w:hanging="3"/>
        <w:rPr/>
      </w:pPr>
      <w:r>
        <w:rPr>
          <w:lang w:val="zh-Hans"/>
        </w:rPr>
        <w:t xml:space="preserve">示例设计的 </w:t>
      </w:r>
      <w:r>
        <w:rPr>
          <w:lang w:val="zh-Hans"/>
        </w:rPr>
        <w:t xml:space="preserve">DUT </w:t>
      </w:r>
      <w:r>
        <w:rPr>
          <w:lang w:val="zh-Hans"/>
        </w:rPr>
        <w:t xml:space="preserve">和其他模块在复位状态下保持 </w:t>
      </w:r>
      <w:r>
        <w:rPr>
          <w:lang w:val="zh-Hans"/>
        </w:rPr>
        <w:t>pt</w:t>
      </w:r>
      <w:r>
        <w:rPr>
          <w:lang w:val="zh-Hans"/>
        </w:rPr>
        <w:t xml:space="preserve">，直到 </w:t>
      </w:r>
      <w:r>
        <w:rPr>
          <w:lang w:val="zh-Hans"/>
        </w:rPr>
        <w:t xml:space="preserve">MMCME2 </w:t>
      </w:r>
      <w:r>
        <w:rPr>
          <w:lang w:val="zh-Hans"/>
        </w:rPr>
        <w:t>锁定。</w:t>
      </w:r>
    </w:p>
    <w:p>
      <w:pPr>
        <w:pStyle w:val="Normal"/>
        <w:spacing w:lineRule="auto" w:line="235" w:before="0" w:after="218"/>
        <w:ind w:left="755" w:right="0" w:hanging="10"/>
        <w:jc w:val="left"/>
        <w:rPr/>
      </w:pPr>
      <w:r>
        <w:rPr>
          <w:b/>
          <w:lang w:val="zh-Hans"/>
        </w:rPr>
        <w:t>寄存器配置模块：该模块按照</w:t>
      </w:r>
      <w:r>
        <w:rPr>
          <w:color w:val="0000FF"/>
          <w:lang w:val="zh-Hans"/>
        </w:rPr>
        <w:t xml:space="preserve">第 </w:t>
      </w:r>
      <w:r>
        <w:rPr>
          <w:color w:val="0000FF"/>
          <w:lang w:val="zh-Hans"/>
        </w:rPr>
        <w:t xml:space="preserve">3 </w:t>
      </w:r>
      <w:r>
        <w:rPr>
          <w:color w:val="0000FF"/>
          <w:lang w:val="zh-Hans"/>
        </w:rPr>
        <w:t>章编程序列</w:t>
      </w:r>
      <w:r>
        <w:rPr>
          <w:lang w:val="zh-Hans"/>
        </w:rPr>
        <w:t xml:space="preserve">中的编程顺序中所述配置 </w:t>
      </w:r>
      <w:r>
        <w:rPr>
          <w:lang w:val="zh-Hans"/>
        </w:rPr>
        <w:t xml:space="preserve">DUT </w:t>
      </w:r>
      <w:r>
        <w:rPr>
          <w:lang w:val="zh-Hans"/>
        </w:rPr>
        <w:t xml:space="preserve">寄存器。此模块是一个 </w:t>
      </w:r>
      <w:r>
        <w:rPr>
          <w:lang w:val="zh-Hans"/>
        </w:rPr>
        <w:t xml:space="preserve">AXI </w:t>
      </w:r>
      <w:r>
        <w:rPr>
          <w:lang w:val="zh-Hans"/>
        </w:rPr>
        <w:t xml:space="preserve">流量生成器模块，用于对寄存器进行编程。有关详细信息，请参阅 </w:t>
      </w:r>
      <w:r>
        <w:rPr>
          <w:i/>
          <w:lang w:val="zh-Hans"/>
        </w:rPr>
        <w:t xml:space="preserve">AXI </w:t>
      </w:r>
      <w:r>
        <w:rPr>
          <w:i/>
          <w:lang w:val="zh-Hans"/>
        </w:rPr>
        <w:t xml:space="preserve">流量生成器 </w:t>
      </w:r>
      <w:r>
        <w:rPr>
          <w:i/>
          <w:lang w:val="zh-Hans"/>
        </w:rPr>
        <w:t xml:space="preserve">LogiCORE IP </w:t>
      </w:r>
      <w:r>
        <w:rPr>
          <w:lang w:val="zh-Hans"/>
        </w:rPr>
        <w:t>（</w:t>
      </w:r>
      <w:r>
        <w:rPr>
          <w:lang w:val="zh-Hans"/>
        </w:rPr>
        <w:t>PG125</w:t>
      </w:r>
      <w:r>
        <w:rPr>
          <w:lang w:val="zh-Hans"/>
        </w:rPr>
        <w:t xml:space="preserve">） </w:t>
      </w:r>
      <w:r>
        <w:rPr>
          <w:color w:val="0000FF"/>
          <w:lang w:val="zh-Hans"/>
        </w:rPr>
        <w:t>[</w:t>
      </w:r>
      <w:r>
        <w:rPr>
          <w:color w:val="0000FF"/>
          <w:lang w:val="zh-Hans"/>
        </w:rPr>
        <w:t xml:space="preserve">参考文献 </w:t>
      </w:r>
      <w:r>
        <w:rPr>
          <w:color w:val="0000FF"/>
          <w:lang w:val="zh-Hans"/>
        </w:rPr>
        <w:t>7]</w:t>
      </w:r>
      <w:r>
        <w:rPr>
          <w:color w:val="0000FF"/>
          <w:lang w:val="zh-Hans"/>
        </w:rPr>
        <w:t>。</w:t>
      </w:r>
    </w:p>
    <w:p>
      <w:pPr>
        <w:pStyle w:val="Normal"/>
        <w:spacing w:lineRule="auto" w:line="235" w:before="0" w:after="218"/>
        <w:ind w:left="755" w:right="0" w:hanging="10"/>
        <w:jc w:val="left"/>
        <w:rPr/>
      </w:pPr>
      <w:r>
        <w:rPr>
          <w:b/>
          <w:lang w:val="zh-Hans"/>
        </w:rPr>
        <w:t>读取路径生成器：</w:t>
      </w:r>
      <w:r>
        <w:rPr>
          <w:lang w:val="zh-Hans"/>
        </w:rPr>
        <w:t xml:space="preserve"> 这使用 </w:t>
      </w:r>
      <w:r>
        <w:rPr>
          <w:lang w:val="zh-Hans"/>
        </w:rPr>
        <w:t xml:space="preserve">AXI </w:t>
      </w:r>
      <w:r>
        <w:rPr>
          <w:lang w:val="zh-Hans"/>
        </w:rPr>
        <w:t xml:space="preserve">块 </w:t>
      </w:r>
      <w:r>
        <w:rPr>
          <w:lang w:val="zh-Hans"/>
        </w:rPr>
        <w:t>RAM</w:t>
      </w:r>
      <w:r>
        <w:rPr>
          <w:lang w:val="zh-Hans"/>
        </w:rPr>
        <w:t xml:space="preserve">，该 </w:t>
      </w:r>
      <w:r>
        <w:rPr>
          <w:lang w:val="zh-Hans"/>
        </w:rPr>
        <w:t xml:space="preserve">RAM </w:t>
      </w:r>
      <w:r>
        <w:rPr>
          <w:lang w:val="zh-Hans"/>
        </w:rPr>
        <w:t xml:space="preserve">在 </w:t>
      </w:r>
      <w:r>
        <w:rPr>
          <w:lang w:val="zh-Hans"/>
        </w:rPr>
        <w:t xml:space="preserve">MMCME2 </w:t>
      </w:r>
      <w:r>
        <w:rPr>
          <w:lang w:val="zh-Hans"/>
        </w:rPr>
        <w:t>锁定后填充（具有固定数量的传输）。</w:t>
      </w:r>
      <w:r>
        <w:rPr>
          <w:lang w:val="zh-Hans"/>
        </w:rPr>
        <w:t xml:space="preserve">MM2S </w:t>
      </w:r>
      <w:r>
        <w:rPr>
          <w:lang w:val="zh-Hans"/>
        </w:rPr>
        <w:t>通道读取</w:t>
      </w:r>
      <w:r>
        <w:rPr>
          <w:lang w:val="zh-Hans"/>
        </w:rPr>
        <w:t xml:space="preserve">AXI </w:t>
      </w:r>
      <w:r>
        <w:rPr>
          <w:lang w:val="zh-Hans"/>
        </w:rPr>
        <w:t xml:space="preserve">块 </w:t>
      </w:r>
      <w:r>
        <w:rPr>
          <w:lang w:val="zh-Hans"/>
        </w:rPr>
        <w:t xml:space="preserve">RAM </w:t>
      </w:r>
      <w:r>
        <w:rPr>
          <w:lang w:val="zh-Hans"/>
        </w:rPr>
        <w:t xml:space="preserve">并将数据传输到 </w:t>
      </w:r>
      <w:r>
        <w:rPr>
          <w:lang w:val="zh-Hans"/>
        </w:rPr>
        <w:t xml:space="preserve">AXI4 </w:t>
      </w:r>
      <w:r>
        <w:rPr>
          <w:lang w:val="zh-Hans"/>
        </w:rPr>
        <w:t xml:space="preserve">流接口。 </w:t>
      </w:r>
    </w:p>
    <w:p>
      <w:pPr>
        <w:pStyle w:val="Normal"/>
        <w:ind w:left="748" w:right="43" w:hanging="3"/>
        <w:rPr/>
      </w:pPr>
      <w:r>
        <w:rPr>
          <w:b/>
          <w:lang w:val="zh-Hans"/>
        </w:rPr>
        <w:t>读取路径检查器：</w:t>
      </w:r>
      <w:r>
        <w:rPr>
          <w:lang w:val="zh-Hans"/>
        </w:rPr>
        <w:t xml:space="preserve"> 此模块检查在 </w:t>
      </w:r>
      <w:r>
        <w:rPr>
          <w:lang w:val="zh-Hans"/>
        </w:rPr>
        <w:t xml:space="preserve">MM2S AXI4 </w:t>
      </w:r>
      <w:r>
        <w:rPr>
          <w:lang w:val="zh-Hans"/>
        </w:rPr>
        <w:t>流接口上传输的数据。</w:t>
      </w:r>
    </w:p>
    <w:p>
      <w:pPr>
        <w:pStyle w:val="Normal"/>
        <w:ind w:left="748" w:right="43" w:hanging="3"/>
        <w:rPr/>
      </w:pPr>
      <w:r>
        <w:rPr>
          <w:b/>
          <w:lang w:val="zh-Hans"/>
        </w:rPr>
        <w:t xml:space="preserve">读取路径 </w:t>
      </w:r>
      <w:r>
        <w:rPr>
          <w:b/>
          <w:lang w:val="zh-Hans"/>
        </w:rPr>
        <w:t xml:space="preserve">CTRL </w:t>
      </w:r>
      <w:r>
        <w:rPr>
          <w:b/>
          <w:lang w:val="zh-Hans"/>
        </w:rPr>
        <w:t>检查器</w:t>
      </w:r>
      <w:r>
        <w:rPr>
          <w:lang w:val="zh-Hans"/>
        </w:rPr>
        <w:t xml:space="preserve">：此模块检查在 </w:t>
      </w:r>
      <w:r>
        <w:rPr>
          <w:lang w:val="zh-Hans"/>
        </w:rPr>
        <w:t xml:space="preserve">MM2S AXI4 </w:t>
      </w:r>
      <w:r>
        <w:rPr>
          <w:lang w:val="zh-Hans"/>
        </w:rPr>
        <w:t>流控制接口上传输的数据 。</w:t>
      </w:r>
    </w:p>
    <w:p>
      <w:pPr>
        <w:pStyle w:val="Normal"/>
        <w:spacing w:lineRule="auto" w:line="319" w:before="0" w:after="110"/>
        <w:ind w:left="755" w:right="0" w:hanging="10"/>
        <w:jc w:val="left"/>
        <w:rPr/>
      </w:pPr>
      <w:r>
        <w:rPr>
          <w:b/>
          <w:lang w:val="zh-Hans"/>
        </w:rPr>
        <w:t>写入路径生成器</w:t>
      </w:r>
      <w:r>
        <w:rPr>
          <w:lang w:val="zh-Hans"/>
        </w:rPr>
        <w:t>：配置写入 （</w:t>
      </w:r>
      <w:r>
        <w:rPr>
          <w:lang w:val="zh-Hans"/>
        </w:rPr>
        <w:t>S2MM</w:t>
      </w:r>
      <w:r>
        <w:rPr>
          <w:lang w:val="zh-Hans"/>
        </w:rPr>
        <w:t xml:space="preserve">） 通道后，此模块驱动 </w:t>
      </w:r>
      <w:r>
        <w:rPr>
          <w:lang w:val="zh-Hans"/>
        </w:rPr>
        <w:t xml:space="preserve">S2MM AXI4-Stream </w:t>
      </w:r>
      <w:r>
        <w:rPr>
          <w:lang w:val="zh-Hans"/>
        </w:rPr>
        <w:t xml:space="preserve">接口上的事务（具有固定数量的传输）。 </w:t>
      </w:r>
      <w:r>
        <w:rPr>
          <w:b/>
          <w:lang w:val="zh-Hans"/>
        </w:rPr>
        <w:t xml:space="preserve">写入路径 </w:t>
      </w:r>
      <w:r>
        <w:rPr>
          <w:b/>
          <w:lang w:val="zh-Hans"/>
        </w:rPr>
        <w:t xml:space="preserve">STS </w:t>
      </w:r>
      <w:r>
        <w:rPr>
          <w:b/>
          <w:lang w:val="zh-Hans"/>
        </w:rPr>
        <w:t>生成器</w:t>
      </w:r>
      <w:r>
        <w:rPr>
          <w:lang w:val="zh-Hans"/>
        </w:rPr>
        <w:t xml:space="preserve">：此模块生成 </w:t>
      </w:r>
      <w:r>
        <w:rPr>
          <w:lang w:val="zh-Hans"/>
        </w:rPr>
        <w:t xml:space="preserve">S2MM STS </w:t>
      </w:r>
      <w:r>
        <w:rPr>
          <w:lang w:val="zh-Hans"/>
        </w:rPr>
        <w:t>数据流。</w:t>
      </w:r>
    </w:p>
    <w:p>
      <w:pPr>
        <w:pStyle w:val="Normal"/>
        <w:ind w:left="748" w:right="43" w:hanging="3"/>
        <w:rPr/>
      </w:pPr>
      <w:r>
        <w:rPr>
          <w:b/>
          <w:lang w:val="zh-Hans"/>
        </w:rPr>
        <w:t>写入路径检查器</w:t>
      </w:r>
      <w:r>
        <w:rPr>
          <w:lang w:val="zh-Hans"/>
        </w:rPr>
        <w:t xml:space="preserve">：此模式检查在 </w:t>
      </w:r>
      <w:r>
        <w:rPr>
          <w:lang w:val="zh-Hans"/>
        </w:rPr>
        <w:t xml:space="preserve">AXI4 </w:t>
      </w:r>
      <w:r>
        <w:rPr>
          <w:lang w:val="zh-Hans"/>
        </w:rPr>
        <w:t xml:space="preserve">接口上接收的数据。在 </w:t>
      </w:r>
      <w:r>
        <w:rPr>
          <w:lang w:val="zh-Hans"/>
        </w:rPr>
        <w:t xml:space="preserve">AXI4 </w:t>
      </w:r>
      <w:r>
        <w:rPr>
          <w:lang w:val="zh-Hans"/>
        </w:rPr>
        <w:t xml:space="preserve">接口上接收的数据也会写入另一个 </w:t>
      </w:r>
      <w:r>
        <w:rPr>
          <w:lang w:val="zh-Hans"/>
        </w:rPr>
        <w:t xml:space="preserve">AXI </w:t>
      </w:r>
      <w:r>
        <w:rPr>
          <w:lang w:val="zh-Hans"/>
        </w:rPr>
        <w:t xml:space="preserve">块 </w:t>
      </w:r>
      <w:r>
        <w:rPr>
          <w:lang w:val="zh-Hans"/>
        </w:rPr>
        <w:t>RAM</w:t>
      </w:r>
      <w:r>
        <w:rPr>
          <w:lang w:val="zh-Hans"/>
        </w:rPr>
        <w:t>。</w:t>
      </w:r>
    </w:p>
    <w:p>
      <w:pPr>
        <w:pStyle w:val="Normal"/>
        <w:ind w:left="748" w:right="43" w:hanging="3"/>
        <w:rPr/>
      </w:pPr>
      <w:r>
        <w:rPr>
          <w:lang w:val="zh-Hans"/>
        </w:rPr>
        <w:t xml:space="preserve">MMCME2 </w:t>
      </w:r>
      <w:r>
        <w:rPr>
          <w:lang w:val="zh-Hans"/>
        </w:rPr>
        <w:t>锁定后不久，测试将开始。完成所有事务后，“完成”引脚断言为“高”。</w:t>
      </w:r>
      <w:r>
        <w:rPr>
          <w:lang w:val="zh-Hans"/>
        </w:rPr>
        <w:t xml:space="preserve">Simi larly </w:t>
      </w:r>
      <w:r>
        <w:rPr>
          <w:lang w:val="zh-Hans"/>
        </w:rPr>
        <w:t>状态引脚在数据完整性检查成功时被断言为高。这两个引脚可以连接到</w:t>
      </w:r>
      <w:r>
        <w:rPr>
          <w:lang w:val="zh-Hans"/>
        </w:rPr>
        <w:t>LED</w:t>
      </w:r>
      <w:r>
        <w:rPr>
          <w:lang w:val="zh-Hans"/>
        </w:rPr>
        <w:t>以了解测试状态。</w:t>
      </w:r>
    </w:p>
    <w:p>
      <w:pPr>
        <w:pStyle w:val="Normal"/>
        <w:spacing w:lineRule="auto" w:line="259" w:before="0" w:after="286"/>
        <w:ind w:left="760" w:right="-7" w:hanging="0"/>
        <w:jc w:val="left"/>
        <w:rPr/>
      </w:pPr>
      <w:r>
        <w:rPr/>
        <mc:AlternateContent>
          <mc:Choice Requires="wpg">
            <w:drawing>
              <wp:inline distT="0" distB="0" distL="0" distR="0" wp14:anchorId="020D166F">
                <wp:extent cx="5921375" cy="25400"/>
                <wp:effectExtent l="0" t="0" r="0" b="0"/>
                <wp:docPr id="137" name="形状99"/>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99" style="position:absolute;margin-left:0pt;margin-top:-2pt;width:466.2pt;height:1.95pt" coordorigin="0,-40" coordsize="9324,39"/>
            </w:pict>
          </mc:Fallback>
        </mc:AlternateContent>
      </w:r>
    </w:p>
    <w:p>
      <w:pPr>
        <w:pStyle w:val="2"/>
        <w:ind w:left="755" w:right="67" w:hanging="10"/>
        <w:rPr/>
      </w:pPr>
      <w:r>
        <w:rPr>
          <w:lang w:val="zh-Hans"/>
        </w:rPr>
        <w:t>实现示例设计</w:t>
      </w:r>
    </w:p>
    <w:p>
      <w:pPr>
        <w:pStyle w:val="Normal"/>
        <w:ind w:left="748" w:right="43" w:hanging="3"/>
        <w:rPr/>
      </w:pPr>
      <w:r>
        <w:rPr>
          <w:lang w:val="zh-Hans"/>
        </w:rPr>
        <w:t>按照</w:t>
      </w:r>
      <w:r>
        <w:rPr>
          <w:color w:val="0000FF"/>
          <w:lang w:val="zh-Hans"/>
        </w:rPr>
        <w:t xml:space="preserve">第 </w:t>
      </w:r>
      <w:r>
        <w:rPr>
          <w:color w:val="0000FF"/>
          <w:lang w:val="zh-Hans"/>
        </w:rPr>
        <w:t xml:space="preserve">4 </w:t>
      </w:r>
      <w:r>
        <w:rPr>
          <w:color w:val="0000FF"/>
          <w:lang w:val="zh-Hans"/>
        </w:rPr>
        <w:t xml:space="preserve">章 “设计流程步骤 </w:t>
      </w:r>
      <w:r>
        <w:rPr>
          <w:color w:val="0000FF"/>
          <w:lang w:val="zh-Hans"/>
        </w:rPr>
        <w:t>s</w:t>
      </w:r>
      <w:r>
        <w:rPr>
          <w:lang w:val="zh-Hans"/>
        </w:rPr>
        <w:t xml:space="preserve"> ”</w:t>
      </w:r>
      <w:r>
        <w:rPr>
          <w:lang w:val="zh-Hans"/>
        </w:rPr>
        <w:t>中描述的步骤操作后，按如下方式实现示例设计：</w:t>
      </w:r>
    </w:p>
    <w:p>
      <w:pPr>
        <w:pStyle w:val="Normal"/>
        <w:numPr>
          <w:ilvl w:val="0"/>
          <w:numId w:val="21"/>
        </w:numPr>
        <w:spacing w:before="0" w:after="143"/>
        <w:ind w:left="1105" w:right="43" w:hanging="360"/>
        <w:rPr/>
      </w:pPr>
      <w:r>
        <w:rPr>
          <w:lang w:val="zh-Hans"/>
        </w:rPr>
        <w:t xml:space="preserve">右键单击“层次结构”窗口中的内核，然后选择“ </w:t>
      </w:r>
      <w:r>
        <w:rPr>
          <w:b/>
          <w:lang w:val="zh-Hans"/>
        </w:rPr>
        <w:t xml:space="preserve">打开 </w:t>
      </w:r>
      <w:r>
        <w:rPr>
          <w:b/>
          <w:lang w:val="zh-Hans"/>
        </w:rPr>
        <w:t xml:space="preserve">IP </w:t>
      </w:r>
      <w:r>
        <w:rPr>
          <w:b/>
          <w:lang w:val="zh-Hans"/>
        </w:rPr>
        <w:t>示例设计</w:t>
      </w:r>
      <w:r>
        <w:rPr>
          <w:lang w:val="zh-Hans"/>
        </w:rPr>
        <w:t>”。</w:t>
      </w:r>
    </w:p>
    <w:p>
      <w:pPr>
        <w:pStyle w:val="Normal"/>
        <w:numPr>
          <w:ilvl w:val="0"/>
          <w:numId w:val="21"/>
        </w:numPr>
        <w:spacing w:before="0" w:after="272"/>
        <w:ind w:left="1105" w:right="43" w:hanging="360"/>
        <w:rPr/>
      </w:pPr>
      <w:r>
        <w:rPr>
          <w:lang w:val="zh-Hans"/>
        </w:rPr>
        <w:t xml:space="preserve">将弹出一个新窗口，要求您为示例设计指定目录。选择新目录，或保留默认目录。 </w:t>
      </w:r>
    </w:p>
    <w:p>
      <w:pPr>
        <w:pStyle w:val="Normal"/>
        <w:spacing w:before="0" w:after="152"/>
        <w:ind w:left="1123" w:right="43" w:hanging="3"/>
        <w:rPr/>
      </w:pPr>
      <w:r>
        <w:rPr>
          <w:lang w:val="zh-Hans"/>
        </w:rPr>
        <w:t xml:space="preserve">将在所选目录中自动创建一个新项目，并在新的 </w:t>
      </w:r>
      <w:r>
        <w:rPr>
          <w:lang w:val="zh-Hans"/>
        </w:rPr>
        <w:t xml:space="preserve">Vivado IDE </w:t>
      </w:r>
      <w:r>
        <w:rPr>
          <w:lang w:val="zh-Hans"/>
        </w:rPr>
        <w:t>窗口中打开。</w:t>
      </w:r>
    </w:p>
    <w:p>
      <w:pPr>
        <w:pStyle w:val="Normal"/>
        <w:numPr>
          <w:ilvl w:val="0"/>
          <w:numId w:val="21"/>
        </w:numPr>
        <w:ind w:left="1105" w:right="43" w:hanging="360"/>
        <w:rPr/>
      </w:pPr>
      <w:r>
        <w:rPr>
          <w:lang w:val="zh-Hans"/>
        </w:rPr>
        <w:t xml:space="preserve">在流导航器（左侧窗格）中，单击 </w:t>
      </w:r>
      <w:r>
        <w:rPr>
          <w:b/>
          <w:lang w:val="zh-Hans"/>
        </w:rPr>
        <w:t>运行实施</w:t>
      </w:r>
      <w:r>
        <w:rPr>
          <w:lang w:val="zh-Hans"/>
        </w:rPr>
        <w:t xml:space="preserve"> 并按照说明进行操作。</w:t>
      </w:r>
    </w:p>
    <w:p>
      <w:pPr>
        <w:pStyle w:val="Normal"/>
        <w:ind w:left="748" w:right="43" w:hanging="3"/>
        <w:rPr/>
      </w:pPr>
      <w:r>
        <w:rPr>
          <w:color w:val="0000FF"/>
          <w:lang w:val="zh-Hans"/>
        </w:rPr>
        <w:t xml:space="preserve">表 </w:t>
      </w:r>
      <w:r>
        <w:rPr>
          <w:color w:val="0000FF"/>
          <w:lang w:val="zh-Hans"/>
        </w:rPr>
        <w:t>5-1</w:t>
      </w:r>
      <w:r>
        <w:rPr>
          <w:lang w:val="zh-Hans"/>
        </w:rPr>
        <w:t xml:space="preserve">、表 </w:t>
      </w:r>
      <w:r>
        <w:rPr>
          <w:lang w:val="zh-Hans"/>
        </w:rPr>
        <w:t xml:space="preserve">5-2 </w:t>
      </w:r>
      <w:r>
        <w:rPr>
          <w:lang w:val="zh-Hans"/>
        </w:rPr>
        <w:t>和</w:t>
      </w:r>
      <w:r>
        <w:rPr>
          <w:color w:val="0000FF"/>
          <w:lang w:val="zh-Hans"/>
        </w:rPr>
        <w:t xml:space="preserve">表 </w:t>
      </w:r>
      <w:r>
        <w:rPr>
          <w:color w:val="0000FF"/>
          <w:lang w:val="zh-Hans"/>
        </w:rPr>
        <w:t>5-3</w:t>
      </w:r>
      <w:r>
        <w:rPr>
          <w:lang w:val="zh-Hans"/>
        </w:rPr>
        <w:t xml:space="preserve"> </w:t>
      </w:r>
      <w:r>
        <w:rPr>
          <w:lang w:val="zh-Hans"/>
        </w:rPr>
        <w:t xml:space="preserve">描述了示例设计、仿真和约束目录中的文件。 </w:t>
      </w:r>
    </w:p>
    <w:p>
      <w:pPr>
        <w:pStyle w:val="Normal"/>
        <w:spacing w:before="0" w:after="21"/>
        <w:ind w:left="748" w:right="43" w:hanging="3"/>
        <w:rPr/>
      </w:pPr>
      <w:r>
        <w:rPr>
          <w:lang w:val="zh-Hans"/>
        </w:rPr>
        <w:t xml:space="preserve">在当前项目目录中，名称为 </w:t>
      </w:r>
    </w:p>
    <w:p>
      <w:pPr>
        <w:pStyle w:val="Normal"/>
        <w:ind w:left="748" w:right="43" w:hanging="3"/>
        <w:rPr/>
      </w:pPr>
      <w:r>
        <w:rPr>
          <w:lang w:val="zh-Hans"/>
        </w:rPr>
        <w:t xml:space="preserve"> </w:t>
      </w:r>
      <w:r>
        <w:rPr>
          <w:lang w:val="zh-Hans"/>
        </w:rPr>
        <w:t>将创建</w:t>
      </w:r>
      <w:r>
        <w:rPr>
          <w:lang w:val="zh-Hans"/>
        </w:rPr>
        <w:t>&lt;component_name&gt;_example</w:t>
      </w:r>
      <w:r>
        <w:rPr>
          <w:lang w:val="zh-Hans"/>
        </w:rPr>
        <w:t xml:space="preserve">并将文件传递到该目录中。此目录及其子目录包含创建 </w:t>
      </w:r>
      <w:r>
        <w:rPr>
          <w:lang w:val="zh-Hans"/>
        </w:rPr>
        <w:t xml:space="preserve">AXI DMA </w:t>
      </w:r>
      <w:r>
        <w:rPr>
          <w:lang w:val="zh-Hans"/>
        </w:rPr>
        <w:t>控制器示例设计所需的所有源文件。</w:t>
      </w:r>
    </w:p>
    <w:p>
      <w:pPr>
        <w:pStyle w:val="Normal"/>
        <w:spacing w:before="0" w:after="157"/>
        <w:ind w:left="748" w:right="43" w:hanging="3"/>
        <w:rPr/>
      </w:pPr>
      <w:r>
        <w:rPr>
          <w:color w:val="0000FF"/>
          <w:lang w:val="zh-Hans"/>
        </w:rPr>
        <w:t xml:space="preserve">表 </w:t>
      </w:r>
      <w:r>
        <w:rPr>
          <w:color w:val="0000FF"/>
          <w:lang w:val="zh-Hans"/>
        </w:rPr>
        <w:t>5-1</w:t>
      </w:r>
      <w:r>
        <w:rPr>
          <w:lang w:val="zh-Hans"/>
        </w:rPr>
        <w:t xml:space="preserve"> </w:t>
      </w:r>
      <w:r>
        <w:rPr>
          <w:lang w:val="zh-Hans"/>
        </w:rPr>
        <w:t>显示了作为示例设计一部分的文件。</w:t>
      </w:r>
    </w:p>
    <w:p>
      <w:pPr>
        <w:pStyle w:val="Normal"/>
        <w:tabs>
          <w:tab w:val="clear" w:pos="420"/>
          <w:tab w:val="center" w:pos="1214" w:leader="none"/>
          <w:tab w:val="center" w:pos="3194" w:leader="none"/>
        </w:tabs>
        <w:spacing w:lineRule="auto" w:line="264" w:before="0" w:after="3"/>
        <w:ind w:left="0" w:right="0" w:hanging="0"/>
        <w:jc w:val="left"/>
        <w:rPr/>
      </w:pPr>
      <w:r>
        <w:rPr>
          <w:lang w:val="zh-Hans"/>
        </w:rPr>
        <w:tab/>
      </w:r>
      <w:r>
        <w:rPr>
          <w:i/>
          <w:lang w:val="zh-Hans"/>
        </w:rPr>
        <w:t xml:space="preserve">表 </w:t>
      </w:r>
      <w:r>
        <w:rPr>
          <w:i/>
          <w:lang w:val="zh-Hans"/>
        </w:rPr>
        <w:t>5-1</w:t>
        <w:tab/>
      </w:r>
      <w:r>
        <w:rPr>
          <w:b/>
          <w:lang w:val="zh-Hans"/>
        </w:rPr>
        <w:t>：示例设计目录</w:t>
      </w:r>
    </w:p>
    <w:tbl>
      <w:tblPr>
        <w:tblStyle w:val="TableGrid"/>
        <w:tblW w:w="9318" w:type="dxa"/>
        <w:jc w:val="left"/>
        <w:tblInd w:w="760" w:type="dxa"/>
        <w:tblCellMar>
          <w:top w:w="82" w:type="dxa"/>
          <w:left w:w="89" w:type="dxa"/>
          <w:bottom w:w="0" w:type="dxa"/>
          <w:right w:w="83" w:type="dxa"/>
        </w:tblCellMar>
        <w:tblLook w:val="04a0" w:noHBand="0" w:noVBand="1" w:firstColumn="1" w:lastRow="0" w:lastColumn="0" w:firstRow="1"/>
      </w:tblPr>
      <w:tblGrid>
        <w:gridCol w:w="4658"/>
        <w:gridCol w:w="4659"/>
      </w:tblGrid>
      <w:tr>
        <w:trPr>
          <w:trHeight w:val="381" w:hRule="atLeast"/>
        </w:trPr>
        <w:tc>
          <w:tcPr>
            <w:tcW w:w="465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1" w:right="0" w:hanging="0"/>
              <w:jc w:val="left"/>
              <w:rPr/>
            </w:pPr>
            <w:r>
              <w:rPr>
                <w:b/>
                <w:lang w:val="zh-Hans"/>
              </w:rPr>
              <w:t>名字</w:t>
            </w:r>
          </w:p>
        </w:tc>
        <w:tc>
          <w:tcPr>
            <w:tcW w:w="465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50" w:hRule="atLeast"/>
        </w:trPr>
        <w:tc>
          <w:tcPr>
            <w:tcW w:w="465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&lt;component_name&gt;_exdes.vhd</w:t>
            </w:r>
          </w:p>
        </w:tc>
        <w:tc>
          <w:tcPr>
            <w:tcW w:w="465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示例设计的顶级 </w:t>
            </w:r>
            <w:r>
              <w:rPr>
                <w:sz w:val="19"/>
                <w:lang w:val="zh-Hans"/>
              </w:rPr>
              <w:t xml:space="preserve">HDL </w:t>
            </w:r>
            <w:r>
              <w:rPr>
                <w:sz w:val="19"/>
                <w:lang w:val="zh-Hans"/>
              </w:rPr>
              <w:t>文件。</w:t>
            </w:r>
          </w:p>
        </w:tc>
      </w:tr>
      <w:tr>
        <w:trPr>
          <w:trHeight w:val="1039" w:hRule="atLeast"/>
        </w:trPr>
        <w:tc>
          <w:tcPr>
            <w:tcW w:w="465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axi_lite_sm.vhd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注册示例设计的配置文件。 </w:t>
            </w:r>
          </w:p>
          <w:p>
            <w:pPr>
              <w:pStyle w:val="Normal"/>
              <w:spacing w:lineRule="auto" w:line="259" w:before="0" w:after="0"/>
              <w:ind w:left="1" w:right="57" w:hanging="0"/>
              <w:rPr/>
            </w:pPr>
            <w:r>
              <w:rPr>
                <w:sz w:val="19"/>
                <w:lang w:val="zh-Hans"/>
              </w:rPr>
              <w:t xml:space="preserve">（默认情况下不使用此文件。您可以更新 </w:t>
            </w:r>
            <w:r>
              <w:rPr>
                <w:sz w:val="19"/>
                <w:lang w:val="zh-Hans"/>
              </w:rPr>
              <w:t xml:space="preserve">&lt;component_name&gt;_exdes.vhd </w:t>
            </w:r>
            <w:r>
              <w:rPr>
                <w:sz w:val="19"/>
                <w:lang w:val="zh-Hans"/>
              </w:rPr>
              <w:t xml:space="preserve">以代替 </w:t>
            </w:r>
            <w:r>
              <w:rPr>
                <w:sz w:val="19"/>
                <w:lang w:val="zh-Hans"/>
              </w:rPr>
              <w:t xml:space="preserve">AXI </w:t>
            </w:r>
            <w:r>
              <w:rPr>
                <w:sz w:val="19"/>
                <w:lang w:val="zh-Hans"/>
              </w:rPr>
              <w:t>流量生成器）。</w:t>
            </w:r>
          </w:p>
        </w:tc>
      </w:tr>
      <w:tr>
        <w:trPr>
          <w:trHeight w:val="350" w:hRule="atLeast"/>
        </w:trPr>
        <w:tc>
          <w:tcPr>
            <w:tcW w:w="46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clock_gen.vhd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用于示例设计的时钟生成模块。</w:t>
            </w:r>
          </w:p>
        </w:tc>
      </w:tr>
      <w:tr>
        <w:trPr>
          <w:trHeight w:val="580" w:hRule="atLeast"/>
        </w:trPr>
        <w:tc>
          <w:tcPr>
            <w:tcW w:w="465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axi4_write_master.vhd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读取路径数据生成器模块，用于示例设计。</w:t>
            </w:r>
          </w:p>
        </w:tc>
      </w:tr>
      <w:tr>
        <w:trPr>
          <w:trHeight w:val="581" w:hRule="atLeast"/>
        </w:trPr>
        <w:tc>
          <w:tcPr>
            <w:tcW w:w="465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axis_data_read.vhd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读取路径数据检查器模块以用于示例设计。</w:t>
            </w:r>
          </w:p>
        </w:tc>
      </w:tr>
      <w:tr>
        <w:trPr>
          <w:trHeight w:val="580" w:hRule="atLeast"/>
        </w:trPr>
        <w:tc>
          <w:tcPr>
            <w:tcW w:w="465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axis_write_master.vhd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写入路径数据生成器模块用于示例设计。</w:t>
            </w:r>
          </w:p>
        </w:tc>
      </w:tr>
      <w:tr>
        <w:trPr>
          <w:trHeight w:val="580" w:hRule="atLeast"/>
        </w:trPr>
        <w:tc>
          <w:tcPr>
            <w:tcW w:w="4658" w:type="dxa"/>
            <w:tcBorders>
              <w:top w:val="single" w:sz="2" w:space="0" w:color="000000"/>
              <w:left w:val="single" w:sz="2" w:space="0" w:color="000000"/>
              <w:bottom w:val="single" w:sz="2" w:space="0" w:color="000000"/>
              <w:right w:val="single" w:sz="2" w:space="0" w:color="000000"/>
            </w:tcBorders>
            <w:vAlign w:val="center"/>
          </w:tcPr>
          <w:p>
            <w:pPr>
              <w:pStyle w:val="Normal"/>
              <w:spacing w:lineRule="auto" w:line="259" w:before="0" w:after="0"/>
              <w:ind w:left="1" w:right="0" w:hanging="0"/>
              <w:jc w:val="left"/>
              <w:rPr/>
            </w:pPr>
            <w:r>
              <w:rPr>
                <w:sz w:val="19"/>
                <w:lang w:val="zh-Hans"/>
              </w:rPr>
              <w:t>axi_s2mm_read.vhd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用于示例设计的写入路径数据检查器模块。</w:t>
            </w:r>
          </w:p>
        </w:tc>
      </w:tr>
      <w:tr>
        <w:trPr>
          <w:trHeight w:val="350" w:hRule="atLeast"/>
        </w:trPr>
        <w:tc>
          <w:tcPr>
            <w:tcW w:w="46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axis_ctrl_read.vhd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MM2S CTRL </w:t>
            </w:r>
            <w:r>
              <w:rPr>
                <w:sz w:val="19"/>
                <w:lang w:val="zh-Hans"/>
              </w:rPr>
              <w:t>数据检查器</w:t>
            </w:r>
          </w:p>
        </w:tc>
      </w:tr>
      <w:tr>
        <w:trPr>
          <w:trHeight w:val="350" w:hRule="atLeast"/>
        </w:trPr>
        <w:tc>
          <w:tcPr>
            <w:tcW w:w="46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axis_sts_master.vhd</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S2MM STS </w:t>
            </w:r>
            <w:r>
              <w:rPr>
                <w:sz w:val="19"/>
                <w:lang w:val="zh-Hans"/>
              </w:rPr>
              <w:t>数据生成器</w:t>
            </w:r>
          </w:p>
        </w:tc>
      </w:tr>
      <w:tr>
        <w:trPr>
          <w:trHeight w:val="350" w:hRule="atLeast"/>
        </w:trPr>
        <w:tc>
          <w:tcPr>
            <w:tcW w:w="4658"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sg_mif.coe</w:t>
            </w:r>
          </w:p>
        </w:tc>
        <w:tc>
          <w:tcPr>
            <w:tcW w:w="4659"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块内存用于存储</w:t>
            </w:r>
            <w:r>
              <w:rPr>
                <w:sz w:val="19"/>
                <w:lang w:val="zh-Hans"/>
              </w:rPr>
              <w:t>BD</w:t>
            </w:r>
            <w:r>
              <w:rPr>
                <w:sz w:val="19"/>
                <w:lang w:val="zh-Hans"/>
              </w:rPr>
              <w:t>的</w:t>
            </w:r>
            <w:r>
              <w:rPr>
                <w:sz w:val="19"/>
                <w:lang w:val="zh-Hans"/>
              </w:rPr>
              <w:t>COE</w:t>
            </w:r>
            <w:r>
              <w:rPr>
                <w:sz w:val="19"/>
                <w:lang w:val="zh-Hans"/>
              </w:rPr>
              <w:t>文件</w:t>
            </w:r>
          </w:p>
        </w:tc>
      </w:tr>
    </w:tbl>
    <w:p>
      <w:pPr>
        <w:pStyle w:val="Normal"/>
        <w:spacing w:before="0" w:after="159"/>
        <w:ind w:left="748" w:right="43" w:hanging="3"/>
        <w:rPr/>
      </w:pPr>
      <w:r>
        <w:rPr>
          <w:color w:val="0000FF"/>
          <w:lang w:val="zh-Hans"/>
        </w:rPr>
        <w:t xml:space="preserve">表 </w:t>
      </w:r>
      <w:r>
        <w:rPr>
          <w:color w:val="0000FF"/>
          <w:lang w:val="zh-Hans"/>
        </w:rPr>
        <w:t>5-2</w:t>
      </w:r>
      <w:r>
        <w:rPr>
          <w:lang w:val="zh-Hans"/>
        </w:rPr>
        <w:t xml:space="preserve"> </w:t>
      </w:r>
      <w:r>
        <w:rPr>
          <w:lang w:val="zh-Hans"/>
        </w:rPr>
        <w:t>显示了可用于运行仿真的测试台文件。</w:t>
      </w:r>
    </w:p>
    <w:p>
      <w:pPr>
        <w:pStyle w:val="Normal"/>
        <w:tabs>
          <w:tab w:val="clear" w:pos="420"/>
          <w:tab w:val="center" w:pos="1214" w:leader="none"/>
          <w:tab w:val="center" w:pos="2954" w:leader="none"/>
        </w:tabs>
        <w:spacing w:lineRule="auto" w:line="264" w:before="0" w:after="3"/>
        <w:ind w:left="0" w:right="0" w:hanging="0"/>
        <w:jc w:val="left"/>
        <w:rPr/>
      </w:pPr>
      <w:r>
        <w:rPr>
          <w:lang w:val="zh-Hans"/>
        </w:rPr>
        <w:tab/>
      </w:r>
      <w:r>
        <w:rPr>
          <w:i/>
          <w:lang w:val="zh-Hans"/>
        </w:rPr>
        <w:t xml:space="preserve">表 </w:t>
      </w:r>
      <w:r>
        <w:rPr>
          <w:i/>
          <w:lang w:val="zh-Hans"/>
        </w:rPr>
        <w:t>5-2</w:t>
      </w:r>
      <w:r>
        <w:rPr>
          <w:i/>
          <w:lang w:val="zh-Hans"/>
        </w:rPr>
        <w:t>：</w:t>
      </w:r>
      <w:r>
        <w:rPr>
          <w:i/>
          <w:lang w:val="zh-Hans"/>
        </w:rPr>
        <w:tab/>
      </w:r>
      <w:r>
        <w:rPr>
          <w:b/>
          <w:lang w:val="zh-Hans"/>
        </w:rPr>
        <w:t>模拟目录</w:t>
      </w:r>
    </w:p>
    <w:tbl>
      <w:tblPr>
        <w:tblStyle w:val="TableGrid"/>
        <w:tblW w:w="9318" w:type="dxa"/>
        <w:jc w:val="left"/>
        <w:tblInd w:w="760" w:type="dxa"/>
        <w:tblCellMar>
          <w:top w:w="81" w:type="dxa"/>
          <w:left w:w="90" w:type="dxa"/>
          <w:bottom w:w="0" w:type="dxa"/>
          <w:right w:w="115" w:type="dxa"/>
        </w:tblCellMar>
        <w:tblLook w:val="04a0" w:noHBand="0" w:noVBand="1" w:firstColumn="1" w:lastRow="0" w:lastColumn="0" w:firstRow="1"/>
      </w:tblPr>
      <w:tblGrid>
        <w:gridCol w:w="4658"/>
        <w:gridCol w:w="4659"/>
      </w:tblGrid>
      <w:tr>
        <w:trPr>
          <w:trHeight w:val="380" w:hRule="atLeast"/>
        </w:trPr>
        <w:tc>
          <w:tcPr>
            <w:tcW w:w="465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名字</w:t>
            </w:r>
          </w:p>
        </w:tc>
        <w:tc>
          <w:tcPr>
            <w:tcW w:w="465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50" w:hRule="atLeast"/>
        </w:trPr>
        <w:tc>
          <w:tcPr>
            <w:tcW w:w="465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&lt;component_name&gt;_exdes_tb.vhd</w:t>
            </w:r>
          </w:p>
        </w:tc>
        <w:tc>
          <w:tcPr>
            <w:tcW w:w="465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示例设计的测试台</w:t>
            </w:r>
          </w:p>
        </w:tc>
      </w:tr>
    </w:tbl>
    <w:p>
      <w:pPr>
        <w:pStyle w:val="Normal"/>
        <w:spacing w:before="0" w:after="159"/>
        <w:ind w:left="748" w:right="43" w:hanging="3"/>
        <w:rPr/>
      </w:pPr>
      <w:r>
        <w:rPr>
          <w:color w:val="0000FF"/>
          <w:lang w:val="zh-Hans"/>
        </w:rPr>
        <w:t xml:space="preserve">表 </w:t>
      </w:r>
      <w:r>
        <w:rPr>
          <w:color w:val="0000FF"/>
          <w:lang w:val="zh-Hans"/>
        </w:rPr>
        <w:t>5-3</w:t>
      </w:r>
      <w:r>
        <w:rPr>
          <w:lang w:val="zh-Hans"/>
        </w:rPr>
        <w:t xml:space="preserve"> </w:t>
      </w:r>
      <w:r>
        <w:rPr>
          <w:lang w:val="zh-Hans"/>
        </w:rPr>
        <w:t xml:space="preserve">显示了实现示例设计所需的 </w:t>
      </w:r>
      <w:r>
        <w:rPr>
          <w:lang w:val="zh-Hans"/>
        </w:rPr>
        <w:t xml:space="preserve">XDC </w:t>
      </w:r>
      <w:r>
        <w:rPr>
          <w:lang w:val="zh-Hans"/>
        </w:rPr>
        <w:t>文件。</w:t>
      </w:r>
    </w:p>
    <w:p>
      <w:pPr>
        <w:pStyle w:val="Normal"/>
        <w:tabs>
          <w:tab w:val="clear" w:pos="420"/>
          <w:tab w:val="center" w:pos="1214" w:leader="none"/>
          <w:tab w:val="center" w:pos="2981" w:leader="none"/>
        </w:tabs>
        <w:spacing w:lineRule="auto" w:line="264" w:before="0" w:after="3"/>
        <w:ind w:left="0" w:right="0" w:hanging="0"/>
        <w:jc w:val="left"/>
        <w:rPr/>
      </w:pPr>
      <w:r>
        <w:rPr>
          <w:lang w:val="zh-Hans"/>
        </w:rPr>
        <w:tab/>
      </w:r>
      <w:r>
        <w:rPr>
          <w:i/>
          <w:lang w:val="zh-Hans"/>
        </w:rPr>
        <w:t xml:space="preserve">表 </w:t>
      </w:r>
      <w:r>
        <w:rPr>
          <w:i/>
          <w:lang w:val="zh-Hans"/>
        </w:rPr>
        <w:t>5-3</w:t>
      </w:r>
      <w:r>
        <w:rPr>
          <w:i/>
          <w:lang w:val="zh-Hans"/>
        </w:rPr>
        <w:t>：</w:t>
      </w:r>
      <w:r>
        <w:rPr>
          <w:i/>
          <w:lang w:val="zh-Hans"/>
        </w:rPr>
        <w:tab/>
      </w:r>
      <w:r>
        <w:rPr>
          <w:b/>
          <w:lang w:val="zh-Hans"/>
        </w:rPr>
        <w:t>约束目录</w:t>
      </w:r>
    </w:p>
    <w:tbl>
      <w:tblPr>
        <w:tblStyle w:val="TableGrid"/>
        <w:tblW w:w="9318" w:type="dxa"/>
        <w:jc w:val="left"/>
        <w:tblInd w:w="760" w:type="dxa"/>
        <w:tblCellMar>
          <w:top w:w="82" w:type="dxa"/>
          <w:left w:w="90" w:type="dxa"/>
          <w:bottom w:w="0" w:type="dxa"/>
          <w:right w:w="115" w:type="dxa"/>
        </w:tblCellMar>
        <w:tblLook w:val="04a0" w:noHBand="0" w:noVBand="1" w:firstColumn="1" w:lastRow="0" w:lastColumn="0" w:firstRow="1"/>
      </w:tblPr>
      <w:tblGrid>
        <w:gridCol w:w="4658"/>
        <w:gridCol w:w="4659"/>
      </w:tblGrid>
      <w:tr>
        <w:trPr>
          <w:trHeight w:val="381" w:hRule="atLeast"/>
        </w:trPr>
        <w:tc>
          <w:tcPr>
            <w:tcW w:w="4658"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名字</w:t>
            </w:r>
          </w:p>
        </w:tc>
        <w:tc>
          <w:tcPr>
            <w:tcW w:w="4659"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0" w:hanging="0"/>
              <w:jc w:val="left"/>
              <w:rPr/>
            </w:pPr>
            <w:r>
              <w:rPr>
                <w:b/>
                <w:lang w:val="zh-Hans"/>
              </w:rPr>
              <w:t>描述</w:t>
            </w:r>
          </w:p>
        </w:tc>
      </w:tr>
      <w:tr>
        <w:trPr>
          <w:trHeight w:val="350" w:hRule="atLeast"/>
        </w:trPr>
        <w:tc>
          <w:tcPr>
            <w:tcW w:w="4658"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&lt;component_name&gt;_exdes.xdc</w:t>
            </w:r>
          </w:p>
        </w:tc>
        <w:tc>
          <w:tcPr>
            <w:tcW w:w="4659"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示例设计的顶级约束文件。</w:t>
            </w:r>
          </w:p>
        </w:tc>
      </w:tr>
    </w:tbl>
    <w:p>
      <w:pPr>
        <w:pStyle w:val="Normal"/>
        <w:ind w:left="748" w:right="43" w:hanging="3"/>
        <w:rPr/>
      </w:pPr>
      <w:r>
        <w:rPr>
          <w:lang w:val="zh-Hans"/>
        </w:rPr>
        <w:t xml:space="preserve">示例设计随附的 </w:t>
      </w:r>
      <w:r>
        <w:rPr>
          <w:lang w:val="zh-Hans"/>
        </w:rPr>
        <w:t xml:space="preserve">XDC </w:t>
      </w:r>
      <w:r>
        <w:rPr>
          <w:lang w:val="zh-Hans"/>
        </w:rPr>
        <w:t xml:space="preserve">具有为 </w:t>
      </w:r>
      <w:r>
        <w:rPr>
          <w:lang w:val="zh-Hans"/>
        </w:rPr>
        <w:t xml:space="preserve">KC705 </w:t>
      </w:r>
      <w:r>
        <w:rPr>
          <w:lang w:val="zh-Hans"/>
        </w:rPr>
        <w:t xml:space="preserve">板配置的所有 </w:t>
      </w:r>
      <w:r>
        <w:rPr>
          <w:lang w:val="zh-Hans"/>
        </w:rPr>
        <w:t xml:space="preserve">I/O </w:t>
      </w:r>
      <w:r>
        <w:rPr>
          <w:lang w:val="zh-Hans"/>
        </w:rPr>
        <w:t xml:space="preserve">引脚。默认情况下，这些约束是注释的。在继续实施 </w:t>
      </w:r>
      <w:r>
        <w:rPr>
          <w:lang w:val="zh-Hans"/>
        </w:rPr>
        <w:t xml:space="preserve">KC705 </w:t>
      </w:r>
      <w:r>
        <w:rPr>
          <w:lang w:val="zh-Hans"/>
        </w:rPr>
        <w:t>板之前取消注释。</w:t>
      </w:r>
    </w:p>
    <w:p>
      <w:pPr>
        <w:pStyle w:val="Normal"/>
        <w:spacing w:lineRule="auto" w:line="259" w:before="0" w:after="287"/>
        <w:ind w:left="760" w:right="-7" w:hanging="0"/>
        <w:jc w:val="left"/>
        <w:rPr/>
      </w:pPr>
      <w:r>
        <w:rPr/>
        <mc:AlternateContent>
          <mc:Choice Requires="wpg">
            <w:drawing>
              <wp:inline distT="0" distB="0" distL="0" distR="0" wp14:anchorId="7D8E614F">
                <wp:extent cx="5921375" cy="25400"/>
                <wp:effectExtent l="0" t="0" r="0" b="0"/>
                <wp:docPr id="138" name="形状100"/>
                <a:graphic xmlns:a="http://schemas.openxmlformats.org/drawingml/2006/main">
                  <a:graphicData uri="http://schemas.microsoft.com/office/word/2010/wordprocessingGroup">
                    <wpg:wgp>
                      <wpg:cNvGrpSpPr/>
                      <wpg:grpSpPr>
                        <a:xfrm>
                          <a:off x="0" y="0"/>
                          <a:ext cx="5920920" cy="24840"/>
                        </a:xfrm>
                      </wpg:grpSpPr>
                      <wps:wsp>
                        <wps:cNvSpPr/>
                        <wps:spPr>
                          <a:xfrm>
                            <a:off x="0" y="0"/>
                            <a:ext cx="720" cy="24840"/>
                          </a:xfrm>
                          <a:custGeom>
                            <a:avLst/>
                            <a:gdLst/>
                            <a:ahLst/>
                            <a:rect l="l" t="t" r="r" b="b"/>
                            <a:pathLst>
                              <a:path w="0" h="22098">
                                <a:moveTo>
                                  <a:pt x="0" y="22098"/>
                                </a:moveTo>
                                <a:lnTo>
                                  <a:pt x="0" y="0"/>
                                </a:lnTo>
                                <a:close/>
                              </a:path>
                            </a:pathLst>
                          </a:custGeom>
                          <a:solidFill>
                            <a:srgbClr val="b20838"/>
                          </a:solidFill>
                          <a:ln>
                            <a:noFill/>
                          </a:ln>
                        </wps:spPr>
                        <wps:style>
                          <a:lnRef idx="0"/>
                          <a:fillRef idx="0"/>
                          <a:effectRef idx="0"/>
                          <a:fontRef idx="minor"/>
                        </wps:style>
                        <wps:bodyPr/>
                      </wps:wsp>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0" style="position:absolute;margin-left:0pt;margin-top:-2pt;width:466.2pt;height:1.95pt" coordorigin="0,-40" coordsize="9324,39"/>
            </w:pict>
          </mc:Fallback>
        </mc:AlternateContent>
      </w:r>
    </w:p>
    <w:p>
      <w:pPr>
        <w:pStyle w:val="2"/>
        <w:ind w:left="755" w:right="67" w:hanging="10"/>
        <w:rPr/>
      </w:pPr>
      <w:r>
        <w:rPr>
          <w:lang w:val="zh-Hans"/>
        </w:rPr>
        <w:t>模拟示例设计</w:t>
      </w:r>
    </w:p>
    <w:p>
      <w:pPr>
        <w:pStyle w:val="Normal"/>
        <w:ind w:left="748" w:right="43" w:hanging="3"/>
        <w:rPr/>
      </w:pPr>
      <w:r>
        <w:rPr>
          <w:lang w:val="zh-Hans"/>
        </w:rPr>
        <w:t>使用</w:t>
      </w:r>
      <w:r>
        <w:rPr>
          <w:lang w:val="zh-Hans"/>
        </w:rPr>
        <w:t xml:space="preserve">AXI D MA </w:t>
      </w:r>
      <w:r>
        <w:rPr>
          <w:lang w:val="zh-Hans"/>
        </w:rPr>
        <w:t xml:space="preserve">示例设计（作为 </w:t>
      </w:r>
      <w:r>
        <w:rPr>
          <w:lang w:val="zh-Hans"/>
        </w:rPr>
        <w:t xml:space="preserve">AXI DMA </w:t>
      </w:r>
      <w:r>
        <w:rPr>
          <w:lang w:val="zh-Hans"/>
        </w:rPr>
        <w:t xml:space="preserve">的一部分提供），可以快速模拟和观察 </w:t>
      </w:r>
      <w:r>
        <w:rPr>
          <w:lang w:val="zh-Hans"/>
        </w:rPr>
        <w:t xml:space="preserve">AXI DMA </w:t>
      </w:r>
      <w:r>
        <w:rPr>
          <w:lang w:val="zh-Hans"/>
        </w:rPr>
        <w:t>的行为。</w:t>
      </w:r>
    </w:p>
    <w:p>
      <w:pPr>
        <w:pStyle w:val="Normal"/>
        <w:ind w:left="748" w:right="43" w:hanging="3"/>
        <w:rPr/>
      </w:pPr>
      <w:r>
        <w:rPr>
          <w:lang w:val="zh-Hans"/>
        </w:rPr>
        <w:t xml:space="preserve">仿真脚本编译 </w:t>
      </w:r>
      <w:r>
        <w:rPr>
          <w:lang w:val="zh-Hans"/>
        </w:rPr>
        <w:t xml:space="preserve">AXI DMA </w:t>
      </w:r>
      <w:r>
        <w:rPr>
          <w:lang w:val="zh-Hans"/>
        </w:rPr>
        <w:t xml:space="preserve">示例设计和支持仿真文件。然后，它运行模拟并检查以确保它成功完成。 </w:t>
      </w:r>
    </w:p>
    <w:p>
      <w:pPr>
        <w:pStyle w:val="Normal"/>
        <w:ind w:left="748" w:right="43" w:hanging="3"/>
        <w:rPr/>
      </w:pPr>
      <w:r>
        <w:rPr>
          <w:lang w:val="zh-Hans"/>
        </w:rPr>
        <w:t>如果测试失败，将显示以下消息： 测试失败</w:t>
      </w:r>
      <w:r>
        <w:rPr>
          <w:lang w:val="zh-Hans"/>
        </w:rPr>
        <w:t>!!!</w:t>
      </w:r>
    </w:p>
    <w:p>
      <w:pPr>
        <w:pStyle w:val="Normal"/>
        <w:ind w:left="748" w:right="43" w:hanging="3"/>
        <w:rPr/>
      </w:pPr>
      <w:r>
        <w:rPr>
          <w:lang w:val="zh-Hans"/>
        </w:rPr>
        <w:t>如果测试通过，将显示以下消息： 测试成功完成</w:t>
      </w:r>
    </w:p>
    <w:p>
      <w:pPr>
        <w:pStyle w:val="Normal"/>
        <w:ind w:left="748" w:right="43" w:hanging="3"/>
        <w:rPr/>
      </w:pPr>
      <w:r>
        <w:rPr>
          <w:lang w:val="zh-Hans"/>
        </w:rPr>
        <w:t>如果测试挂起，则显示以下消息： 测试失败！！</w:t>
      </w:r>
      <w:r>
        <w:rPr>
          <w:lang w:val="zh-Hans"/>
        </w:rPr>
        <w:t>Test Timed Out</w:t>
      </w:r>
    </w:p>
    <w:p>
      <w:pPr>
        <w:pStyle w:val="Normal"/>
        <w:spacing w:lineRule="auto" w:line="259" w:before="0" w:after="286"/>
        <w:ind w:left="760" w:right="-7" w:hanging="0"/>
        <w:jc w:val="left"/>
        <w:rPr/>
      </w:pPr>
      <w:r>
        <w:rPr/>
        <mc:AlternateContent>
          <mc:Choice Requires="wpg">
            <w:drawing>
              <wp:inline distT="0" distB="0" distL="0" distR="0" wp14:anchorId="347755A2">
                <wp:extent cx="5921375" cy="25400"/>
                <wp:effectExtent l="0" t="0" r="0" b="0"/>
                <wp:docPr id="139" name="形状101"/>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1" style="position:absolute;margin-left:0pt;margin-top:-2pt;width:466.2pt;height:1.95pt" coordorigin="0,-40" coordsize="9324,39"/>
            </w:pict>
          </mc:Fallback>
        </mc:AlternateContent>
      </w:r>
    </w:p>
    <w:p>
      <w:pPr>
        <w:pStyle w:val="2"/>
        <w:ind w:left="755" w:right="67" w:hanging="10"/>
        <w:rPr/>
      </w:pPr>
      <w:r>
        <w:rPr>
          <w:lang w:val="zh-Hans"/>
        </w:rPr>
        <w:t>示例设计的测试台</w:t>
      </w:r>
    </w:p>
    <w:p>
      <w:pPr>
        <w:pStyle w:val="Normal"/>
        <w:spacing w:before="0" w:after="124"/>
        <w:ind w:left="748" w:right="43" w:hanging="3"/>
        <w:rPr/>
      </w:pPr>
      <w:r>
        <w:rPr>
          <w:lang w:val="zh-Hans"/>
        </w:rPr>
        <w:t xml:space="preserve">本节包含有关 </w:t>
      </w:r>
      <w:r>
        <w:rPr>
          <w:lang w:val="zh-Hans"/>
        </w:rPr>
        <w:t xml:space="preserve">Vivado </w:t>
      </w:r>
      <w:r>
        <w:rPr>
          <w:lang w:val="zh-Hans"/>
        </w:rPr>
        <w:t>设计套件中提供的测试台的信息。</w:t>
      </w:r>
    </w:p>
    <w:p>
      <w:pPr>
        <w:pStyle w:val="Normal"/>
        <w:spacing w:lineRule="auto" w:line="264" w:before="0" w:after="61"/>
        <w:ind w:left="770" w:right="0" w:hanging="10"/>
        <w:jc w:val="left"/>
        <w:rPr/>
      </w:pPr>
      <w:r>
        <w:rPr>
          <w:color w:val="FFFFFF"/>
          <w:sz w:val="4"/>
          <w:lang w:val="zh-Hans"/>
        </w:rPr>
        <w:t>X-</w:t>
      </w:r>
      <w:r>
        <w:rPr>
          <w:color w:val="FFFFFF"/>
          <w:sz w:val="4"/>
          <w:lang w:val="zh-Hans"/>
        </w:rPr>
        <w:t xml:space="preserve">参考目标 </w:t>
      </w:r>
      <w:r>
        <w:rPr>
          <w:color w:val="FFFFFF"/>
          <w:sz w:val="4"/>
          <w:lang w:val="zh-Hans"/>
        </w:rPr>
        <w:t xml:space="preserve">- </w:t>
      </w:r>
      <w:r>
        <w:rPr>
          <w:color w:val="FFFFFF"/>
          <w:sz w:val="4"/>
          <w:lang w:val="zh-Hans"/>
        </w:rPr>
        <w:t xml:space="preserve">图 </w:t>
      </w:r>
      <w:r>
        <w:rPr>
          <w:color w:val="FFFFFF"/>
          <w:sz w:val="4"/>
          <w:lang w:val="zh-Hans"/>
        </w:rPr>
        <w:t>5-2</w:t>
      </w:r>
    </w:p>
    <w:p>
      <w:pPr>
        <w:pStyle w:val="Normal"/>
        <w:spacing w:lineRule="auto" w:line="259" w:before="0" w:after="260"/>
        <w:ind w:left="1214" w:right="0" w:hanging="0"/>
        <w:jc w:val="left"/>
        <w:rPr/>
      </w:pPr>
      <w:r>
        <w:rPr/>
        <mc:AlternateContent>
          <mc:Choice Requires="wpg">
            <w:drawing>
              <wp:inline distT="0" distB="0" distL="0" distR="0" wp14:anchorId="2CE002A0">
                <wp:extent cx="5200650" cy="2914650"/>
                <wp:effectExtent l="0" t="0" r="0" b="0"/>
                <wp:docPr id="140" name="形状102"/>
                <a:graphic xmlns:a="http://schemas.openxmlformats.org/drawingml/2006/main">
                  <a:graphicData uri="http://schemas.microsoft.com/office/word/2010/wordprocessingGroup">
                    <wpg:wgp>
                      <wpg:cNvGrpSpPr/>
                      <wpg:grpSpPr>
                        <a:xfrm>
                          <a:off x="0" y="0"/>
                          <a:ext cx="5199840" cy="2913840"/>
                        </a:xfrm>
                      </wpg:grpSpPr>
                      <wps:wsp>
                        <wps:cNvSpPr/>
                        <wps:spPr>
                          <a:xfrm>
                            <a:off x="0" y="0"/>
                            <a:ext cx="5132160" cy="2801520"/>
                          </a:xfrm>
                          <a:custGeom>
                            <a:avLst/>
                            <a:gdLst/>
                            <a:ahLst/>
                            <a:rect l="l" t="t" r="r" b="b"/>
                            <a:pathLst>
                              <a:path w="5197729" h="2816466">
                                <a:moveTo>
                                  <a:pt x="0" y="2816466"/>
                                </a:moveTo>
                                <a:lnTo>
                                  <a:pt x="5197729" y="2816466"/>
                                </a:lnTo>
                                <a:lnTo>
                                  <a:pt x="5197729" y="0"/>
                                </a:lnTo>
                                <a:lnTo>
                                  <a:pt x="0" y="0"/>
                                </a:lnTo>
                                <a:close/>
                              </a:path>
                            </a:pathLst>
                          </a:custGeom>
                          <a:noFill/>
                          <a:ln cap="rnd" w="12240">
                            <a:solidFill>
                              <a:srgbClr val="ffffff"/>
                            </a:solidFill>
                            <a:round/>
                          </a:ln>
                        </wps:spPr>
                        <wps:style>
                          <a:lnRef idx="1"/>
                          <a:fillRef idx="0"/>
                          <a:effectRef idx="0"/>
                          <a:fontRef idx="minor"/>
                        </wps:style>
                        <wps:bodyPr/>
                      </wps:wsp>
                      <wps:wsp>
                        <wps:cNvSpPr/>
                        <wps:spPr>
                          <a:xfrm>
                            <a:off x="609120" y="597600"/>
                            <a:ext cx="1346040" cy="802080"/>
                          </a:xfrm>
                          <a:custGeom>
                            <a:avLst/>
                            <a:gdLst/>
                            <a:ahLst/>
                            <a:rect l="l" t="t" r="r" b="b"/>
                            <a:pathLst>
                              <a:path w="1364234" h="806894">
                                <a:moveTo>
                                  <a:pt x="0" y="0"/>
                                </a:moveTo>
                                <a:lnTo>
                                  <a:pt x="1364234" y="0"/>
                                </a:lnTo>
                                <a:lnTo>
                                  <a:pt x="1364234" y="806894"/>
                                </a:lnTo>
                                <a:lnTo>
                                  <a:pt x="0" y="806894"/>
                                </a:lnTo>
                                <a:lnTo>
                                  <a:pt x="0" y="0"/>
                                </a:lnTo>
                              </a:path>
                            </a:pathLst>
                          </a:custGeom>
                          <a:solidFill>
                            <a:srgbClr val="f2f2f2"/>
                          </a:solidFill>
                          <a:ln>
                            <a:noFill/>
                          </a:ln>
                        </wps:spPr>
                        <wps:style>
                          <a:lnRef idx="0"/>
                          <a:fillRef idx="0"/>
                          <a:effectRef idx="0"/>
                          <a:fontRef idx="minor"/>
                        </wps:style>
                        <wps:bodyPr/>
                      </wps:wsp>
                      <wps:wsp>
                        <wps:cNvSpPr/>
                        <wps:spPr>
                          <a:xfrm>
                            <a:off x="609120" y="597600"/>
                            <a:ext cx="1346040" cy="802080"/>
                          </a:xfrm>
                          <a:custGeom>
                            <a:avLst/>
                            <a:gdLst/>
                            <a:ahLst/>
                            <a:rect l="l" t="t" r="r" b="b"/>
                            <a:pathLst>
                              <a:path w="1364234" h="806894">
                                <a:moveTo>
                                  <a:pt x="0" y="806894"/>
                                </a:moveTo>
                                <a:lnTo>
                                  <a:pt x="1364234" y="806894"/>
                                </a:lnTo>
                                <a:lnTo>
                                  <a:pt x="1364234" y="0"/>
                                </a:lnTo>
                                <a:lnTo>
                                  <a:pt x="0" y="0"/>
                                </a:lnTo>
                                <a:close/>
                              </a:path>
                            </a:pathLst>
                          </a:custGeom>
                          <a:noFill/>
                          <a:ln cap="rnd" w="12240">
                            <a:solidFill>
                              <a:srgbClr val="ffffff"/>
                            </a:solidFill>
                            <a:round/>
                          </a:ln>
                        </wps:spPr>
                        <wps:style>
                          <a:lnRef idx="1"/>
                          <a:fillRef idx="0"/>
                          <a:effectRef idx="0"/>
                          <a:fontRef idx="minor"/>
                        </wps:style>
                        <wps:bodyPr/>
                      </wps:wsp>
                      <wps:wsp>
                        <wps:cNvSpPr/>
                        <wps:spPr>
                          <a:xfrm>
                            <a:off x="929520" y="880200"/>
                            <a:ext cx="98244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时钟和重置</w:t>
                              </w:r>
                            </w:p>
                          </w:txbxContent>
                        </wps:txbx>
                        <wps:bodyPr lIns="0" rIns="0" tIns="0" bIns="0">
                          <a:noAutofit/>
                        </wps:bodyPr>
                      </wps:wsp>
                      <wps:wsp>
                        <wps:cNvSpPr/>
                        <wps:spPr>
                          <a:xfrm>
                            <a:off x="1001880" y="1023480"/>
                            <a:ext cx="74628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代</w:t>
                              </w:r>
                            </w:p>
                          </w:txbxContent>
                        </wps:txbx>
                        <wps:bodyPr lIns="0" rIns="0" tIns="0" bIns="0">
                          <a:noAutofit/>
                        </wps:bodyPr>
                      </wps:wsp>
                      <wps:wsp>
                        <wps:cNvSpPr/>
                        <wps:spPr>
                          <a:xfrm>
                            <a:off x="2995200" y="597600"/>
                            <a:ext cx="1346040" cy="1935360"/>
                          </a:xfrm>
                          <a:custGeom>
                            <a:avLst/>
                            <a:gdLst/>
                            <a:ahLst/>
                            <a:rect l="l" t="t" r="r" b="b"/>
                            <a:pathLst>
                              <a:path w="1364234" h="1944319">
                                <a:moveTo>
                                  <a:pt x="0" y="0"/>
                                </a:moveTo>
                                <a:lnTo>
                                  <a:pt x="1364234" y="0"/>
                                </a:lnTo>
                                <a:lnTo>
                                  <a:pt x="1364234" y="1944319"/>
                                </a:lnTo>
                                <a:lnTo>
                                  <a:pt x="0" y="1944319"/>
                                </a:lnTo>
                                <a:lnTo>
                                  <a:pt x="0" y="0"/>
                                </a:lnTo>
                              </a:path>
                            </a:pathLst>
                          </a:custGeom>
                          <a:solidFill>
                            <a:srgbClr val="f2f2f2"/>
                          </a:solidFill>
                          <a:ln>
                            <a:noFill/>
                          </a:ln>
                        </wps:spPr>
                        <wps:style>
                          <a:lnRef idx="0"/>
                          <a:fillRef idx="0"/>
                          <a:effectRef idx="0"/>
                          <a:fontRef idx="minor"/>
                        </wps:style>
                        <wps:bodyPr/>
                      </wps:wsp>
                      <wps:wsp>
                        <wps:cNvSpPr/>
                        <wps:spPr>
                          <a:xfrm>
                            <a:off x="2995200" y="597600"/>
                            <a:ext cx="1346040" cy="1935360"/>
                          </a:xfrm>
                          <a:custGeom>
                            <a:avLst/>
                            <a:gdLst/>
                            <a:ahLst/>
                            <a:rect l="l" t="t" r="r" b="b"/>
                            <a:pathLst>
                              <a:path w="1364234" h="1944319">
                                <a:moveTo>
                                  <a:pt x="0" y="1944319"/>
                                </a:moveTo>
                                <a:lnTo>
                                  <a:pt x="1364234" y="1944319"/>
                                </a:lnTo>
                                <a:lnTo>
                                  <a:pt x="1364234" y="0"/>
                                </a:lnTo>
                                <a:lnTo>
                                  <a:pt x="0" y="0"/>
                                </a:lnTo>
                                <a:close/>
                              </a:path>
                            </a:pathLst>
                          </a:custGeom>
                          <a:noFill/>
                          <a:ln cap="rnd" w="12240">
                            <a:solidFill>
                              <a:srgbClr val="ffffff"/>
                            </a:solidFill>
                            <a:round/>
                          </a:ln>
                        </wps:spPr>
                        <wps:style>
                          <a:lnRef idx="1"/>
                          <a:fillRef idx="0"/>
                          <a:effectRef idx="0"/>
                          <a:fontRef idx="minor"/>
                        </wps:style>
                        <wps:bodyPr/>
                      </wps:wsp>
                      <wps:wsp>
                        <wps:cNvSpPr/>
                        <wps:spPr>
                          <a:xfrm>
                            <a:off x="3061440" y="1373400"/>
                            <a:ext cx="8892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&lt;</w:t>
                              </w:r>
                            </w:p>
                          </w:txbxContent>
                        </wps:txbx>
                        <wps:bodyPr lIns="0" rIns="0" tIns="0" bIns="0">
                          <a:noAutofit/>
                        </wps:bodyPr>
                      </wps:wsp>
                      <wps:wsp>
                        <wps:cNvSpPr/>
                        <wps:spPr>
                          <a:xfrm>
                            <a:off x="3131280" y="1373400"/>
                            <a:ext cx="152208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组件名称&gt;_ex</w:t>
                              </w:r>
                            </w:p>
                          </w:txbxContent>
                        </wps:txbx>
                        <wps:bodyPr lIns="0" rIns="0" tIns="0" bIns="0">
                          <a:noAutofit/>
                        </wps:bodyPr>
                      </wps:wsp>
                      <wps:wsp>
                        <wps:cNvSpPr/>
                        <wps:spPr>
                          <a:xfrm>
                            <a:off x="3460680" y="1517040"/>
                            <a:ext cx="55260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德斯.vhd</w:t>
                              </w:r>
                            </w:p>
                          </w:txbxContent>
                        </wps:txbx>
                        <wps:bodyPr lIns="0" rIns="0" tIns="0" bIns="0">
                          <a:noAutofit/>
                        </wps:bodyPr>
                      </wps:wsp>
                      <wps:wsp>
                        <wps:cNvSpPr/>
                        <wps:spPr>
                          <a:xfrm>
                            <a:off x="3546360" y="1661040"/>
                            <a:ext cx="4968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w:t>
                              </w:r>
                            </w:p>
                          </w:txbxContent>
                        </wps:txbx>
                        <wps:bodyPr lIns="0" rIns="0" tIns="0" bIns="0">
                          <a:noAutofit/>
                        </wps:bodyPr>
                      </wps:wsp>
                      <wps:wsp>
                        <wps:cNvSpPr/>
                        <wps:spPr>
                          <a:xfrm>
                            <a:off x="3585960" y="1661040"/>
                            <a:ext cx="21636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返回页首</w:t>
                              </w:r>
                            </w:p>
                          </w:txbxContent>
                        </wps:txbx>
                        <wps:bodyPr lIns="0" rIns="0" tIns="0" bIns="0">
                          <a:noAutofit/>
                        </wps:bodyPr>
                      </wps:wsp>
                      <wps:wsp>
                        <wps:cNvSpPr/>
                        <wps:spPr>
                          <a:xfrm>
                            <a:off x="3751560" y="1661040"/>
                            <a:ext cx="4968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w:t>
                              </w:r>
                            </w:p>
                          </w:txbxContent>
                        </wps:txbx>
                        <wps:bodyPr lIns="0" rIns="0" tIns="0" bIns="0">
                          <a:noAutofit/>
                        </wps:bodyPr>
                      </wps:wsp>
                      <wps:wsp>
                        <wps:cNvSpPr/>
                        <wps:spPr>
                          <a:xfrm>
                            <a:off x="609120" y="1730880"/>
                            <a:ext cx="1346040" cy="802080"/>
                          </a:xfrm>
                          <a:custGeom>
                            <a:avLst/>
                            <a:gdLst/>
                            <a:ahLst/>
                            <a:rect l="l" t="t" r="r" b="b"/>
                            <a:pathLst>
                              <a:path w="1364234" h="806895">
                                <a:moveTo>
                                  <a:pt x="0" y="0"/>
                                </a:moveTo>
                                <a:lnTo>
                                  <a:pt x="1364234" y="0"/>
                                </a:lnTo>
                                <a:lnTo>
                                  <a:pt x="1364234" y="806895"/>
                                </a:lnTo>
                                <a:lnTo>
                                  <a:pt x="0" y="806895"/>
                                </a:lnTo>
                                <a:lnTo>
                                  <a:pt x="0" y="0"/>
                                </a:lnTo>
                              </a:path>
                            </a:pathLst>
                          </a:custGeom>
                          <a:solidFill>
                            <a:srgbClr val="f2f2f2"/>
                          </a:solidFill>
                          <a:ln>
                            <a:noFill/>
                          </a:ln>
                        </wps:spPr>
                        <wps:style>
                          <a:lnRef idx="0"/>
                          <a:fillRef idx="0"/>
                          <a:effectRef idx="0"/>
                          <a:fontRef idx="minor"/>
                        </wps:style>
                        <wps:bodyPr/>
                      </wps:wsp>
                      <wps:wsp>
                        <wps:cNvSpPr/>
                        <wps:spPr>
                          <a:xfrm>
                            <a:off x="609120" y="1730880"/>
                            <a:ext cx="1346040" cy="802080"/>
                          </a:xfrm>
                          <a:custGeom>
                            <a:avLst/>
                            <a:gdLst/>
                            <a:ahLst/>
                            <a:rect l="l" t="t" r="r" b="b"/>
                            <a:pathLst>
                              <a:path w="1364234" h="806895">
                                <a:moveTo>
                                  <a:pt x="0" y="806895"/>
                                </a:moveTo>
                                <a:lnTo>
                                  <a:pt x="1364234" y="806895"/>
                                </a:lnTo>
                                <a:lnTo>
                                  <a:pt x="1364234" y="0"/>
                                </a:lnTo>
                                <a:lnTo>
                                  <a:pt x="0" y="0"/>
                                </a:lnTo>
                                <a:close/>
                              </a:path>
                            </a:pathLst>
                          </a:custGeom>
                          <a:noFill/>
                          <a:ln cap="rnd" w="12240">
                            <a:solidFill>
                              <a:srgbClr val="ffffff"/>
                            </a:solidFill>
                            <a:round/>
                          </a:ln>
                        </wps:spPr>
                        <wps:style>
                          <a:lnRef idx="1"/>
                          <a:fillRef idx="0"/>
                          <a:effectRef idx="0"/>
                          <a:fontRef idx="minor"/>
                        </wps:style>
                        <wps:bodyPr/>
                      </wps:wsp>
                      <wps:wsp>
                        <wps:cNvSpPr/>
                        <wps:spPr>
                          <a:xfrm>
                            <a:off x="982440" y="2082960"/>
                            <a:ext cx="781200" cy="146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测试状态</w:t>
                              </w:r>
                            </w:p>
                          </w:txbxContent>
                        </wps:txbx>
                        <wps:bodyPr lIns="0" rIns="0" tIns="0" bIns="0">
                          <a:noAutofit/>
                        </wps:bodyPr>
                      </wps:wsp>
                      <wps:wsp>
                        <wps:cNvSpPr/>
                        <wps:spPr>
                          <a:xfrm>
                            <a:off x="1959120" y="810360"/>
                            <a:ext cx="951840" cy="720"/>
                          </a:xfrm>
                          <a:custGeom>
                            <a:avLst/>
                            <a:gdLst/>
                            <a:ahLst/>
                            <a:rect l="l" t="t" r="r" b="b"/>
                            <a:pathLst>
                              <a:path w="967473" h="0">
                                <a:moveTo>
                                  <a:pt x="0" y="0"/>
                                </a:moveTo>
                                <a:lnTo>
                                  <a:pt x="967473" y="0"/>
                                </a:lnTo>
                              </a:path>
                            </a:pathLst>
                          </a:custGeom>
                          <a:noFill/>
                          <a:ln cap="rnd">
                            <a:solidFill>
                              <a:srgbClr val="ffffff"/>
                            </a:solidFill>
                            <a:round/>
                          </a:ln>
                        </wps:spPr>
                        <wps:style>
                          <a:lnRef idx="1"/>
                          <a:fillRef idx="0"/>
                          <a:effectRef idx="0"/>
                          <a:fontRef idx="minor"/>
                        </wps:style>
                        <wps:bodyPr/>
                      </wps:wsp>
                      <wps:wsp>
                        <wps:cNvSpPr/>
                        <wps:spPr>
                          <a:xfrm>
                            <a:off x="2913480" y="783000"/>
                            <a:ext cx="78840" cy="51480"/>
                          </a:xfrm>
                          <a:custGeom>
                            <a:avLst/>
                            <a:gdLst/>
                            <a:ahLst/>
                            <a:rect l="l" t="t" r="r" b="b"/>
                            <a:pathLst>
                              <a:path w="83020" h="55372">
                                <a:moveTo>
                                  <a:pt x="0" y="0"/>
                                </a:moveTo>
                                <a:lnTo>
                                  <a:pt x="83020" y="27686"/>
                                </a:lnTo>
                                <a:lnTo>
                                  <a:pt x="0" y="55372"/>
                                </a:lnTo>
                                <a:lnTo>
                                  <a:pt x="0" y="0"/>
                                </a:lnTo>
                                <a:close/>
                              </a:path>
                            </a:pathLst>
                          </a:custGeom>
                          <a:solidFill>
                            <a:srgbClr val="000000"/>
                          </a:solidFill>
                          <a:ln>
                            <a:noFill/>
                          </a:ln>
                        </wps:spPr>
                        <wps:style>
                          <a:lnRef idx="0"/>
                          <a:fillRef idx="0"/>
                          <a:effectRef idx="0"/>
                          <a:fontRef idx="minor"/>
                        </wps:style>
                        <wps:bodyPr/>
                      </wps:wsp>
                      <wps:wsp>
                        <wps:cNvSpPr/>
                        <wps:spPr>
                          <a:xfrm>
                            <a:off x="1959120" y="1094760"/>
                            <a:ext cx="951840" cy="720"/>
                          </a:xfrm>
                          <a:custGeom>
                            <a:avLst/>
                            <a:gdLst/>
                            <a:ahLst/>
                            <a:rect l="l" t="t" r="r" b="b"/>
                            <a:pathLst>
                              <a:path w="967473" h="0">
                                <a:moveTo>
                                  <a:pt x="0" y="0"/>
                                </a:moveTo>
                                <a:lnTo>
                                  <a:pt x="967473" y="0"/>
                                </a:lnTo>
                              </a:path>
                            </a:pathLst>
                          </a:custGeom>
                          <a:noFill/>
                          <a:ln cap="rnd">
                            <a:solidFill>
                              <a:srgbClr val="ffffff"/>
                            </a:solidFill>
                            <a:round/>
                          </a:ln>
                        </wps:spPr>
                        <wps:style>
                          <a:lnRef idx="1"/>
                          <a:fillRef idx="0"/>
                          <a:effectRef idx="0"/>
                          <a:fontRef idx="minor"/>
                        </wps:style>
                        <wps:bodyPr/>
                      </wps:wsp>
                      <wps:wsp>
                        <wps:cNvSpPr/>
                        <wps:spPr>
                          <a:xfrm>
                            <a:off x="2913480" y="1066680"/>
                            <a:ext cx="78840" cy="52200"/>
                          </a:xfrm>
                          <a:custGeom>
                            <a:avLst/>
                            <a:gdLst/>
                            <a:ahLst/>
                            <a:rect l="l" t="t" r="r" b="b"/>
                            <a:pathLst>
                              <a:path w="83020" h="55372">
                                <a:moveTo>
                                  <a:pt x="0" y="0"/>
                                </a:moveTo>
                                <a:lnTo>
                                  <a:pt x="83020" y="27686"/>
                                </a:lnTo>
                                <a:lnTo>
                                  <a:pt x="0" y="55372"/>
                                </a:lnTo>
                                <a:lnTo>
                                  <a:pt x="0" y="0"/>
                                </a:lnTo>
                                <a:close/>
                              </a:path>
                            </a:pathLst>
                          </a:custGeom>
                          <a:solidFill>
                            <a:srgbClr val="000000"/>
                          </a:solidFill>
                          <a:ln>
                            <a:noFill/>
                          </a:ln>
                        </wps:spPr>
                        <wps:style>
                          <a:lnRef idx="0"/>
                          <a:fillRef idx="0"/>
                          <a:effectRef idx="0"/>
                          <a:fontRef idx="minor"/>
                        </wps:style>
                        <wps:bodyPr/>
                      </wps:wsp>
                      <wps:wsp>
                        <wps:cNvSpPr/>
                        <wps:spPr>
                          <a:xfrm>
                            <a:off x="2246760" y="677520"/>
                            <a:ext cx="567000" cy="14616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clock_in</w:t>
                              </w:r>
                            </w:p>
                          </w:txbxContent>
                        </wps:txbx>
                        <wps:bodyPr lIns="0" rIns="0" tIns="0" bIns="0">
                          <a:noAutofit/>
                        </wps:bodyPr>
                      </wps:wsp>
                      <wps:wsp>
                        <wps:cNvSpPr/>
                        <wps:spPr>
                          <a:xfrm>
                            <a:off x="2275200" y="988200"/>
                            <a:ext cx="348120" cy="14400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重置</w:t>
                              </w:r>
                            </w:p>
                          </w:txbxContent>
                        </wps:txbx>
                        <wps:bodyPr lIns="0" rIns="0" tIns="0" bIns="0">
                          <a:noAutofit/>
                        </wps:bodyPr>
                      </wps:wsp>
                      <wps:wsp>
                        <wps:cNvSpPr/>
                        <wps:spPr>
                          <a:xfrm>
                            <a:off x="318600" y="46440"/>
                            <a:ext cx="43632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top_tb</w:t>
                              </w:r>
                            </w:p>
                          </w:txbxContent>
                        </wps:txbx>
                        <wps:bodyPr lIns="0" rIns="0" tIns="0" bIns="0">
                          <a:noAutofit/>
                        </wps:bodyPr>
                      </wps:wsp>
                      <wps:wsp>
                        <wps:cNvSpPr/>
                        <wps:spPr>
                          <a:xfrm>
                            <a:off x="2040120" y="1995120"/>
                            <a:ext cx="951840" cy="720"/>
                          </a:xfrm>
                          <a:custGeom>
                            <a:avLst/>
                            <a:gdLst/>
                            <a:ahLst/>
                            <a:rect l="l" t="t" r="r" b="b"/>
                            <a:pathLst>
                              <a:path w="967473" h="0">
                                <a:moveTo>
                                  <a:pt x="967473" y="0"/>
                                </a:moveTo>
                                <a:lnTo>
                                  <a:pt x="0" y="0"/>
                                </a:lnTo>
                              </a:path>
                            </a:pathLst>
                          </a:custGeom>
                          <a:noFill/>
                          <a:ln cap="rnd">
                            <a:solidFill>
                              <a:srgbClr val="ffffff"/>
                            </a:solidFill>
                            <a:round/>
                          </a:ln>
                        </wps:spPr>
                        <wps:style>
                          <a:lnRef idx="1"/>
                          <a:fillRef idx="0"/>
                          <a:effectRef idx="0"/>
                          <a:fontRef idx="minor"/>
                        </wps:style>
                        <wps:bodyPr/>
                      </wps:wsp>
                      <wps:wsp>
                        <wps:cNvSpPr/>
                        <wps:spPr>
                          <a:xfrm>
                            <a:off x="1959120" y="1967400"/>
                            <a:ext cx="78840" cy="51480"/>
                          </a:xfrm>
                          <a:custGeom>
                            <a:avLst/>
                            <a:gdLst/>
                            <a:ahLst/>
                            <a:rect l="l" t="t" r="r" b="b"/>
                            <a:pathLst>
                              <a:path w="83020" h="55372">
                                <a:moveTo>
                                  <a:pt x="83020" y="0"/>
                                </a:moveTo>
                                <a:lnTo>
                                  <a:pt x="83020" y="55372"/>
                                </a:lnTo>
                                <a:lnTo>
                                  <a:pt x="0" y="27686"/>
                                </a:lnTo>
                                <a:lnTo>
                                  <a:pt x="83020" y="0"/>
                                </a:lnTo>
                                <a:close/>
                              </a:path>
                            </a:pathLst>
                          </a:custGeom>
                          <a:solidFill>
                            <a:srgbClr val="000000"/>
                          </a:solidFill>
                          <a:ln>
                            <a:noFill/>
                          </a:ln>
                        </wps:spPr>
                        <wps:style>
                          <a:lnRef idx="0"/>
                          <a:fillRef idx="0"/>
                          <a:effectRef idx="0"/>
                          <a:fontRef idx="minor"/>
                        </wps:style>
                        <wps:bodyPr/>
                      </wps:wsp>
                      <wps:wsp>
                        <wps:cNvSpPr/>
                        <wps:spPr>
                          <a:xfrm>
                            <a:off x="2040120" y="2293560"/>
                            <a:ext cx="951840" cy="720"/>
                          </a:xfrm>
                          <a:custGeom>
                            <a:avLst/>
                            <a:gdLst/>
                            <a:ahLst/>
                            <a:rect l="l" t="t" r="r" b="b"/>
                            <a:pathLst>
                              <a:path w="967473" h="0">
                                <a:moveTo>
                                  <a:pt x="967473" y="0"/>
                                </a:moveTo>
                                <a:lnTo>
                                  <a:pt x="0" y="0"/>
                                </a:lnTo>
                              </a:path>
                            </a:pathLst>
                          </a:custGeom>
                          <a:noFill/>
                          <a:ln cap="rnd">
                            <a:solidFill>
                              <a:srgbClr val="ffffff"/>
                            </a:solidFill>
                            <a:round/>
                          </a:ln>
                        </wps:spPr>
                        <wps:style>
                          <a:lnRef idx="1"/>
                          <a:fillRef idx="0"/>
                          <a:effectRef idx="0"/>
                          <a:fontRef idx="minor"/>
                        </wps:style>
                        <wps:bodyPr/>
                      </wps:wsp>
                      <wps:wsp>
                        <wps:cNvSpPr/>
                        <wps:spPr>
                          <a:xfrm>
                            <a:off x="1959120" y="2265840"/>
                            <a:ext cx="78840" cy="52200"/>
                          </a:xfrm>
                          <a:custGeom>
                            <a:avLst/>
                            <a:gdLst/>
                            <a:ahLst/>
                            <a:rect l="l" t="t" r="r" b="b"/>
                            <a:pathLst>
                              <a:path w="83020" h="55372">
                                <a:moveTo>
                                  <a:pt x="83020" y="0"/>
                                </a:moveTo>
                                <a:lnTo>
                                  <a:pt x="83020" y="55372"/>
                                </a:lnTo>
                                <a:lnTo>
                                  <a:pt x="0" y="27686"/>
                                </a:lnTo>
                                <a:lnTo>
                                  <a:pt x="83020" y="0"/>
                                </a:lnTo>
                                <a:close/>
                              </a:path>
                            </a:pathLst>
                          </a:custGeom>
                          <a:solidFill>
                            <a:srgbClr val="000000"/>
                          </a:solidFill>
                          <a:ln>
                            <a:noFill/>
                          </a:ln>
                        </wps:spPr>
                        <wps:style>
                          <a:lnRef idx="0"/>
                          <a:fillRef idx="0"/>
                          <a:effectRef idx="0"/>
                          <a:fontRef idx="minor"/>
                        </wps:style>
                        <wps:bodyPr/>
                      </wps:wsp>
                      <wps:wsp>
                        <wps:cNvSpPr/>
                        <wps:spPr>
                          <a:xfrm>
                            <a:off x="2345040" y="2160360"/>
                            <a:ext cx="348120" cy="14652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做</w:t>
                              </w:r>
                            </w:p>
                          </w:txbxContent>
                        </wps:txbx>
                        <wps:bodyPr lIns="0" rIns="0" tIns="0" bIns="0">
                          <a:noAutofit/>
                        </wps:bodyPr>
                      </wps:wsp>
                      <wps:wsp>
                        <wps:cNvSpPr/>
                        <wps:spPr>
                          <a:xfrm>
                            <a:off x="2305800" y="1864440"/>
                            <a:ext cx="417960" cy="1436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地位</w:t>
                              </w:r>
                            </w:p>
                          </w:txbxContent>
                        </wps:txbx>
                        <wps:bodyPr lIns="0" rIns="0" tIns="0" bIns="0">
                          <a:noAutofit/>
                        </wps:bodyPr>
                      </wps:wsp>
                      <wps:wsp>
                        <wps:cNvSpPr/>
                        <wps:spPr>
                          <a:xfrm>
                            <a:off x="4931280" y="2844000"/>
                            <a:ext cx="268560" cy="69840"/>
                          </a:xfrm>
                          <a:prstGeom prst="rect">
                            <a:avLst/>
                          </a:prstGeom>
                          <a:noFill/>
                          <a:ln>
                            <a:noFill/>
                          </a:ln>
                        </wps:spPr>
                        <wps:style>
                          <a:lnRef idx="0"/>
                          <a:fillRef idx="0"/>
                          <a:effectRef idx="0"/>
                          <a:fontRef idx="minor"/>
                        </wps:style>
                        <wps:txb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X13595</w:t>
                              </w:r>
                            </w:p>
                          </w:txbxContent>
                        </wps:txbx>
                        <wps:bodyPr lIns="0" rIns="0" tIns="0" bIns="0">
                          <a:noAutofit/>
                        </wps:bodyPr>
                      </wps:wsp>
                    </wpg:wgp>
                  </a:graphicData>
                </a:graphic>
              </wp:inline>
            </w:drawing>
          </mc:Choice>
          <mc:Fallback>
            <w:pict>
              <v:group id="shape_0" alt="形状102" style="position:absolute;margin-left:0pt;margin-top:-229.5pt;width:409.45pt;height:229.45pt" coordorigin="0,-4590" coordsize="8189,4589">
                <v:rect id="shape_0" stroked="f" style="position:absolute;left:1464;top:-3204;width:1546;height:22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时钟和重置</w:t>
                        </w:r>
                      </w:p>
                    </w:txbxContent>
                  </v:textbox>
                  <w10:wrap type="square"/>
                  <v:fill o:detectmouseclick="t" on="false"/>
                  <v:stroke color="#3465a4" joinstyle="round" endcap="flat"/>
                </v:rect>
                <v:rect id="shape_0" stroked="f" style="position:absolute;left:1578;top:-2978;width:1174;height:22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代</w:t>
                        </w:r>
                      </w:p>
                    </w:txbxContent>
                  </v:textbox>
                  <w10:wrap type="square"/>
                  <v:fill o:detectmouseclick="t" on="false"/>
                  <v:stroke color="#3465a4" joinstyle="round" endcap="flat"/>
                </v:rect>
                <v:rect id="shape_0" stroked="f" style="position:absolute;left:4821;top:-2427;width:139;height:226;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&lt;</w:t>
                        </w:r>
                      </w:p>
                    </w:txbxContent>
                  </v:textbox>
                  <w10:wrap type="square"/>
                  <v:fill o:detectmouseclick="t" on="false"/>
                  <v:stroke color="#3465a4" joinstyle="round" endcap="flat"/>
                </v:rect>
                <v:rect id="shape_0" stroked="f" style="position:absolute;left:4931;top:-2427;width:2396;height:22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组件名称&gt;_ex</w:t>
                        </w:r>
                      </w:p>
                    </w:txbxContent>
                  </v:textbox>
                  <w10:wrap type="square"/>
                  <v:fill o:detectmouseclick="t" on="false"/>
                  <v:stroke color="#3465a4" joinstyle="round" endcap="flat"/>
                </v:rect>
                <v:rect id="shape_0" stroked="f" style="position:absolute;left:5450;top:-2201;width:869;height:22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德斯.vhd</w:t>
                        </w:r>
                      </w:p>
                    </w:txbxContent>
                  </v:textbox>
                  <w10:wrap type="square"/>
                  <v:fill o:detectmouseclick="t" on="false"/>
                  <v:stroke color="#3465a4" joinstyle="round" endcap="flat"/>
                </v:rect>
                <v:rect id="shape_0" stroked="f" style="position:absolute;left:5585;top:-1974;width:77;height:225;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5647;top:-1974;width:340;height:22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返回页首</w:t>
                        </w:r>
                      </w:p>
                    </w:txbxContent>
                  </v:textbox>
                  <w10:wrap type="square"/>
                  <v:fill o:detectmouseclick="t" on="false"/>
                  <v:stroke color="#3465a4" joinstyle="round" endcap="flat"/>
                </v:rect>
                <v:rect id="shape_0" stroked="f" style="position:absolute;left:5908;top:-1974;width:77;height:225;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w:t>
                        </w:r>
                      </w:p>
                    </w:txbxContent>
                  </v:textbox>
                  <w10:wrap type="square"/>
                  <v:fill o:detectmouseclick="t" on="false"/>
                  <v:stroke color="#3465a4" joinstyle="round" endcap="flat"/>
                </v:rect>
                <v:rect id="shape_0" stroked="f" style="position:absolute;left:1547;top:-1310;width:1229;height:229;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测试状态</w:t>
                        </w:r>
                      </w:p>
                    </w:txbxContent>
                  </v:textbox>
                  <w10:wrap type="square"/>
                  <v:fill o:detectmouseclick="t" on="false"/>
                  <v:stroke color="#3465a4" joinstyle="round" endcap="flat"/>
                </v:rect>
                <v:rect id="shape_0" stroked="f" style="position:absolute;left:3538;top:-3523;width:892;height:229;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clock_in</w:t>
                        </w:r>
                      </w:p>
                    </w:txbxContent>
                  </v:textbox>
                  <w10:wrap type="square"/>
                  <v:fill o:detectmouseclick="t" on="false"/>
                  <v:stroke color="#3465a4" joinstyle="round" endcap="flat"/>
                </v:rect>
                <v:rect id="shape_0" stroked="f" style="position:absolute;left:3583;top:-3034;width:547;height:226;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重置</w:t>
                        </w:r>
                      </w:p>
                    </w:txbxContent>
                  </v:textbox>
                  <w10:wrap type="square"/>
                  <v:fill o:detectmouseclick="t" on="false"/>
                  <v:stroke color="#3465a4" joinstyle="round" endcap="flat"/>
                </v:rect>
                <v:rect id="shape_0" stroked="f" style="position:absolute;left:502;top:-4517;width:686;height:225;mso-position-vertical:top">
                  <v:textbox>
                    <w:txbxContent>
                      <w:p>
                        <w:pPr>
                          <w:overflowPunct w:val="false"/>
                          <w:spacing w:before="0" w:after="160" w:lineRule="auto" w:line="252"/>
                          <w:ind w:hanging="0"/>
                          <w:jc w:val="left"/>
                          <w:rPr/>
                        </w:pPr>
                        <w:r>
                          <w:rPr>
                            <w:smallCaps w:val="false"/>
                            <w:caps w:val="false"/>
                            <w:iCs w:val="false"/>
                            <w:bCs w:val="false"/>
                            <w:szCs w:val="19"/>
                            <w:spacing w:val="0"/>
                            <w:vertAlign w:val="baseline"/>
                            <w:position w:val="0"/>
                            <w:sz w:val="19"/>
                            <w:i w:val="false"/>
                            <w:dstrike w:val="false"/>
                            <w:strike w:val="false"/>
                            <w:u w:val="none"/>
                            <w:b w:val="false"/>
                            <w:sz w:val="19"/>
                            <w:rFonts w:eastAsia="等线" w:cs="等线" w:ascii="等线" w:hAnsi="等线"/>
                            <w:color w:val="00000A"/>
                            <w14:ligatures w14:val="standardContextual"/>
                          </w:rPr>
                          <w:t>top_tb</w:t>
                        </w:r>
                      </w:p>
                    </w:txbxContent>
                  </v:textbox>
                  <w10:wrap type="square"/>
                  <v:fill o:detectmouseclick="t" on="false"/>
                  <v:stroke color="#3465a4" joinstyle="round" endcap="flat"/>
                </v:rect>
                <v:rect id="shape_0" stroked="f" style="position:absolute;left:3693;top:-1188;width:547;height:230;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做</w:t>
                        </w:r>
                      </w:p>
                    </w:txbxContent>
                  </v:textbox>
                  <w10:wrap type="square"/>
                  <v:fill o:detectmouseclick="t" on="false"/>
                  <v:stroke color="#3465a4" joinstyle="round" endcap="flat"/>
                </v:rect>
                <v:rect id="shape_0" stroked="f" style="position:absolute;left:3631;top:-1654;width:657;height:225;mso-position-vertical:top">
                  <v:textbox>
                    <w:txbxContent>
                      <w:p>
                        <w:pPr>
                          <w:overflowPunct w:val="false"/>
                          <w:spacing w:before="0" w:after="160" w:lineRule="auto" w:line="252"/>
                          <w:ind w:hanging="0"/>
                          <w:jc w:val="left"/>
                          <w:rPr/>
                        </w:pPr>
                        <w:r>
                          <w:rPr>
                            <w:smallCaps w:val="false"/>
                            <w:caps w:val="false"/>
                            <w:iCs w:val="false"/>
                            <w:i w:val="false"/>
                            <w:bCs w:val="false"/>
                            <w:b w:val="false"/>
                            <w:szCs w:val="19"/>
                            <w:sz w:val="19"/>
                            <w:spacing w:val="0"/>
                            <w:vertAlign w:val="baseline"/>
                            <w:position w:val="0"/>
                            <w:dstrike w:val="false"/>
                            <w:strike w:val="false"/>
                            <w:u w:val="none"/>
                            <w:rFonts w:eastAsia="等线" w:cs="等线" w:ascii="等线" w:hAnsi="等线"/>
                            <w:color w:val="00000A"/>
                            <w14:ligatures w14:val="standardContextual"/>
                          </w:rPr>
                          <w:t>地位</w:t>
                        </w:r>
                      </w:p>
                    </w:txbxContent>
                  </v:textbox>
                  <w10:wrap type="square"/>
                  <v:fill o:detectmouseclick="t" on="false"/>
                  <v:stroke color="#3465a4" joinstyle="round" endcap="flat"/>
                </v:rect>
                <v:rect id="shape_0" stroked="f" style="position:absolute;left:7766;top:-111;width:422;height:109;mso-position-vertical:top">
                  <v:textbox>
                    <w:txbxContent>
                      <w:p>
                        <w:pPr>
                          <w:overflowPunct w:val="false"/>
                          <w:spacing w:before="0" w:after="160" w:lineRule="auto" w:line="252"/>
                          <w:ind w:hanging="0"/>
                          <w:jc w:val="left"/>
                          <w:rPr/>
                        </w:pPr>
                        <w:r>
                          <w:rPr>
                            <w:smallCaps w:val="false"/>
                            <w:caps w:val="false"/>
                            <w:iCs w:val="false"/>
                            <w:bCs w:val="false"/>
                            <w:szCs w:val="9"/>
                            <w:spacing w:val="0"/>
                            <w:vertAlign w:val="baseline"/>
                            <w:position w:val="0"/>
                            <w:sz w:val="9"/>
                            <w:i w:val="false"/>
                            <w:dstrike w:val="false"/>
                            <w:strike w:val="false"/>
                            <w:u w:val="none"/>
                            <w:b w:val="false"/>
                            <w:sz w:val="9"/>
                            <w:rFonts w:eastAsia="等线" w:cs="等线" w:ascii="等线" w:hAnsi="等线"/>
                            <w:color w:val="00000A"/>
                            <w14:ligatures w14:val="standardContextual"/>
                          </w:rPr>
                          <w:t>X13595</w:t>
                        </w:r>
                      </w:p>
                    </w:txbxContent>
                  </v:textbox>
                  <w10:wrap type="square"/>
                  <v:fill o:detectmouseclick="t" on="false"/>
                  <v:stroke color="#3465a4" joinstyle="round" endcap="flat"/>
                </v:rect>
              </v:group>
            </w:pict>
          </mc:Fallback>
        </mc:AlternateContent>
      </w:r>
    </w:p>
    <w:p>
      <w:pPr>
        <w:pStyle w:val="Normal"/>
        <w:tabs>
          <w:tab w:val="clear" w:pos="420"/>
          <w:tab w:val="center" w:pos="3529" w:leader="none"/>
          <w:tab w:val="center" w:pos="6030" w:leader="none"/>
        </w:tabs>
        <w:spacing w:lineRule="auto" w:line="264" w:before="0" w:after="125"/>
        <w:ind w:left="0" w:right="0" w:hanging="0"/>
        <w:jc w:val="left"/>
        <w:rPr/>
      </w:pPr>
      <w:r>
        <w:rPr>
          <w:lang w:val="zh-Hans"/>
        </w:rPr>
        <w:tab/>
      </w:r>
      <w:r>
        <w:rPr>
          <w:i/>
          <w:lang w:val="zh-Hans"/>
        </w:rPr>
        <w:t xml:space="preserve">图 </w:t>
      </w:r>
      <w:r>
        <w:rPr>
          <w:i/>
          <w:lang w:val="zh-Hans"/>
        </w:rPr>
        <w:t>5-2</w:t>
      </w:r>
      <w:r>
        <w:rPr>
          <w:i/>
          <w:lang w:val="zh-Hans"/>
        </w:rPr>
        <w:t>：</w:t>
      </w:r>
      <w:r>
        <w:rPr>
          <w:i/>
          <w:lang w:val="zh-Hans"/>
        </w:rPr>
        <w:tab/>
      </w:r>
      <w:r>
        <w:rPr>
          <w:b/>
          <w:lang w:val="zh-Hans"/>
        </w:rPr>
        <w:t xml:space="preserve">AXI DMA </w:t>
      </w:r>
      <w:r>
        <w:rPr>
          <w:b/>
          <w:lang w:val="zh-Hans"/>
        </w:rPr>
        <w:t>示例设计测试平台</w:t>
      </w:r>
    </w:p>
    <w:p>
      <w:pPr>
        <w:sectPr>
          <w:headerReference w:type="even" r:id="rId115"/>
          <w:headerReference w:type="default" r:id="rId116"/>
          <w:headerReference w:type="first" r:id="rId117"/>
          <w:footerReference w:type="even" r:id="rId118"/>
          <w:footerReference w:type="default" r:id="rId119"/>
          <w:footerReference w:type="first" r:id="rId120"/>
          <w:type w:val="nextPage"/>
          <w:pgSz w:w="12240" w:h="15840"/>
          <w:pgMar w:left="1080" w:right="1087" w:header="720" w:top="777" w:footer="254" w:bottom="1549" w:gutter="0"/>
          <w:pgNumType w:fmt="decimal"/>
          <w:formProt w:val="false"/>
          <w:titlePg/>
          <w:textDirection w:val="lrTb"/>
          <w:docGrid w:type="default" w:linePitch="100" w:charSpace="0"/>
        </w:sectPr>
        <w:pStyle w:val="Normal"/>
        <w:ind w:left="748" w:right="43" w:hanging="3"/>
        <w:rPr/>
      </w:pPr>
      <w:r>
        <w:rPr>
          <w:color w:val="0000FF"/>
          <w:lang w:val="zh-Hans"/>
        </w:rPr>
        <w:t xml:space="preserve">图 </w:t>
      </w:r>
      <w:r>
        <w:rPr>
          <w:color w:val="0000FF"/>
          <w:lang w:val="zh-Hans"/>
        </w:rPr>
        <w:t>5-2</w:t>
      </w:r>
      <w:r>
        <w:rPr>
          <w:lang w:val="zh-Hans"/>
        </w:rPr>
        <w:t xml:space="preserve"> </w:t>
      </w:r>
      <w:r>
        <w:rPr>
          <w:lang w:val="zh-Hans"/>
        </w:rPr>
        <w:t xml:space="preserve">显示了 </w:t>
      </w:r>
      <w:r>
        <w:rPr>
          <w:lang w:val="zh-Hans"/>
        </w:rPr>
        <w:t xml:space="preserve">AXI DMA </w:t>
      </w:r>
      <w:r>
        <w:rPr>
          <w:lang w:val="zh-Hans"/>
        </w:rPr>
        <w:t>示例设计的测试台。顶层测试台产生一个</w:t>
      </w:r>
      <w:r>
        <w:rPr>
          <w:lang w:val="zh-Hans"/>
        </w:rPr>
        <w:t>200 MHz</w:t>
      </w:r>
      <w:r>
        <w:rPr>
          <w:lang w:val="zh-Hans"/>
        </w:rPr>
        <w:t>差分时钟，并驱动示例设计的初始复位。</w:t>
      </w:r>
    </w:p>
    <w:p>
      <w:pPr>
        <w:pStyle w:val="Normal"/>
        <w:spacing w:lineRule="auto" w:line="259" w:before="0" w:after="71"/>
        <w:ind w:left="-8" w:right="0" w:hanging="0"/>
        <w:jc w:val="left"/>
        <w:rPr/>
      </w:pPr>
      <w:r>
        <w:rPr/>
        <w:drawing>
          <wp:inline distT="0" distB="0" distL="0" distR="0">
            <wp:extent cx="804545" cy="502920"/>
            <wp:effectExtent l="0" t="0" r="0" b="0"/>
            <wp:docPr id="146" name="Picture 1427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2717" descr=""/>
                    <pic:cNvPicPr>
                      <a:picLocks noChangeAspect="1" noChangeArrowheads="1"/>
                    </pic:cNvPicPr>
                  </pic:nvPicPr>
                  <pic:blipFill>
                    <a:blip r:embed="rId121"/>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 xml:space="preserve">附录 </w:t>
      </w:r>
      <w:r>
        <w:rPr>
          <w:i/>
          <w:sz w:val="40"/>
          <w:lang w:val="zh-Hans"/>
        </w:rPr>
        <w:t xml:space="preserve">A </w:t>
      </w:r>
      <w:r>
        <w:rPr>
          <w:sz w:val="56"/>
          <w:lang w:val="zh-Hans"/>
        </w:rPr>
        <w:t xml:space="preserve"> </w:t>
      </w:r>
      <w:r>
        <w:rPr>
          <w:sz w:val="56"/>
          <w:lang w:val="zh-Hans"/>
        </w:rPr>
        <w:t>升级</w:t>
      </w:r>
    </w:p>
    <w:p>
      <w:pPr>
        <w:pStyle w:val="Normal"/>
        <w:spacing w:lineRule="auto" w:line="235" w:before="0" w:after="218"/>
        <w:ind w:left="755" w:right="0" w:hanging="10"/>
        <w:jc w:val="left"/>
        <w:rPr/>
      </w:pPr>
      <w:r>
        <w:rPr>
          <w:lang w:val="zh-Hans"/>
        </w:rPr>
        <w:t>本附录包含有关将设计从</w:t>
      </w:r>
      <w:r>
        <w:rPr>
          <w:lang w:val="zh-Hans"/>
        </w:rPr>
        <w:t>ISE</w:t>
      </w:r>
      <w:r>
        <w:rPr>
          <w:vertAlign w:val="superscript"/>
          <w:lang w:val="zh-Hans"/>
        </w:rPr>
        <w:t>®</w:t>
      </w:r>
      <w:r>
        <w:rPr>
          <w:lang w:val="zh-Hans"/>
        </w:rPr>
        <w:t>迁移到</w:t>
      </w:r>
      <w:r>
        <w:rPr>
          <w:lang w:val="zh-Hans"/>
        </w:rPr>
        <w:t>Vivado</w:t>
      </w:r>
      <w:r>
        <w:rPr>
          <w:vertAlign w:val="superscript"/>
          <w:lang w:val="zh-Hans"/>
        </w:rPr>
        <w:t>®</w:t>
      </w:r>
      <w:r>
        <w:rPr>
          <w:lang w:val="zh-Hans"/>
        </w:rPr>
        <w:t>设计套件以及升级到较新版本的</w:t>
      </w:r>
      <w:r>
        <w:rPr>
          <w:lang w:val="zh-Hans"/>
        </w:rPr>
        <w:t>IP</w:t>
      </w:r>
      <w:r>
        <w:rPr>
          <w:lang w:val="zh-Hans"/>
        </w:rPr>
        <w:t xml:space="preserve">核的信息。对于在 </w:t>
      </w:r>
      <w:r>
        <w:rPr>
          <w:lang w:val="zh-Hans"/>
        </w:rPr>
        <w:t xml:space="preserve">Vivado </w:t>
      </w:r>
      <w:r>
        <w:rPr>
          <w:lang w:val="zh-Hans"/>
        </w:rPr>
        <w:t>设计套件中进行升级的客户，包括有关任何端口更改和对用户逻辑的其他影响的重要详细信息（如果适用）。</w:t>
      </w:r>
    </w:p>
    <w:p>
      <w:pPr>
        <w:pStyle w:val="Normal"/>
        <w:spacing w:lineRule="auto" w:line="259" w:before="0" w:after="287"/>
        <w:ind w:left="760" w:right="-7" w:hanging="0"/>
        <w:jc w:val="left"/>
        <w:rPr/>
      </w:pPr>
      <w:r>
        <w:rPr/>
        <mc:AlternateContent>
          <mc:Choice Requires="wpg">
            <w:drawing>
              <wp:inline distT="0" distB="0" distL="0" distR="0" wp14:anchorId="54C03FE5">
                <wp:extent cx="5921375" cy="25400"/>
                <wp:effectExtent l="0" t="0" r="0" b="0"/>
                <wp:docPr id="147" name="形状106"/>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6" style="position:absolute;margin-left:0pt;margin-top:-2pt;width:466.2pt;height:1.95pt" coordorigin="0,-40" coordsize="9324,39"/>
            </w:pict>
          </mc:Fallback>
        </mc:AlternateContent>
      </w:r>
    </w:p>
    <w:p>
      <w:pPr>
        <w:pStyle w:val="2"/>
        <w:ind w:left="755" w:right="67" w:hanging="10"/>
        <w:rPr/>
      </w:pPr>
      <w:r>
        <w:rPr>
          <w:lang w:val="zh-Hans"/>
        </w:rPr>
        <w:t xml:space="preserve">迁移到 </w:t>
      </w:r>
      <w:r>
        <w:rPr>
          <w:lang w:val="zh-Hans"/>
        </w:rPr>
        <w:t xml:space="preserve">Vivado </w:t>
      </w:r>
      <w:r>
        <w:rPr>
          <w:lang w:val="zh-Hans"/>
        </w:rPr>
        <w:t>设计套件</w:t>
      </w:r>
    </w:p>
    <w:p>
      <w:pPr>
        <w:pStyle w:val="Normal"/>
        <w:ind w:left="748" w:right="43" w:hanging="3"/>
        <w:rPr/>
      </w:pPr>
      <w:r>
        <w:rPr>
          <w:lang w:val="zh-Hans"/>
        </w:rPr>
        <w:t>有关从</w:t>
      </w:r>
      <w:r>
        <w:rPr>
          <w:lang w:val="zh-Hans"/>
        </w:rPr>
        <w:t>ISE</w:t>
      </w:r>
      <w:r>
        <w:rPr>
          <w:lang w:val="zh-Hans"/>
        </w:rPr>
        <w:t>工具迁移到</w:t>
      </w:r>
      <w:r>
        <w:rPr>
          <w:lang w:val="zh-Hans"/>
        </w:rPr>
        <w:t>Vivado</w:t>
      </w:r>
      <w:r>
        <w:rPr>
          <w:lang w:val="zh-Hans"/>
        </w:rPr>
        <w:t>设计套件的信息，请参阅</w:t>
      </w:r>
      <w:r>
        <w:rPr>
          <w:i/>
          <w:lang w:val="zh-Hans"/>
        </w:rPr>
        <w:t>ISE</w:t>
      </w:r>
      <w:r>
        <w:rPr>
          <w:i/>
          <w:lang w:val="zh-Hans"/>
        </w:rPr>
        <w:t>到</w:t>
      </w:r>
      <w:r>
        <w:rPr>
          <w:i/>
          <w:lang w:val="zh-Hans"/>
        </w:rPr>
        <w:t>Vivado</w:t>
      </w:r>
      <w:r>
        <w:rPr>
          <w:i/>
          <w:lang w:val="zh-Hans"/>
        </w:rPr>
        <w:t>设计套件迁移指南</w:t>
      </w:r>
      <w:r>
        <w:rPr>
          <w:lang w:val="zh-Hans"/>
        </w:rPr>
        <w:t>（</w:t>
      </w:r>
      <w:r>
        <w:rPr>
          <w:lang w:val="zh-Hans"/>
        </w:rPr>
        <w:t>UG911</w:t>
      </w:r>
      <w:r>
        <w:rPr>
          <w:lang w:val="zh-Hans"/>
        </w:rPr>
        <w:t>）</w:t>
      </w:r>
      <w:r>
        <w:rPr>
          <w:color w:val="0000FF"/>
          <w:lang w:val="zh-Hans"/>
        </w:rPr>
        <w:t>[</w:t>
      </w:r>
      <w:r>
        <w:rPr>
          <w:color w:val="0000FF"/>
          <w:lang w:val="zh-Hans"/>
        </w:rPr>
        <w:t>参考文献</w:t>
      </w:r>
      <w:r>
        <w:rPr>
          <w:color w:val="0000FF"/>
          <w:lang w:val="zh-Hans"/>
        </w:rPr>
        <w:t>8]</w:t>
      </w:r>
      <w:r>
        <w:rPr>
          <w:color w:val="0000FF"/>
          <w:lang w:val="zh-Hans"/>
        </w:rPr>
        <w:t>。</w:t>
      </w:r>
    </w:p>
    <w:p>
      <w:pPr>
        <w:pStyle w:val="Normal"/>
        <w:spacing w:lineRule="auto" w:line="259" w:before="0" w:after="287"/>
        <w:ind w:left="760" w:right="-7" w:hanging="0"/>
        <w:jc w:val="left"/>
        <w:rPr/>
      </w:pPr>
      <w:r>
        <w:rPr/>
        <mc:AlternateContent>
          <mc:Choice Requires="wpg">
            <w:drawing>
              <wp:inline distT="0" distB="0" distL="0" distR="0" wp14:anchorId="75B97E11">
                <wp:extent cx="5921375" cy="25400"/>
                <wp:effectExtent l="0" t="0" r="0" b="0"/>
                <wp:docPr id="148" name="形状107"/>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7" style="position:absolute;margin-left:0pt;margin-top:-2pt;width:466.2pt;height:1.95pt" coordorigin="0,-40" coordsize="9324,39"/>
            </w:pict>
          </mc:Fallback>
        </mc:AlternateContent>
      </w:r>
    </w:p>
    <w:p>
      <w:pPr>
        <w:pStyle w:val="2"/>
        <w:ind w:left="755" w:right="67" w:hanging="10"/>
        <w:rPr/>
      </w:pPr>
      <w:r>
        <w:rPr>
          <w:lang w:val="zh-Hans"/>
        </w:rPr>
        <w:t xml:space="preserve">在 </w:t>
      </w:r>
      <w:r>
        <w:rPr>
          <w:lang w:val="zh-Hans"/>
        </w:rPr>
        <w:t xml:space="preserve">Vivado </w:t>
      </w:r>
      <w:r>
        <w:rPr>
          <w:lang w:val="zh-Hans"/>
        </w:rPr>
        <w:t>设计套件中进行升级</w:t>
      </w:r>
    </w:p>
    <w:p>
      <w:pPr>
        <w:pStyle w:val="Normal"/>
        <w:ind w:left="748" w:right="43" w:hanging="3"/>
        <w:rPr/>
      </w:pPr>
      <w:r>
        <w:rPr>
          <w:lang w:val="zh-Hans"/>
        </w:rPr>
        <w:t xml:space="preserve">本节提供有关在 </w:t>
      </w:r>
      <w:r>
        <w:rPr>
          <w:lang w:val="zh-Hans"/>
        </w:rPr>
        <w:t xml:space="preserve">Vivado </w:t>
      </w:r>
      <w:r>
        <w:rPr>
          <w:lang w:val="zh-Hans"/>
        </w:rPr>
        <w:t xml:space="preserve">设计套件中升级到此 </w:t>
      </w:r>
      <w:r>
        <w:rPr>
          <w:lang w:val="zh-Hans"/>
        </w:rPr>
        <w:t xml:space="preserve">IP </w:t>
      </w:r>
      <w:r>
        <w:rPr>
          <w:lang w:val="zh-Hans"/>
        </w:rPr>
        <w:t>核的最新版本时对用户逻辑或端口名称所做的任何更改的信息。此内核没有参数或端口更改。</w:t>
      </w:r>
    </w:p>
    <w:p>
      <w:pPr>
        <w:pStyle w:val="Normal"/>
        <w:spacing w:lineRule="auto" w:line="259" w:before="0" w:after="71"/>
        <w:ind w:left="-8" w:right="0" w:hanging="0"/>
        <w:jc w:val="left"/>
        <w:rPr/>
      </w:pPr>
      <w:r>
        <w:rPr/>
        <w:drawing>
          <wp:inline distT="0" distB="0" distL="0" distR="0">
            <wp:extent cx="804545" cy="502920"/>
            <wp:effectExtent l="0" t="0" r="0" b="0"/>
            <wp:docPr id="149" name="Picture 142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2718" descr=""/>
                    <pic:cNvPicPr>
                      <a:picLocks noChangeAspect="1" noChangeArrowheads="1"/>
                    </pic:cNvPicPr>
                  </pic:nvPicPr>
                  <pic:blipFill>
                    <a:blip r:embed="rId122"/>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 xml:space="preserve">附录 </w:t>
      </w:r>
      <w:r>
        <w:rPr>
          <w:i/>
          <w:sz w:val="40"/>
          <w:lang w:val="zh-Hans"/>
        </w:rPr>
        <w:t xml:space="preserve">B </w:t>
      </w:r>
      <w:r>
        <w:rPr>
          <w:sz w:val="56"/>
          <w:lang w:val="zh-Hans"/>
        </w:rPr>
        <w:t>调试</w:t>
      </w:r>
    </w:p>
    <w:p>
      <w:pPr>
        <w:pStyle w:val="Normal"/>
        <w:ind w:left="748" w:right="43" w:hanging="3"/>
        <w:rPr/>
      </w:pPr>
      <w:r>
        <w:rPr>
          <w:lang w:val="zh-Hans"/>
        </w:rPr>
        <w:t xml:space="preserve">本附录包含有关 </w:t>
      </w:r>
      <w:r>
        <w:rPr>
          <w:lang w:val="zh-Hans"/>
        </w:rPr>
        <w:t xml:space="preserve">Xilinx </w:t>
      </w:r>
      <w:r>
        <w:rPr>
          <w:lang w:val="zh-Hans"/>
        </w:rPr>
        <w:t xml:space="preserve">支持网站和调试工具上可用资源的详细信息。 </w:t>
      </w:r>
    </w:p>
    <w:p>
      <w:pPr>
        <w:pStyle w:val="Normal"/>
        <w:spacing w:lineRule="auto" w:line="259" w:before="0" w:after="287"/>
        <w:ind w:left="760" w:right="-7" w:hanging="0"/>
        <w:jc w:val="left"/>
        <w:rPr/>
      </w:pPr>
      <w:r>
        <w:rPr/>
        <mc:AlternateContent>
          <mc:Choice Requires="wpg">
            <w:drawing>
              <wp:inline distT="0" distB="0" distL="0" distR="0" wp14:anchorId="76D07E07">
                <wp:extent cx="5921375" cy="25400"/>
                <wp:effectExtent l="0" t="0" r="0" b="0"/>
                <wp:docPr id="150" name="形状108"/>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8" style="position:absolute;margin-left:0pt;margin-top:-2pt;width:466.2pt;height:1.95pt" coordorigin="0,-40" coordsize="9324,39"/>
            </w:pict>
          </mc:Fallback>
        </mc:AlternateContent>
      </w:r>
    </w:p>
    <w:p>
      <w:pPr>
        <w:pStyle w:val="2"/>
        <w:ind w:left="755" w:right="67" w:hanging="10"/>
        <w:rPr/>
      </w:pPr>
      <w:r>
        <w:rPr>
          <w:lang w:val="zh-Hans"/>
        </w:rPr>
        <w:t xml:space="preserve">寻求有关 </w:t>
      </w:r>
      <w:r>
        <w:rPr>
          <w:lang w:val="zh-Hans"/>
        </w:rPr>
        <w:t xml:space="preserve">Xilinx.com </w:t>
      </w:r>
      <w:r>
        <w:rPr>
          <w:lang w:val="zh-Hans"/>
        </w:rPr>
        <w:t>的帮助</w:t>
      </w:r>
    </w:p>
    <w:p>
      <w:pPr>
        <w:pStyle w:val="Normal"/>
        <w:spacing w:lineRule="auto" w:line="235" w:before="0" w:after="414"/>
        <w:ind w:left="755" w:right="0" w:hanging="10"/>
        <w:jc w:val="left"/>
        <w:rPr/>
      </w:pPr>
      <w:r>
        <w:rPr>
          <w:lang w:val="zh-Hans"/>
        </w:rPr>
        <w:t xml:space="preserve">为了在使用 </w:t>
      </w:r>
      <w:r>
        <w:rPr>
          <w:lang w:val="zh-Hans"/>
        </w:rPr>
        <w:t xml:space="preserve">AXI DMA </w:t>
      </w:r>
      <w:r>
        <w:rPr>
          <w:lang w:val="zh-Hans"/>
        </w:rPr>
        <w:t>内核时帮助设计和调试过程，</w:t>
      </w:r>
      <w:hyperlink r:id="rId123">
        <w:r>
          <w:rPr>
            <w:color w:val="0000FF"/>
            <w:lang w:val="zh-Hans"/>
          </w:rPr>
          <w:t xml:space="preserve">Xilinx </w:t>
        </w:r>
      </w:hyperlink>
      <w:r>
        <w:rPr>
          <w:lang w:val="zh-Hans"/>
        </w:rPr>
        <w:t xml:space="preserve"> </w:t>
      </w:r>
      <w:r>
        <w:rPr>
          <w:lang w:val="zh-Hans"/>
        </w:rPr>
        <w:t>支持</w:t>
      </w:r>
      <w:hyperlink r:id="rId124">
        <w:r>
          <w:rPr>
            <w:color w:val="0000FF"/>
            <w:lang w:val="zh-Hans"/>
          </w:rPr>
          <w:t>网页</w:t>
        </w:r>
      </w:hyperlink>
      <w:hyperlink r:id="rId125">
        <w:r>
          <w:rPr>
            <w:lang w:val="zh-Hans"/>
          </w:rPr>
          <w:t>包含关键资源，例如产品文档、发行说明、答复记录、有关已知问题的信息以及用于获取更多产品支持的链接。</w:t>
        </w:r>
      </w:hyperlink>
    </w:p>
    <w:p>
      <w:pPr>
        <w:pStyle w:val="3"/>
        <w:ind w:left="755" w:right="67" w:hanging="10"/>
        <w:rPr/>
      </w:pPr>
      <w:r>
        <w:rPr>
          <w:lang w:val="zh-Hans"/>
        </w:rPr>
        <w:t>文档</w:t>
      </w:r>
    </w:p>
    <w:p>
      <w:pPr>
        <w:pStyle w:val="Normal"/>
        <w:spacing w:lineRule="auto" w:line="235" w:before="0" w:after="218"/>
        <w:ind w:left="755" w:right="0" w:hanging="10"/>
        <w:jc w:val="left"/>
        <w:rPr/>
      </w:pPr>
      <w:r>
        <w:rPr>
          <w:lang w:val="zh-Hans"/>
        </w:rPr>
        <w:t xml:space="preserve">本产品指南是与 </w:t>
      </w:r>
      <w:r>
        <w:rPr>
          <w:lang w:val="zh-Hans"/>
        </w:rPr>
        <w:t xml:space="preserve">AXI DMA </w:t>
      </w:r>
      <w:r>
        <w:rPr>
          <w:lang w:val="zh-Hans"/>
        </w:rPr>
        <w:t xml:space="preserve">内核相关的主要文档。本指南以及与 有助于设计过程的所有产品相关的文档，可在 </w:t>
      </w:r>
      <w:hyperlink r:id="rId126">
        <w:r>
          <w:rPr>
            <w:color w:val="0000FF"/>
            <w:lang w:val="zh-Hans"/>
          </w:rPr>
          <w:t xml:space="preserve">Xilinx </w:t>
        </w:r>
        <w:r>
          <w:rPr>
            <w:color w:val="0000FF"/>
            <w:lang w:val="zh-Hans"/>
          </w:rPr>
          <w:t>支持网页</w:t>
        </w:r>
      </w:hyperlink>
      <w:hyperlink r:id="rId127">
        <w:r>
          <w:rPr>
            <w:lang w:val="zh-Hans"/>
          </w:rPr>
          <w:t xml:space="preserve"> 上或使用 </w:t>
        </w:r>
      </w:hyperlink>
      <w:r>
        <w:rPr>
          <w:lang w:val="zh-Hans"/>
        </w:rPr>
        <w:t xml:space="preserve">Xilinx® </w:t>
      </w:r>
      <w:r>
        <w:rPr>
          <w:lang w:val="zh-Hans"/>
        </w:rPr>
        <w:t>文档导航器找到。</w:t>
      </w:r>
    </w:p>
    <w:p>
      <w:pPr>
        <w:pStyle w:val="Normal"/>
        <w:spacing w:lineRule="auto" w:line="235" w:before="0" w:after="415"/>
        <w:ind w:left="755" w:right="0" w:hanging="10"/>
        <w:jc w:val="left"/>
        <w:rPr/>
      </w:pPr>
      <w:r>
        <w:rPr>
          <w:lang w:val="zh-Hans"/>
        </w:rPr>
        <w:t>从</w:t>
      </w:r>
      <w:hyperlink r:id="rId128">
        <w:r>
          <w:rPr>
            <w:color w:val="0000FF"/>
            <w:lang w:val="zh-Hans"/>
          </w:rPr>
          <w:t>下载页面</w:t>
        </w:r>
      </w:hyperlink>
      <w:r>
        <w:rPr>
          <w:lang w:val="zh-Hans"/>
        </w:rPr>
        <w:t xml:space="preserve">下载 </w:t>
      </w:r>
      <w:r>
        <w:rPr>
          <w:lang w:val="zh-Hans"/>
        </w:rPr>
        <w:t xml:space="preserve">Xilinx </w:t>
      </w:r>
      <w:r>
        <w:rPr>
          <w:lang w:val="zh-Hans"/>
        </w:rPr>
        <w:t>文档导航器</w:t>
      </w:r>
      <w:hyperlink r:id="rId129">
        <w:r>
          <w:rPr>
            <w:lang w:val="zh-Hans"/>
          </w:rPr>
          <w:t>。</w:t>
        </w:r>
      </w:hyperlink>
      <w:r>
        <w:rPr>
          <w:lang w:val="zh-Hans"/>
        </w:rPr>
        <w:t xml:space="preserve"> 有关此工具和可用功能的详细信息，请在安装后打开联机帮助。</w:t>
      </w:r>
    </w:p>
    <w:p>
      <w:pPr>
        <w:pStyle w:val="3"/>
        <w:ind w:left="755" w:right="67" w:hanging="10"/>
        <w:rPr/>
      </w:pPr>
      <w:r>
        <w:rPr>
          <w:lang w:val="zh-Hans"/>
        </w:rPr>
        <w:t>答复记录</w:t>
      </w:r>
    </w:p>
    <w:p>
      <w:pPr>
        <w:pStyle w:val="Normal"/>
        <w:ind w:left="748" w:right="43" w:hanging="3"/>
        <w:rPr/>
      </w:pPr>
      <w:r>
        <w:rPr>
          <w:lang w:val="zh-Hans"/>
        </w:rPr>
        <w:t xml:space="preserve">答复记录包括有关常见问题的信息、有关如何解决这些问题的帮助信息，以及 </w:t>
      </w:r>
      <w:r>
        <w:rPr>
          <w:lang w:val="zh-Hans"/>
        </w:rPr>
        <w:t xml:space="preserve">Xilinx </w:t>
      </w:r>
      <w:r>
        <w:rPr>
          <w:lang w:val="zh-Hans"/>
        </w:rPr>
        <w:t xml:space="preserve">产品的任何已知问题。答复记录每天创建和维护，确保用户能够访问最准确的可用信息。 </w:t>
      </w:r>
    </w:p>
    <w:p>
      <w:pPr>
        <w:pStyle w:val="Normal"/>
        <w:spacing w:before="0" w:after="21"/>
        <w:ind w:left="748" w:right="43" w:hanging="3"/>
        <w:rPr/>
      </w:pPr>
      <w:r>
        <w:rPr>
          <w:lang w:val="zh-Hans"/>
        </w:rPr>
        <w:t>可以使用主上的“搜索支持”框查找此核心的答复记录</w:t>
      </w:r>
    </w:p>
    <w:p>
      <w:pPr>
        <w:pStyle w:val="Normal"/>
        <w:ind w:left="748" w:right="43" w:hanging="3"/>
        <w:rPr/>
      </w:pPr>
      <w:hyperlink r:id="rId130">
        <w:r>
          <w:rPr>
            <w:color w:val="0000FF"/>
            <w:lang w:val="zh-Hans"/>
          </w:rPr>
          <w:t>赛灵思支持网页</w:t>
        </w:r>
      </w:hyperlink>
      <w:r>
        <w:rPr>
          <w:lang w:val="zh-Hans"/>
        </w:rPr>
        <w:t xml:space="preserve">。要最大化搜索结果，请使用适当的关键字，例如 </w:t>
      </w:r>
    </w:p>
    <w:p>
      <w:pPr>
        <w:pStyle w:val="Normal"/>
        <w:numPr>
          <w:ilvl w:val="0"/>
          <w:numId w:val="22"/>
        </w:numPr>
        <w:spacing w:before="0" w:after="143"/>
        <w:ind w:left="1105" w:right="43" w:hanging="360"/>
        <w:rPr/>
      </w:pPr>
      <w:r>
        <w:rPr>
          <w:lang w:val="zh-Hans"/>
        </w:rPr>
        <w:t>产品名称</w:t>
      </w:r>
    </w:p>
    <w:p>
      <w:pPr>
        <w:pStyle w:val="Normal"/>
        <w:numPr>
          <w:ilvl w:val="0"/>
          <w:numId w:val="22"/>
        </w:numPr>
        <w:spacing w:before="0" w:after="143"/>
        <w:ind w:left="1105" w:right="43" w:hanging="360"/>
        <w:rPr/>
      </w:pPr>
      <w:r>
        <w:rPr>
          <w:lang w:val="zh-Hans"/>
        </w:rPr>
        <w:t>工具消息</w:t>
      </w:r>
    </w:p>
    <w:p>
      <w:pPr>
        <w:pStyle w:val="Normal"/>
        <w:numPr>
          <w:ilvl w:val="0"/>
          <w:numId w:val="22"/>
        </w:numPr>
        <w:ind w:left="1105" w:right="43" w:hanging="360"/>
        <w:rPr/>
      </w:pPr>
      <w:r>
        <w:rPr>
          <w:lang w:val="zh-Hans"/>
        </w:rPr>
        <w:t>所遇到问题的摘要</w:t>
      </w:r>
    </w:p>
    <w:p>
      <w:pPr>
        <w:pStyle w:val="Normal"/>
        <w:ind w:left="748" w:right="43" w:hanging="3"/>
        <w:rPr/>
      </w:pPr>
      <w:r>
        <w:rPr>
          <w:lang w:val="zh-Hans"/>
        </w:rPr>
        <w:t>返回结果后，可以使用筛选器搜索来进一步定位结果。</w:t>
      </w:r>
    </w:p>
    <w:p>
      <w:pPr>
        <w:pStyle w:val="Normal"/>
        <w:tabs>
          <w:tab w:val="clear" w:pos="420"/>
          <w:tab w:val="right" w:pos="10073" w:leader="none"/>
        </w:tabs>
        <w:spacing w:lineRule="auto" w:line="264" w:before="0" w:after="143"/>
        <w:ind w:left="0" w:right="-13" w:hanging="0"/>
        <w:jc w:val="left"/>
        <w:rPr/>
      </w:pPr>
      <w:r>
        <w:rPr/>
        <w:drawing>
          <wp:inline distT="0" distB="0" distL="0" distR="0">
            <wp:extent cx="704215" cy="438150"/>
            <wp:effectExtent l="0" t="0" r="0" b="0"/>
            <wp:docPr id="151" name="Picture 100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0011" descr=""/>
                    <pic:cNvPicPr>
                      <a:picLocks noChangeAspect="1" noChangeArrowheads="1"/>
                    </pic:cNvPicPr>
                  </pic:nvPicPr>
                  <pic:blipFill>
                    <a:blip r:embed="rId131"/>
                    <a:stretch>
                      <a:fillRect/>
                    </a:stretch>
                  </pic:blipFill>
                  <pic:spPr bwMode="auto">
                    <a:xfrm>
                      <a:off x="0" y="0"/>
                      <a:ext cx="704215" cy="438150"/>
                    </a:xfrm>
                    <a:prstGeom prst="rect">
                      <a:avLst/>
                    </a:prstGeom>
                  </pic:spPr>
                </pic:pic>
              </a:graphicData>
            </a:graphic>
          </wp:inline>
        </w:drawing>
      </w:r>
      <w:r>
        <w:rPr>
          <w:i/>
          <w:lang w:val="zh-Hans"/>
        </w:rPr>
        <w:tab/>
      </w:r>
      <w:r>
        <w:rPr>
          <w:i/>
          <w:lang w:val="zh-Hans"/>
        </w:rPr>
        <w:t xml:space="preserve">附录 </w:t>
      </w:r>
      <w:r>
        <w:rPr>
          <w:i/>
          <w:lang w:val="zh-Hans"/>
        </w:rPr>
        <w:t>B</w:t>
      </w:r>
      <w:r>
        <w:rPr>
          <w:i/>
          <w:lang w:val="zh-Hans"/>
        </w:rPr>
        <w:t xml:space="preserve">： </w:t>
      </w:r>
      <w:r>
        <w:rPr>
          <w:b/>
          <w:lang w:val="zh-Hans"/>
        </w:rPr>
        <w:t>调试</w:t>
      </w:r>
    </w:p>
    <w:p>
      <w:pPr>
        <w:pStyle w:val="Normal"/>
        <w:spacing w:lineRule="auto" w:line="259" w:before="0" w:after="183"/>
        <w:ind w:left="755" w:right="0" w:hanging="10"/>
        <w:jc w:val="left"/>
        <w:rPr/>
      </w:pPr>
      <w:r>
        <w:rPr>
          <w:b/>
          <w:lang w:val="zh-Hans"/>
        </w:rPr>
        <w:t xml:space="preserve"> </w:t>
      </w:r>
      <w:r>
        <w:rPr>
          <w:b/>
          <w:lang w:val="zh-Hans"/>
        </w:rPr>
        <w:t xml:space="preserve">AXI DMA </w:t>
      </w:r>
      <w:r>
        <w:rPr>
          <w:b/>
          <w:lang w:val="zh-Hans"/>
        </w:rPr>
        <w:t>内核的主</w:t>
      </w:r>
      <w:r>
        <w:rPr>
          <w:lang w:val="zh-Hans"/>
        </w:rPr>
        <w:t>答复记录</w:t>
      </w:r>
    </w:p>
    <w:p>
      <w:pPr>
        <w:pStyle w:val="Normal"/>
        <w:spacing w:before="0" w:after="403"/>
        <w:ind w:left="748" w:right="43" w:hanging="3"/>
        <w:rPr/>
      </w:pPr>
      <w:r>
        <w:rPr>
          <w:lang w:val="zh-Hans"/>
        </w:rPr>
        <w:t xml:space="preserve">赛灵思答复 </w:t>
      </w:r>
      <w:hyperlink r:id="rId132">
        <w:r>
          <w:rPr>
            <w:color w:val="0000FF"/>
            <w:lang w:val="zh-Hans"/>
          </w:rPr>
          <w:t>54682</w:t>
        </w:r>
      </w:hyperlink>
    </w:p>
    <w:p>
      <w:pPr>
        <w:pStyle w:val="3"/>
        <w:ind w:left="755" w:right="67" w:hanging="10"/>
        <w:rPr/>
      </w:pPr>
      <w:r>
        <w:rPr>
          <w:lang w:val="zh-Hans"/>
        </w:rPr>
        <w:t>技术支持</w:t>
      </w:r>
    </w:p>
    <w:p>
      <w:pPr>
        <w:pStyle w:val="Normal"/>
        <w:spacing w:lineRule="auto" w:line="235" w:before="0" w:after="218"/>
        <w:ind w:left="755" w:right="0" w:hanging="10"/>
        <w:jc w:val="left"/>
        <w:rPr/>
      </w:pPr>
      <w:r>
        <w:rPr>
          <w:lang w:val="zh-Hans"/>
        </w:rPr>
        <w:t>当按照产品文档中的说明使用时，</w:t>
      </w:r>
      <w:hyperlink r:id="rId133">
        <w:r>
          <w:rPr>
            <w:color w:val="0000FF"/>
            <w:lang w:val="zh-Hans"/>
          </w:rPr>
          <w:t xml:space="preserve">Xilinx </w:t>
        </w:r>
        <w:r>
          <w:rPr>
            <w:color w:val="0000FF"/>
            <w:lang w:val="zh-Hans"/>
          </w:rPr>
          <w:t xml:space="preserve">会在 </w:t>
        </w:r>
        <w:r>
          <w:rPr>
            <w:color w:val="0000FF"/>
            <w:lang w:val="zh-Hans"/>
          </w:rPr>
          <w:t xml:space="preserve">Xilinx </w:t>
        </w:r>
        <w:r>
          <w:rPr>
            <w:color w:val="0000FF"/>
            <w:lang w:val="zh-Hans"/>
          </w:rPr>
          <w:t>支持网页</w:t>
        </w:r>
      </w:hyperlink>
      <w:r>
        <w:rPr>
          <w:lang w:val="zh-Hans"/>
        </w:rPr>
        <w:t>中提供</w:t>
      </w:r>
      <w:hyperlink r:id="rId134">
        <w:r>
          <w:rPr>
            <w:lang w:val="zh-Hans"/>
          </w:rPr>
          <w:t xml:space="preserve">此 </w:t>
        </w:r>
      </w:hyperlink>
      <w:r>
        <w:rPr>
          <w:lang w:val="zh-Hans"/>
        </w:rPr>
        <w:t xml:space="preserve">LogiCORE™ IP </w:t>
      </w:r>
      <w:r>
        <w:rPr>
          <w:lang w:val="zh-Hans"/>
        </w:rPr>
        <w:t>产品的技术支持。如果您执行以下任一操作，</w:t>
      </w:r>
      <w:r>
        <w:rPr>
          <w:lang w:val="zh-Hans"/>
        </w:rPr>
        <w:t xml:space="preserve">Xilinx </w:t>
      </w:r>
      <w:r>
        <w:rPr>
          <w:lang w:val="zh-Hans"/>
        </w:rPr>
        <w:t>无法保证时序、功能或支持：</w:t>
      </w:r>
    </w:p>
    <w:p>
      <w:pPr>
        <w:pStyle w:val="Normal"/>
        <w:numPr>
          <w:ilvl w:val="0"/>
          <w:numId w:val="23"/>
        </w:numPr>
        <w:spacing w:before="0" w:after="143"/>
        <w:ind w:left="1105" w:right="43" w:hanging="360"/>
        <w:rPr/>
      </w:pPr>
      <w:r>
        <w:rPr>
          <w:lang w:val="zh-Hans"/>
        </w:rPr>
        <w:t>在文档中未定义的设备中实现解决方案。</w:t>
      </w:r>
    </w:p>
    <w:p>
      <w:pPr>
        <w:pStyle w:val="Normal"/>
        <w:numPr>
          <w:ilvl w:val="0"/>
          <w:numId w:val="23"/>
        </w:numPr>
        <w:spacing w:before="0" w:after="143"/>
        <w:ind w:left="1105" w:right="43" w:hanging="360"/>
        <w:rPr/>
      </w:pPr>
      <w:r>
        <w:rPr>
          <w:lang w:val="zh-Hans"/>
        </w:rPr>
        <w:t xml:space="preserve">自定义超出产品文档中允许的解决方案。 </w:t>
      </w:r>
    </w:p>
    <w:p>
      <w:pPr>
        <w:pStyle w:val="Normal"/>
        <w:numPr>
          <w:ilvl w:val="0"/>
          <w:numId w:val="23"/>
        </w:numPr>
        <w:ind w:left="1105" w:right="43" w:hanging="360"/>
        <w:rPr/>
      </w:pPr>
      <w:r>
        <w:rPr>
          <w:lang w:val="zh-Hans"/>
        </w:rPr>
        <w:t>更改标有“请勿修改”的设计的任何部分。</w:t>
      </w:r>
    </w:p>
    <w:p>
      <w:pPr>
        <w:pStyle w:val="Normal"/>
        <w:ind w:left="748" w:right="43" w:hanging="3"/>
        <w:rPr/>
      </w:pPr>
      <w:r>
        <w:rPr>
          <w:lang w:val="zh-Hans"/>
        </w:rPr>
        <w:t xml:space="preserve">如需联系 </w:t>
      </w:r>
      <w:r>
        <w:rPr>
          <w:lang w:val="zh-Hans"/>
        </w:rPr>
        <w:t xml:space="preserve">Xilinx </w:t>
      </w:r>
      <w:r>
        <w:rPr>
          <w:lang w:val="zh-Hans"/>
        </w:rPr>
        <w:t xml:space="preserve">技术支持，请导航至 </w:t>
      </w:r>
      <w:hyperlink r:id="rId135">
        <w:r>
          <w:rPr>
            <w:color w:val="0000FF"/>
            <w:lang w:val="zh-Hans"/>
          </w:rPr>
          <w:t xml:space="preserve">Xilinx </w:t>
        </w:r>
        <w:r>
          <w:rPr>
            <w:color w:val="0000FF"/>
            <w:lang w:val="zh-Hans"/>
          </w:rPr>
          <w:t>支持网页</w:t>
        </w:r>
      </w:hyperlink>
      <w:r>
        <w:rPr>
          <w:lang w:val="zh-Hans"/>
        </w:rPr>
        <w:t>。</w:t>
      </w:r>
    </w:p>
    <w:p>
      <w:pPr>
        <w:pStyle w:val="Normal"/>
        <w:spacing w:lineRule="auto" w:line="259" w:before="0" w:after="287"/>
        <w:ind w:left="760" w:right="-7" w:hanging="0"/>
        <w:jc w:val="left"/>
        <w:rPr/>
      </w:pPr>
      <w:r>
        <w:rPr/>
        <mc:AlternateContent>
          <mc:Choice Requires="wpg">
            <w:drawing>
              <wp:inline distT="0" distB="0" distL="0" distR="0" wp14:anchorId="01A7CAD4">
                <wp:extent cx="5921375" cy="25400"/>
                <wp:effectExtent l="0" t="0" r="0" b="0"/>
                <wp:docPr id="152" name="形状109"/>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09" style="position:absolute;margin-left:0pt;margin-top:-2pt;width:466.2pt;height:1.95pt" coordorigin="0,-40" coordsize="9324,39"/>
            </w:pict>
          </mc:Fallback>
        </mc:AlternateContent>
      </w:r>
    </w:p>
    <w:p>
      <w:pPr>
        <w:pStyle w:val="2"/>
        <w:ind w:left="755" w:right="67" w:hanging="10"/>
        <w:rPr/>
      </w:pPr>
      <w:r>
        <w:rPr>
          <w:lang w:val="zh-Hans"/>
        </w:rPr>
        <w:t xml:space="preserve">Vivado </w:t>
      </w:r>
      <w:r>
        <w:rPr>
          <w:lang w:val="zh-Hans"/>
        </w:rPr>
        <w:t>设计套件调试功能</w:t>
      </w:r>
    </w:p>
    <w:p>
      <w:pPr>
        <w:pStyle w:val="Normal"/>
        <w:ind w:left="748" w:right="43" w:hanging="3"/>
        <w:rPr/>
      </w:pPr>
      <w:r>
        <w:rPr>
          <w:lang w:val="zh-Hans"/>
        </w:rPr>
        <w:t xml:space="preserve">Vivado® </w:t>
      </w:r>
      <w:r>
        <w:rPr>
          <w:lang w:val="zh-Hans"/>
        </w:rPr>
        <w:t xml:space="preserve">设计套件调试功能可将逻辑分析仪和虚拟 </w:t>
      </w:r>
      <w:r>
        <w:rPr>
          <w:lang w:val="zh-Hans"/>
        </w:rPr>
        <w:t xml:space="preserve">I/O </w:t>
      </w:r>
      <w:r>
        <w:rPr>
          <w:lang w:val="zh-Hans"/>
        </w:rPr>
        <w:t>内核直接插入到您的设计中。调试功能还允许您设置触发条件，以捕获硬件中的应用程序和集成块端口信号。然后可以分析捕获的信号。</w:t>
      </w:r>
      <w:r>
        <w:rPr>
          <w:lang w:val="zh-Hans"/>
        </w:rPr>
        <w:t xml:space="preserve">Vivado IDE </w:t>
      </w:r>
      <w:r>
        <w:rPr>
          <w:lang w:val="zh-Hans"/>
        </w:rPr>
        <w:t xml:space="preserve">中的此功能用于对在 </w:t>
      </w:r>
      <w:r>
        <w:rPr>
          <w:lang w:val="zh-Hans"/>
        </w:rPr>
        <w:t xml:space="preserve">Xilinx </w:t>
      </w:r>
      <w:r>
        <w:rPr>
          <w:lang w:val="zh-Hans"/>
        </w:rPr>
        <w:t>器件中运行的设计进行逻辑调试和验证。</w:t>
      </w:r>
    </w:p>
    <w:p>
      <w:pPr>
        <w:pStyle w:val="Normal"/>
        <w:ind w:left="748" w:right="43" w:hanging="3"/>
        <w:rPr/>
      </w:pPr>
      <w:r>
        <w:rPr>
          <w:lang w:val="zh-Hans"/>
        </w:rPr>
        <w:t xml:space="preserve">Vivado </w:t>
      </w:r>
      <w:r>
        <w:rPr>
          <w:lang w:val="zh-Hans"/>
        </w:rPr>
        <w:t xml:space="preserve">逻辑分析仪与逻辑调试 </w:t>
      </w:r>
      <w:r>
        <w:rPr>
          <w:lang w:val="zh-Hans"/>
        </w:rPr>
        <w:t xml:space="preserve">IP </w:t>
      </w:r>
      <w:r>
        <w:rPr>
          <w:lang w:val="zh-Hans"/>
        </w:rPr>
        <w:t>内核配合使用，包括：</w:t>
      </w:r>
    </w:p>
    <w:p>
      <w:pPr>
        <w:pStyle w:val="Normal"/>
        <w:numPr>
          <w:ilvl w:val="0"/>
          <w:numId w:val="24"/>
        </w:numPr>
        <w:spacing w:before="0" w:after="143"/>
        <w:ind w:left="1105" w:right="43" w:hanging="360"/>
        <w:rPr/>
      </w:pPr>
      <w:r>
        <w:rPr>
          <w:lang w:val="zh-Hans"/>
        </w:rPr>
        <w:t>ILA 2.0</w:t>
      </w:r>
      <w:r>
        <w:rPr>
          <w:lang w:val="zh-Hans"/>
        </w:rPr>
        <w:t>（及更高版本）</w:t>
      </w:r>
    </w:p>
    <w:p>
      <w:pPr>
        <w:pStyle w:val="Normal"/>
        <w:numPr>
          <w:ilvl w:val="0"/>
          <w:numId w:val="24"/>
        </w:numPr>
        <w:ind w:left="1105" w:right="43" w:hanging="360"/>
        <w:rPr/>
      </w:pPr>
      <w:r>
        <w:rPr>
          <w:lang w:val="zh-Hans"/>
        </w:rPr>
        <w:t xml:space="preserve">VIO 2.0 </w:t>
      </w:r>
      <w:r>
        <w:rPr>
          <w:lang w:val="zh-Hans"/>
        </w:rPr>
        <w:t xml:space="preserve">（和 </w:t>
      </w:r>
      <w:r>
        <w:rPr>
          <w:lang w:val="zh-Hans"/>
        </w:rPr>
        <w:t xml:space="preserve">later </w:t>
      </w:r>
      <w:r>
        <w:rPr>
          <w:lang w:val="zh-Hans"/>
        </w:rPr>
        <w:t>版本）</w:t>
      </w:r>
    </w:p>
    <w:p>
      <w:pPr>
        <w:pStyle w:val="Normal"/>
        <w:ind w:left="748" w:right="43" w:hanging="3"/>
        <w:rPr/>
      </w:pPr>
      <w:r>
        <w:rPr>
          <w:lang w:val="zh-Hans"/>
        </w:rPr>
        <w:t xml:space="preserve">几个内部信号被标记为调试信号。这些可以很容易地添加到逻辑分析仪中。 </w:t>
      </w:r>
    </w:p>
    <w:p>
      <w:pPr>
        <w:sectPr>
          <w:headerReference w:type="even" r:id="rId136"/>
          <w:headerReference w:type="default" r:id="rId137"/>
          <w:footerReference w:type="even" r:id="rId138"/>
          <w:footerReference w:type="default" r:id="rId139"/>
          <w:type w:val="nextPage"/>
          <w:pgSz w:w="12240" w:h="15840"/>
          <w:pgMar w:left="1080" w:right="1087" w:header="720" w:top="777" w:footer="254" w:bottom="1818" w:gutter="0"/>
          <w:pgNumType w:fmt="decimal"/>
          <w:formProt w:val="false"/>
          <w:textDirection w:val="lrTb"/>
          <w:docGrid w:type="default" w:linePitch="100" w:charSpace="0"/>
        </w:sectPr>
        <w:pStyle w:val="Normal"/>
        <w:spacing w:lineRule="auto" w:line="252" w:before="0" w:after="131"/>
        <w:ind w:left="755" w:right="0" w:hanging="10"/>
        <w:jc w:val="left"/>
        <w:rPr/>
      </w:pPr>
      <w:r>
        <w:rPr>
          <w:lang w:val="zh-Hans"/>
        </w:rPr>
        <w:t xml:space="preserve">请参见 </w:t>
      </w:r>
      <w:r>
        <w:rPr>
          <w:i/>
          <w:lang w:val="zh-Hans"/>
        </w:rPr>
        <w:t xml:space="preserve">Vivado </w:t>
      </w:r>
      <w:r>
        <w:rPr>
          <w:i/>
          <w:lang w:val="zh-Hans"/>
        </w:rPr>
        <w:t xml:space="preserve">设计套件用户指南：编程和调试 </w:t>
      </w:r>
      <w:r>
        <w:rPr>
          <w:lang w:val="zh-Hans"/>
        </w:rPr>
        <w:t>（</w:t>
      </w:r>
      <w:r>
        <w:rPr>
          <w:lang w:val="zh-Hans"/>
        </w:rPr>
        <w:t>UG908</w:t>
      </w:r>
      <w:r>
        <w:rPr>
          <w:lang w:val="zh-Hans"/>
        </w:rPr>
        <w:t>）</w:t>
      </w:r>
      <w:r>
        <w:rPr>
          <w:color w:val="0000FF"/>
          <w:lang w:val="zh-Hans"/>
        </w:rPr>
        <w:t xml:space="preserve"> </w:t>
      </w:r>
      <w:r>
        <w:rPr>
          <w:color w:val="0000FF"/>
          <w:lang w:val="zh-Hans"/>
        </w:rPr>
        <w:t>[</w:t>
      </w:r>
      <w:r>
        <w:rPr>
          <w:color w:val="0000FF"/>
          <w:lang w:val="zh-Hans"/>
        </w:rPr>
        <w:t xml:space="preserve">参考文献 </w:t>
      </w:r>
      <w:r>
        <w:rPr>
          <w:color w:val="0000FF"/>
          <w:lang w:val="zh-Hans"/>
        </w:rPr>
        <w:t>9]</w:t>
      </w:r>
      <w:r>
        <w:rPr>
          <w:color w:val="0000FF"/>
          <w:lang w:val="zh-Hans"/>
        </w:rPr>
        <w:t>。</w:t>
      </w:r>
    </w:p>
    <w:p>
      <w:pPr>
        <w:pStyle w:val="Normal"/>
        <w:spacing w:lineRule="auto" w:line="264" w:before="0" w:after="223"/>
        <w:ind w:left="10" w:right="-13" w:hanging="10"/>
        <w:jc w:val="right"/>
        <w:rPr/>
      </w:pPr>
      <w:r>
        <w:rPr>
          <w:i/>
          <w:lang w:val="zh-Hans"/>
        </w:rPr>
        <w:t xml:space="preserve">附录 </w:t>
      </w:r>
      <w:r>
        <w:rPr>
          <w:i/>
          <w:lang w:val="zh-Hans"/>
        </w:rPr>
        <w:t>B</w:t>
      </w:r>
      <w:r>
        <w:rPr>
          <w:i/>
          <w:lang w:val="zh-Hans"/>
        </w:rPr>
        <w:t xml:space="preserve">： </w:t>
      </w:r>
      <w:r>
        <w:rPr>
          <w:b/>
          <w:lang w:val="zh-Hans"/>
        </w:rPr>
        <w:t>调试</w:t>
      </w:r>
    </w:p>
    <w:p>
      <w:pPr>
        <w:pStyle w:val="Normal"/>
        <w:spacing w:lineRule="auto" w:line="259" w:before="0" w:after="286"/>
        <w:ind w:left="760" w:right="-7" w:hanging="0"/>
        <w:jc w:val="left"/>
        <w:rPr/>
      </w:pPr>
      <w:r>
        <w:rPr/>
        <mc:AlternateContent>
          <mc:Choice Requires="wpg">
            <w:drawing>
              <wp:inline distT="0" distB="0" distL="0" distR="0" wp14:anchorId="75F43115">
                <wp:extent cx="5921375" cy="25400"/>
                <wp:effectExtent l="0" t="0" r="0" b="0"/>
                <wp:docPr id="155" name="形状112"/>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12" style="position:absolute;margin-left:0pt;margin-top:-2pt;width:466.2pt;height:1.95pt" coordorigin="0,-40" coordsize="9324,39"/>
            </w:pict>
          </mc:Fallback>
        </mc:AlternateContent>
      </w:r>
    </w:p>
    <w:p>
      <w:pPr>
        <w:pStyle w:val="2"/>
        <w:ind w:left="755" w:right="67" w:hanging="10"/>
        <w:rPr/>
      </w:pPr>
      <w:r>
        <w:rPr>
          <w:lang w:val="zh-Hans"/>
        </w:rPr>
        <w:t>硬件调试</w:t>
      </w:r>
    </w:p>
    <w:p>
      <w:pPr>
        <w:pStyle w:val="Normal"/>
        <w:ind w:left="748" w:right="43" w:hanging="3"/>
        <w:rPr/>
      </w:pPr>
      <w:r>
        <w:rPr>
          <w:lang w:val="zh-Hans"/>
        </w:rPr>
        <w:t>硬件问题的范围从链路启动到数</w:t>
      </w:r>
      <w:del w:id="263" w:author="未知作者" w:date="2023-05-06T11:11:56Z">
        <w:r>
          <w:rPr>
            <w:lang w:val="zh-Hans"/>
          </w:rPr>
          <w:delText>小时</w:delText>
        </w:r>
      </w:del>
      <w:ins w:id="264" w:author="未知作者" w:date="2023-05-06T11:11:56Z">
        <w:r>
          <w:rPr>
            <w:rFonts w:eastAsia="Segoe UI" w:cs="Segoe UI"/>
            <w:color w:val="000000"/>
            <w:kern w:val="2"/>
            <w:sz w:val="22"/>
            <w:szCs w:val="22"/>
            <w:lang w:val="zh-Hans" w:eastAsia="zh-CN" w:bidi="ar-SA"/>
          </w:rPr>
          <w:t>h</w:t>
        </w:r>
      </w:ins>
      <w:r>
        <w:rPr>
          <w:lang w:val="zh-Hans"/>
        </w:rPr>
        <w:t xml:space="preserve">测试后发现的问题。本节介绍常见问题的调试步骤。 </w:t>
      </w:r>
    </w:p>
    <w:p>
      <w:pPr>
        <w:pStyle w:val="Normal"/>
        <w:ind w:left="748" w:right="43" w:hanging="3"/>
        <w:rPr/>
      </w:pPr>
      <w:r>
        <w:rPr>
          <w:lang w:val="zh-Hans"/>
        </w:rPr>
        <w:t>以下是遇到的一些常见问题和可能的解决方案。</w:t>
      </w:r>
    </w:p>
    <w:p>
      <w:pPr>
        <w:pStyle w:val="Normal"/>
        <w:numPr>
          <w:ilvl w:val="0"/>
          <w:numId w:val="25"/>
        </w:numPr>
        <w:spacing w:before="0" w:after="152"/>
        <w:ind w:left="1105" w:right="43" w:hanging="360"/>
        <w:rPr/>
      </w:pPr>
      <w:r>
        <w:rPr>
          <w:lang w:val="zh-Hans"/>
        </w:rPr>
        <w:t>您已经对</w:t>
      </w:r>
      <w:r>
        <w:rPr>
          <w:lang w:val="zh-Hans"/>
        </w:rPr>
        <w:t>BD</w:t>
      </w:r>
      <w:r>
        <w:rPr>
          <w:lang w:val="zh-Hans"/>
        </w:rPr>
        <w:t xml:space="preserve">环进行了编程，但似乎没有任何效果。必须遵循寄存器编程顺序才能启动 </w:t>
      </w:r>
      <w:r>
        <w:rPr>
          <w:lang w:val="zh-Hans"/>
        </w:rPr>
        <w:t>DMA</w:t>
      </w:r>
      <w:r>
        <w:rPr>
          <w:lang w:val="zh-Hans"/>
        </w:rPr>
        <w:t>。请参阅</w:t>
      </w:r>
      <w:r>
        <w:rPr>
          <w:color w:val="0000FF"/>
          <w:lang w:val="zh-Hans"/>
        </w:rPr>
        <w:t>编程顺序</w:t>
      </w:r>
      <w:r>
        <w:rPr>
          <w:lang w:val="zh-Hans"/>
        </w:rPr>
        <w:t>和</w:t>
      </w:r>
      <w:r>
        <w:rPr>
          <w:color w:val="0000FF"/>
          <w:lang w:val="zh-Hans"/>
        </w:rPr>
        <w:t>描述符管理</w:t>
      </w:r>
      <w:r>
        <w:rPr>
          <w:lang w:val="zh-Hans"/>
        </w:rPr>
        <w:t>。</w:t>
      </w:r>
    </w:p>
    <w:p>
      <w:pPr>
        <w:pStyle w:val="Normal"/>
        <w:numPr>
          <w:ilvl w:val="0"/>
          <w:numId w:val="25"/>
        </w:numPr>
        <w:spacing w:before="0" w:after="161"/>
        <w:ind w:left="1105" w:right="43" w:hanging="360"/>
        <w:rPr/>
      </w:pPr>
      <w:r>
        <w:rPr>
          <w:lang w:val="zh-Hans"/>
        </w:rPr>
        <w:t>在状态寄存器中设置的内部错误</w:t>
      </w:r>
      <w:r>
        <w:rPr>
          <w:lang w:val="zh-Hans"/>
        </w:rPr>
        <w:t>/</w:t>
      </w:r>
      <w:r>
        <w:rPr>
          <w:lang w:val="zh-Hans"/>
        </w:rPr>
        <w:t>错误位</w:t>
      </w:r>
    </w:p>
    <w:p>
      <w:pPr>
        <w:pStyle w:val="Normal"/>
        <w:tabs>
          <w:tab w:val="clear" w:pos="420"/>
          <w:tab w:val="center" w:pos="1153" w:leader="none"/>
          <w:tab w:val="center" w:pos="4850" w:leader="none"/>
        </w:tabs>
        <w:spacing w:before="0" w:after="168"/>
        <w:ind w:left="0" w:right="0" w:hanging="0"/>
        <w:jc w:val="left"/>
        <w:rPr/>
      </w:pPr>
      <w:r>
        <w:rPr>
          <w:lang w:val="zh-Hans"/>
        </w:rPr>
        <w:tab/>
      </w:r>
      <w:r>
        <w:rPr>
          <w:vertAlign w:val="subscript"/>
          <w:lang w:val="zh-Hans"/>
        </w:rPr>
        <w:t>°</w:t>
        <w:tab/>
      </w:r>
      <w:r>
        <w:rPr>
          <w:lang w:val="zh-Hans"/>
        </w:rPr>
        <w:t xml:space="preserve">当描述符中指定的 </w:t>
      </w:r>
      <w:r>
        <w:rPr>
          <w:lang w:val="zh-Hans"/>
        </w:rPr>
        <w:t xml:space="preserve">BTT </w:t>
      </w:r>
      <w:r>
        <w:rPr>
          <w:lang w:val="zh-Hans"/>
        </w:rPr>
        <w:t xml:space="preserve">为 </w:t>
      </w:r>
      <w:r>
        <w:rPr>
          <w:lang w:val="zh-Hans"/>
        </w:rPr>
        <w:t xml:space="preserve">0 </w:t>
      </w:r>
      <w:r>
        <w:rPr>
          <w:lang w:val="zh-Hans"/>
        </w:rPr>
        <w:t xml:space="preserve">时，将设置内部错误。 </w:t>
      </w:r>
    </w:p>
    <w:p>
      <w:pPr>
        <w:pStyle w:val="Normal"/>
        <w:tabs>
          <w:tab w:val="clear" w:pos="420"/>
          <w:tab w:val="center" w:pos="1153" w:leader="none"/>
          <w:tab w:val="center" w:pos="4778" w:leader="none"/>
        </w:tabs>
        <w:spacing w:before="0" w:after="168"/>
        <w:ind w:left="0" w:right="0" w:hanging="0"/>
        <w:jc w:val="left"/>
        <w:rPr/>
      </w:pPr>
      <w:r>
        <w:rPr>
          <w:lang w:val="zh-Hans"/>
        </w:rPr>
        <w:tab/>
      </w:r>
      <w:r>
        <w:rPr>
          <w:vertAlign w:val="subscript"/>
          <w:lang w:val="zh-Hans"/>
        </w:rPr>
        <w:tab/>
      </w:r>
      <w:r>
        <w:rPr>
          <w:lang w:val="zh-Hans"/>
        </w:rPr>
        <w:t>如果获取的</w:t>
      </w:r>
      <w:r>
        <w:rPr>
          <w:lang w:val="zh-Hans"/>
        </w:rPr>
        <w:t>BD</w:t>
      </w:r>
      <w:r>
        <w:rPr>
          <w:lang w:val="zh-Hans"/>
        </w:rPr>
        <w:t>是已完成的</w:t>
      </w:r>
      <w:r>
        <w:rPr>
          <w:lang w:val="zh-Hans"/>
        </w:rPr>
        <w:t>BD</w:t>
      </w:r>
      <w:r>
        <w:rPr>
          <w:lang w:val="zh-Hans"/>
        </w:rPr>
        <w:t>，则将设置</w:t>
      </w:r>
      <w:r>
        <w:rPr>
          <w:lang w:val="zh-Hans"/>
        </w:rPr>
        <w:t>°SG</w:t>
      </w:r>
      <w:r>
        <w:rPr>
          <w:lang w:val="zh-Hans"/>
        </w:rPr>
        <w:t xml:space="preserve">内部错误。 </w:t>
      </w:r>
    </w:p>
    <w:p>
      <w:pPr>
        <w:pStyle w:val="Normal"/>
        <w:spacing w:before="0" w:after="151"/>
        <w:ind w:left="1480" w:right="43" w:hanging="360"/>
        <w:rPr/>
      </w:pPr>
      <w:r>
        <w:rPr>
          <w:vertAlign w:val="subscript"/>
          <w:lang w:val="zh-Hans"/>
        </w:rPr>
        <w:t>°</w:t>
        <w:tab/>
      </w:r>
      <w:r>
        <w:rPr>
          <w:lang w:val="zh-Hans"/>
        </w:rPr>
        <w:t>其他错误位，如解码错误或从错误，也将根据互连或从机的响应进行设置。</w:t>
      </w:r>
    </w:p>
    <w:p>
      <w:pPr>
        <w:pStyle w:val="Normal"/>
        <w:numPr>
          <w:ilvl w:val="0"/>
          <w:numId w:val="25"/>
        </w:numPr>
        <w:spacing w:before="0" w:after="264"/>
        <w:ind w:left="1105" w:right="43" w:hanging="360"/>
        <w:rPr/>
      </w:pPr>
      <w:r>
        <w:rPr>
          <w:lang w:val="zh-Hans"/>
        </w:rPr>
        <w:t xml:space="preserve">您正在从某个位置读取数据，但数据似乎没有 顺序。 </w:t>
      </w:r>
    </w:p>
    <w:p>
      <w:pPr>
        <w:pStyle w:val="Normal"/>
        <w:ind w:left="1123" w:right="43" w:hanging="3"/>
        <w:rPr/>
      </w:pPr>
      <w:r>
        <w:rPr>
          <w:lang w:val="zh-Hans"/>
        </w:rPr>
        <w:t xml:space="preserve">验证起始地址位置是对齐还是未对齐。如果未对齐，请确保在配置 </w:t>
      </w:r>
      <w:r>
        <w:rPr>
          <w:lang w:val="zh-Hans"/>
        </w:rPr>
        <w:t xml:space="preserve">DMA </w:t>
      </w:r>
      <w:r>
        <w:rPr>
          <w:lang w:val="zh-Hans"/>
        </w:rPr>
        <w:t xml:space="preserve">时启用 </w:t>
      </w:r>
      <w:r>
        <w:rPr>
          <w:lang w:val="zh-Hans"/>
        </w:rPr>
        <w:t>DRE</w:t>
      </w:r>
      <w:r>
        <w:rPr>
          <w:lang w:val="zh-Hans"/>
        </w:rPr>
        <w:t>。</w:t>
      </w:r>
    </w:p>
    <w:p>
      <w:pPr>
        <w:pStyle w:val="Normal"/>
        <w:ind w:left="748" w:right="43" w:hanging="3"/>
        <w:rPr/>
      </w:pPr>
      <w:r>
        <w:rPr>
          <w:lang w:val="zh-Hans"/>
        </w:rPr>
        <w:t xml:space="preserve">另请参阅 </w:t>
      </w:r>
      <w:hyperlink r:id="rId140">
        <w:r>
          <w:rPr>
            <w:color w:val="0000FF"/>
            <w:lang w:val="zh-Hans"/>
          </w:rPr>
          <w:t xml:space="preserve">Xilinx </w:t>
        </w:r>
        <w:r>
          <w:rPr>
            <w:color w:val="0000FF"/>
            <w:lang w:val="zh-Hans"/>
          </w:rPr>
          <w:t>解决方案中心</w:t>
        </w:r>
      </w:hyperlink>
      <w:r>
        <w:rPr>
          <w:lang w:val="zh-Hans"/>
        </w:rPr>
        <w:t>，</w:t>
      </w:r>
      <w:hyperlink r:id="rId141">
        <w:r>
          <w:rPr>
            <w:lang w:val="zh-Hans"/>
          </w:rPr>
          <w:t xml:space="preserve">了解在设计周期各个阶段提供器件、软件工具和知识产权方面的支持。主题包括设计即服务、建议和故障排除提示。 </w:t>
        </w:r>
      </w:hyperlink>
    </w:p>
    <w:p>
      <w:pPr>
        <w:pStyle w:val="Normal"/>
        <w:spacing w:lineRule="auto" w:line="259" w:before="0" w:after="71"/>
        <w:ind w:left="-8" w:right="0" w:hanging="0"/>
        <w:jc w:val="left"/>
        <w:rPr/>
      </w:pPr>
      <w:r>
        <w:rPr/>
        <w:drawing>
          <wp:inline distT="0" distB="0" distL="0" distR="0">
            <wp:extent cx="804545" cy="502920"/>
            <wp:effectExtent l="0" t="0" r="0" b="0"/>
            <wp:docPr id="156" name="Picture 1427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42719" descr=""/>
                    <pic:cNvPicPr>
                      <a:picLocks noChangeAspect="1" noChangeArrowheads="1"/>
                    </pic:cNvPicPr>
                  </pic:nvPicPr>
                  <pic:blipFill>
                    <a:blip r:embed="rId142"/>
                    <a:stretch>
                      <a:fillRect/>
                    </a:stretch>
                  </pic:blipFill>
                  <pic:spPr bwMode="auto">
                    <a:xfrm>
                      <a:off x="0" y="0"/>
                      <a:ext cx="804545" cy="502920"/>
                    </a:xfrm>
                    <a:prstGeom prst="rect">
                      <a:avLst/>
                    </a:prstGeom>
                  </pic:spPr>
                </pic:pic>
              </a:graphicData>
            </a:graphic>
          </wp:inline>
        </w:drawing>
      </w:r>
    </w:p>
    <w:p>
      <w:pPr>
        <w:pStyle w:val="Normal"/>
        <w:spacing w:lineRule="auto" w:line="302" w:before="0" w:after="842"/>
        <w:ind w:left="10" w:right="-13" w:hanging="10"/>
        <w:jc w:val="right"/>
        <w:rPr/>
      </w:pPr>
      <w:r>
        <w:rPr>
          <w:i/>
          <w:sz w:val="40"/>
          <w:lang w:val="zh-Hans"/>
        </w:rPr>
        <w:t xml:space="preserve">附录 </w:t>
      </w:r>
      <w:r>
        <w:rPr>
          <w:i/>
          <w:sz w:val="40"/>
          <w:lang w:val="zh-Hans"/>
        </w:rPr>
        <w:t xml:space="preserve">C </w:t>
      </w:r>
      <w:r>
        <w:rPr>
          <w:sz w:val="56"/>
          <w:lang w:val="zh-Hans"/>
        </w:rPr>
        <w:t>其他资源和法律声明</w:t>
      </w:r>
    </w:p>
    <w:p>
      <w:pPr>
        <w:pStyle w:val="Normal"/>
        <w:spacing w:lineRule="auto" w:line="259" w:before="0" w:after="287"/>
        <w:ind w:left="760" w:right="-7" w:hanging="0"/>
        <w:jc w:val="left"/>
        <w:rPr/>
      </w:pPr>
      <w:r>
        <w:rPr/>
        <mc:AlternateContent>
          <mc:Choice Requires="wpg">
            <w:drawing>
              <wp:inline distT="0" distB="0" distL="0" distR="0" wp14:anchorId="6CE2F408">
                <wp:extent cx="5921375" cy="25400"/>
                <wp:effectExtent l="0" t="0" r="0" b="0"/>
                <wp:docPr id="157" name="形状113"/>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13" style="position:absolute;margin-left:0pt;margin-top:-2pt;width:466.2pt;height:1.95pt" coordorigin="0,-40" coordsize="9324,39"/>
            </w:pict>
          </mc:Fallback>
        </mc:AlternateContent>
      </w:r>
    </w:p>
    <w:p>
      <w:pPr>
        <w:pStyle w:val="2"/>
        <w:ind w:left="755" w:right="67" w:hanging="10"/>
        <w:rPr/>
      </w:pPr>
      <w:r>
        <w:rPr>
          <w:lang w:val="zh-Hans"/>
        </w:rPr>
        <w:t>赛灵思资源</w:t>
      </w:r>
    </w:p>
    <w:p>
      <w:pPr>
        <w:pStyle w:val="Normal"/>
        <w:ind w:left="748" w:right="43" w:hanging="3"/>
        <w:rPr/>
      </w:pPr>
      <w:r>
        <w:rPr>
          <w:lang w:val="zh-Hans"/>
        </w:rPr>
        <w:t xml:space="preserve">有关答案、文档、下载和论坛等支持资源，请参阅 </w:t>
      </w:r>
      <w:hyperlink r:id="rId143">
        <w:r>
          <w:rPr>
            <w:color w:val="0000FF"/>
            <w:lang w:val="zh-Hans"/>
          </w:rPr>
          <w:t xml:space="preserve">Xilinx </w:t>
        </w:r>
      </w:hyperlink>
      <w:hyperlink r:id="rId144">
        <w:r>
          <w:rPr>
            <w:color w:val="0000FF"/>
            <w:lang w:val="zh-Hans"/>
          </w:rPr>
          <w:t>支持</w:t>
        </w:r>
      </w:hyperlink>
      <w:r>
        <w:rPr>
          <w:lang w:val="zh-Hans"/>
        </w:rPr>
        <w:t>。</w:t>
      </w:r>
    </w:p>
    <w:p>
      <w:pPr>
        <w:pStyle w:val="Normal"/>
        <w:spacing w:lineRule="auto" w:line="259" w:before="0" w:after="287"/>
        <w:ind w:left="760" w:right="-7" w:hanging="0"/>
        <w:jc w:val="left"/>
        <w:rPr/>
      </w:pPr>
      <w:r>
        <w:rPr/>
        <mc:AlternateContent>
          <mc:Choice Requires="wpg">
            <w:drawing>
              <wp:inline distT="0" distB="0" distL="0" distR="0" wp14:anchorId="217A91DB">
                <wp:extent cx="5921375" cy="25400"/>
                <wp:effectExtent l="0" t="0" r="0" b="0"/>
                <wp:docPr id="158" name="形状114"/>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14" style="position:absolute;margin-left:0pt;margin-top:-2pt;width:466.2pt;height:1.95pt" coordorigin="0,-40" coordsize="9324,39"/>
            </w:pict>
          </mc:Fallback>
        </mc:AlternateContent>
      </w:r>
    </w:p>
    <w:p>
      <w:pPr>
        <w:pStyle w:val="2"/>
        <w:ind w:left="755" w:right="67" w:hanging="10"/>
        <w:rPr/>
      </w:pPr>
      <w:r>
        <w:rPr>
          <w:lang w:val="zh-Hans"/>
        </w:rPr>
        <w:t>文档导航器和设计中心</w:t>
      </w:r>
    </w:p>
    <w:p>
      <w:pPr>
        <w:pStyle w:val="Normal"/>
        <w:spacing w:before="0" w:after="21"/>
        <w:ind w:left="748" w:right="43" w:hanging="3"/>
        <w:rPr/>
      </w:pPr>
      <w:r>
        <w:rPr>
          <w:lang w:val="zh-Hans"/>
        </w:rPr>
        <w:t xml:space="preserve">Xilinx </w:t>
      </w:r>
      <w:r>
        <w:rPr>
          <w:lang w:val="zh-Hans"/>
        </w:rPr>
        <w:t xml:space="preserve">文档导航器提供对 </w:t>
      </w:r>
      <w:r>
        <w:rPr>
          <w:lang w:val="zh-Hans"/>
        </w:rPr>
        <w:t xml:space="preserve">Xilinx® </w:t>
      </w:r>
      <w:r>
        <w:rPr>
          <w:lang w:val="zh-Hans"/>
        </w:rPr>
        <w:t xml:space="preserve">文档、视频和支持的访问 </w:t>
      </w:r>
    </w:p>
    <w:p>
      <w:pPr>
        <w:pStyle w:val="Normal"/>
        <w:ind w:left="748" w:right="43" w:hanging="3"/>
        <w:rPr/>
      </w:pPr>
      <w:r>
        <w:rPr>
          <w:lang w:val="zh-Hans"/>
        </w:rPr>
        <w:t xml:space="preserve">资源，您可以对其进行筛选和搜索以查找信息。要打开 </w:t>
      </w:r>
      <w:r>
        <w:rPr>
          <w:lang w:val="zh-Hans"/>
        </w:rPr>
        <w:t xml:space="preserve">Xilinx </w:t>
      </w:r>
      <w:r>
        <w:rPr>
          <w:lang w:val="zh-Hans"/>
        </w:rPr>
        <w:t>文档导航器 （</w:t>
      </w:r>
      <w:r>
        <w:rPr>
          <w:lang w:val="zh-Hans"/>
        </w:rPr>
        <w:t>DocNav</w:t>
      </w:r>
      <w:r>
        <w:rPr>
          <w:lang w:val="zh-Hans"/>
        </w:rPr>
        <w:t xml:space="preserve">）： </w:t>
      </w:r>
    </w:p>
    <w:p>
      <w:pPr>
        <w:pStyle w:val="Normal"/>
        <w:numPr>
          <w:ilvl w:val="0"/>
          <w:numId w:val="26"/>
        </w:numPr>
        <w:spacing w:lineRule="auto" w:line="259" w:before="0" w:after="124"/>
        <w:ind w:left="1105" w:right="43" w:hanging="360"/>
        <w:rPr/>
      </w:pPr>
      <w:r>
        <w:rPr>
          <w:lang w:val="zh-Hans"/>
        </w:rPr>
        <w:t xml:space="preserve">从 </w:t>
      </w:r>
      <w:r>
        <w:rPr>
          <w:lang w:val="zh-Hans"/>
        </w:rPr>
        <w:t xml:space="preserve">Vivado® IDE </w:t>
      </w:r>
      <w:r>
        <w:rPr>
          <w:lang w:val="zh-Hans"/>
        </w:rPr>
        <w:t xml:space="preserve">中，选择“ </w:t>
      </w:r>
      <w:r>
        <w:rPr>
          <w:b/>
          <w:lang w:val="zh-Hans"/>
        </w:rPr>
        <w:t>帮助”</w:t>
      </w:r>
      <w:r>
        <w:rPr>
          <w:b/>
          <w:lang w:val="zh-Hans"/>
        </w:rPr>
        <w:t>&gt;“</w:t>
      </w:r>
      <w:r>
        <w:rPr>
          <w:b/>
          <w:lang w:val="zh-Hans"/>
        </w:rPr>
        <w:t>文档和教程</w:t>
      </w:r>
      <w:r>
        <w:rPr>
          <w:lang w:val="zh-Hans"/>
        </w:rPr>
        <w:t>”。</w:t>
      </w:r>
    </w:p>
    <w:p>
      <w:pPr>
        <w:pStyle w:val="Normal"/>
        <w:numPr>
          <w:ilvl w:val="0"/>
          <w:numId w:val="26"/>
        </w:numPr>
        <w:spacing w:lineRule="auto" w:line="259" w:before="0" w:after="124"/>
        <w:ind w:left="1105" w:right="43" w:hanging="360"/>
        <w:rPr/>
      </w:pPr>
      <w:r>
        <w:rPr>
          <w:lang w:val="zh-Hans"/>
        </w:rPr>
        <w:t xml:space="preserve">在 </w:t>
      </w:r>
      <w:r>
        <w:rPr>
          <w:lang w:val="zh-Hans"/>
        </w:rPr>
        <w:t xml:space="preserve">Windows </w:t>
      </w:r>
      <w:r>
        <w:rPr>
          <w:lang w:val="zh-Hans"/>
        </w:rPr>
        <w:t xml:space="preserve">上，选择 </w:t>
      </w:r>
      <w:r>
        <w:rPr>
          <w:b/>
          <w:lang w:val="zh-Hans"/>
        </w:rPr>
        <w:t>Start &gt; All Program &gt; Xilinx Design Tools &gt; DocNav</w:t>
      </w:r>
      <w:r>
        <w:rPr>
          <w:lang w:val="zh-Hans"/>
        </w:rPr>
        <w:t>。</w:t>
      </w:r>
    </w:p>
    <w:p>
      <w:pPr>
        <w:pStyle w:val="Normal"/>
        <w:numPr>
          <w:ilvl w:val="0"/>
          <w:numId w:val="26"/>
        </w:numPr>
        <w:ind w:left="1105" w:right="43" w:hanging="360"/>
        <w:rPr/>
      </w:pPr>
      <w:r>
        <w:rPr>
          <w:lang w:val="zh-Hans"/>
        </w:rPr>
        <w:t xml:space="preserve">在 </w:t>
      </w:r>
      <w:r>
        <w:rPr>
          <w:lang w:val="zh-Hans"/>
        </w:rPr>
        <w:t xml:space="preserve">Linux </w:t>
      </w:r>
      <w:r>
        <w:rPr>
          <w:lang w:val="zh-Hans"/>
        </w:rPr>
        <w:t xml:space="preserve">命令提示符下，输入 </w:t>
      </w:r>
      <w:r>
        <w:rPr>
          <w:lang w:val="zh-Hans"/>
        </w:rPr>
        <w:t>docnav</w:t>
      </w:r>
      <w:r>
        <w:rPr>
          <w:lang w:val="zh-Hans"/>
        </w:rPr>
        <w:t>。</w:t>
      </w:r>
    </w:p>
    <w:p>
      <w:pPr>
        <w:pStyle w:val="Normal"/>
        <w:ind w:left="748" w:right="43" w:hanging="3"/>
        <w:rPr/>
      </w:pPr>
      <w:r>
        <w:rPr>
          <w:lang w:val="zh-Hans"/>
        </w:rPr>
        <w:t xml:space="preserve">Xilinx </w:t>
      </w:r>
      <w:r>
        <w:rPr>
          <w:lang w:val="zh-Hans"/>
        </w:rPr>
        <w:t>设计中枢提供按设计任务和其他主题组织的文档链接，您可以使用这些链接来学习关键概念并解决常见问题。访问设计中心：</w:t>
      </w:r>
    </w:p>
    <w:p>
      <w:pPr>
        <w:pStyle w:val="Normal"/>
        <w:numPr>
          <w:ilvl w:val="0"/>
          <w:numId w:val="26"/>
        </w:numPr>
        <w:spacing w:before="0" w:after="143"/>
        <w:ind w:left="1105" w:right="43" w:hanging="360"/>
        <w:rPr/>
      </w:pPr>
      <w:r>
        <w:rPr>
          <w:lang w:val="zh-Hans"/>
        </w:rPr>
        <w:t xml:space="preserve">在 </w:t>
      </w:r>
      <w:r>
        <w:rPr>
          <w:lang w:val="zh-Hans"/>
        </w:rPr>
        <w:t xml:space="preserve">Xilinx </w:t>
      </w:r>
      <w:r>
        <w:rPr>
          <w:lang w:val="zh-Hans"/>
        </w:rPr>
        <w:t xml:space="preserve">文档导航器中，单击设计 </w:t>
      </w:r>
      <w:r>
        <w:rPr>
          <w:b/>
          <w:lang w:val="zh-Hans"/>
        </w:rPr>
        <w:t>中心视图</w:t>
      </w:r>
      <w:r>
        <w:rPr>
          <w:lang w:val="zh-Hans"/>
        </w:rPr>
        <w:t xml:space="preserve"> 选项卡。</w:t>
      </w:r>
    </w:p>
    <w:p>
      <w:pPr>
        <w:pStyle w:val="Normal"/>
        <w:numPr>
          <w:ilvl w:val="0"/>
          <w:numId w:val="26"/>
        </w:numPr>
        <w:spacing w:before="0" w:after="144"/>
        <w:ind w:left="1105" w:right="43" w:hanging="360"/>
        <w:rPr/>
      </w:pPr>
      <w:r>
        <w:rPr>
          <w:lang w:val="zh-Hans"/>
        </w:rPr>
        <w:t xml:space="preserve">在 </w:t>
      </w:r>
      <w:r>
        <w:rPr>
          <w:lang w:val="zh-Hans"/>
        </w:rPr>
        <w:t xml:space="preserve">Xilinx </w:t>
      </w:r>
      <w:r>
        <w:rPr>
          <w:lang w:val="zh-Hans"/>
        </w:rPr>
        <w:t xml:space="preserve">网站上，请参阅 </w:t>
      </w:r>
      <w:hyperlink r:id="rId145">
        <w:r>
          <w:rPr>
            <w:color w:val="0000FF"/>
            <w:lang w:val="zh-Hans"/>
          </w:rPr>
          <w:t>设计中心</w:t>
        </w:r>
      </w:hyperlink>
      <w:hyperlink r:id="rId146">
        <w:r>
          <w:rPr>
            <w:lang w:val="zh-Hans"/>
          </w:rPr>
          <w:t xml:space="preserve"> 页面。</w:t>
        </w:r>
      </w:hyperlink>
    </w:p>
    <w:p>
      <w:pPr>
        <w:pStyle w:val="Normal"/>
        <w:spacing w:lineRule="auto" w:line="218" w:before="0" w:after="200"/>
        <w:ind w:left="755" w:right="0" w:hanging="10"/>
        <w:jc w:val="left"/>
        <w:rPr/>
      </w:pPr>
      <w:r>
        <w:rPr>
          <w:b/>
          <w:i/>
          <w:lang w:val="zh-Hans"/>
        </w:rPr>
        <w:t>注意：</w:t>
      </w:r>
      <w:r>
        <w:rPr>
          <w:sz w:val="20"/>
          <w:lang w:val="zh-Hans"/>
        </w:rPr>
        <w:t xml:space="preserve">有关文档导航器的更多信息，请参阅  </w:t>
      </w:r>
      <w:r>
        <w:rPr>
          <w:sz w:val="20"/>
          <w:lang w:val="zh-Hans"/>
        </w:rPr>
        <w:t xml:space="preserve">Xilinx </w:t>
      </w:r>
      <w:r>
        <w:rPr>
          <w:sz w:val="20"/>
          <w:lang w:val="zh-Hans"/>
        </w:rPr>
        <w:t>网站上的</w:t>
      </w:r>
      <w:hyperlink r:id="rId147">
        <w:r>
          <w:rPr>
            <w:color w:val="0000FF"/>
            <w:sz w:val="20"/>
            <w:lang w:val="zh-Hans"/>
          </w:rPr>
          <w:t>文档导航器</w:t>
        </w:r>
      </w:hyperlink>
      <w:r>
        <w:rPr>
          <w:lang w:val="zh-Hans"/>
        </w:rPr>
        <w:t>页面。</w:t>
      </w:r>
    </w:p>
    <w:p>
      <w:pPr>
        <w:pStyle w:val="Normal"/>
        <w:spacing w:lineRule="auto" w:line="259" w:before="0" w:after="286"/>
        <w:ind w:left="760" w:right="-7" w:hanging="0"/>
        <w:jc w:val="left"/>
        <w:rPr/>
      </w:pPr>
      <w:r>
        <w:rPr/>
        <mc:AlternateContent>
          <mc:Choice Requires="wpg">
            <w:drawing>
              <wp:inline distT="0" distB="0" distL="0" distR="0" wp14:anchorId="36194157">
                <wp:extent cx="5921375" cy="25400"/>
                <wp:effectExtent l="0" t="0" r="0" b="0"/>
                <wp:docPr id="159" name="形状115"/>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15" style="position:absolute;margin-left:0pt;margin-top:-2pt;width:466.2pt;height:1.95pt" coordorigin="0,-40" coordsize="9324,39"/>
            </w:pict>
          </mc:Fallback>
        </mc:AlternateContent>
      </w:r>
    </w:p>
    <w:p>
      <w:pPr>
        <w:pStyle w:val="2"/>
        <w:ind w:left="755" w:right="67" w:hanging="10"/>
        <w:rPr/>
      </w:pPr>
      <w:r>
        <w:rPr>
          <w:lang w:val="zh-Hans"/>
        </w:rPr>
        <w:t>引用</w:t>
      </w:r>
    </w:p>
    <w:p>
      <w:pPr>
        <w:pStyle w:val="Normal"/>
        <w:ind w:left="748" w:right="43" w:hanging="3"/>
        <w:rPr/>
      </w:pPr>
      <w:r>
        <w:rPr>
          <w:lang w:val="zh-Hans"/>
        </w:rPr>
        <w:t xml:space="preserve">如需搜索 </w:t>
      </w:r>
      <w:r>
        <w:rPr>
          <w:lang w:val="zh-Hans"/>
        </w:rPr>
        <w:t xml:space="preserve">Xilinx </w:t>
      </w:r>
      <w:r>
        <w:rPr>
          <w:lang w:val="zh-Hans"/>
        </w:rPr>
        <w:t>文档，请转至</w:t>
      </w:r>
      <w:hyperlink r:id="rId148">
        <w:r>
          <w:rPr>
            <w:color w:val="0000FF"/>
            <w:lang w:val="zh-Hans"/>
          </w:rPr>
          <w:t xml:space="preserve"> </w:t>
        </w:r>
        <w:r>
          <w:rPr>
            <w:color w:val="0000FF"/>
            <w:lang w:val="zh-Hans"/>
          </w:rPr>
          <w:t>www.xilinx.com/support</w:t>
        </w:r>
        <w:r>
          <w:rPr>
            <w:color w:val="0000FF"/>
            <w:lang w:val="zh-Hans"/>
          </w:rPr>
          <w:t>。</w:t>
        </w:r>
      </w:hyperlink>
    </w:p>
    <w:p>
      <w:pPr>
        <w:pStyle w:val="Normal"/>
        <w:spacing w:lineRule="auto" w:line="348" w:before="0" w:after="0"/>
        <w:ind w:left="755" w:right="2797" w:hanging="10"/>
        <w:jc w:val="left"/>
        <w:rPr/>
      </w:pPr>
      <w:r>
        <w:rPr>
          <w:lang w:val="zh-Hans"/>
        </w:rPr>
        <w:tab/>
      </w:r>
      <w:r>
        <w:rPr>
          <w:i/>
          <w:lang w:val="zh-Hans"/>
        </w:rPr>
        <w:t xml:space="preserve">1.Vivado </w:t>
      </w:r>
      <w:r>
        <w:rPr>
          <w:i/>
          <w:lang w:val="zh-Hans"/>
        </w:rPr>
        <w:t xml:space="preserve">设计套件用户指南：利用 </w:t>
      </w:r>
      <w:r>
        <w:rPr>
          <w:i/>
          <w:lang w:val="zh-Hans"/>
        </w:rPr>
        <w:t xml:space="preserve">IP </w:t>
      </w:r>
      <w:r>
        <w:rPr>
          <w:i/>
          <w:lang w:val="zh-Hans"/>
        </w:rPr>
        <w:t>进行设计</w:t>
      </w:r>
      <w:r>
        <w:rPr>
          <w:lang w:val="zh-Hans"/>
        </w:rPr>
        <w:t xml:space="preserve"> （</w:t>
      </w:r>
      <w:hyperlink r:id="rId149">
        <w:r>
          <w:rPr>
            <w:color w:val="0000FF"/>
            <w:lang w:val="zh-Hans"/>
          </w:rPr>
          <w:t>UG896</w:t>
        </w:r>
      </w:hyperlink>
      <w:hyperlink r:id="rId150">
        <w:r>
          <w:rPr>
            <w:lang w:val="zh-Hans"/>
          </w:rPr>
          <w:t xml:space="preserve">） </w:t>
        </w:r>
      </w:hyperlink>
      <w:r>
        <w:rPr>
          <w:lang w:val="zh-Hans"/>
        </w:rPr>
        <w:t>2.</w:t>
        <w:tab/>
      </w:r>
      <w:r>
        <w:rPr>
          <w:i/>
          <w:lang w:val="zh-Hans"/>
        </w:rPr>
        <w:t xml:space="preserve">AXI </w:t>
      </w:r>
      <w:r>
        <w:rPr>
          <w:i/>
          <w:lang w:val="zh-Hans"/>
        </w:rPr>
        <w:t xml:space="preserve">参考指南 </w:t>
      </w:r>
      <w:r>
        <w:rPr>
          <w:lang w:val="zh-Hans"/>
        </w:rPr>
        <w:t>（</w:t>
      </w:r>
      <w:hyperlink r:id="rId151">
        <w:r>
          <w:rPr>
            <w:color w:val="0000FF"/>
            <w:lang w:val="zh-Hans"/>
          </w:rPr>
          <w:t>UG1037</w:t>
        </w:r>
      </w:hyperlink>
      <w:hyperlink r:id="rId152">
        <w:r>
          <w:rPr>
            <w:lang w:val="zh-Hans"/>
          </w:rPr>
          <w:t>）</w:t>
        </w:r>
      </w:hyperlink>
    </w:p>
    <w:p>
      <w:pPr>
        <w:pStyle w:val="Normal"/>
        <w:numPr>
          <w:ilvl w:val="0"/>
          <w:numId w:val="27"/>
        </w:numPr>
        <w:spacing w:lineRule="auto" w:line="252" w:before="0" w:after="131"/>
        <w:ind w:left="1105" w:right="0" w:hanging="360"/>
        <w:jc w:val="left"/>
        <w:rPr/>
      </w:pPr>
      <w:hyperlink r:id="rId153">
        <w:r>
          <w:rPr>
            <w:i/>
            <w:lang w:val="zh-Hans"/>
          </w:rPr>
          <w:t xml:space="preserve">AMBA AXI </w:t>
        </w:r>
        <w:r>
          <w:rPr>
            <w:i/>
            <w:lang w:val="zh-Hans"/>
          </w:rPr>
          <w:t xml:space="preserve">和 </w:t>
        </w:r>
        <w:r>
          <w:rPr>
            <w:i/>
            <w:lang w:val="zh-Hans"/>
          </w:rPr>
          <w:t xml:space="preserve">ACE </w:t>
        </w:r>
        <w:r>
          <w:rPr>
            <w:i/>
            <w:lang w:val="zh-Hans"/>
          </w:rPr>
          <w:t>协议规范</w:t>
        </w:r>
      </w:hyperlink>
      <w:hyperlink r:id="rId154">
        <w:r>
          <w:rPr>
            <w:lang w:val="zh-Hans"/>
          </w:rPr>
          <w:t xml:space="preserve"> （</w:t>
        </w:r>
      </w:hyperlink>
      <w:hyperlink r:id="rId155">
        <w:r>
          <w:rPr>
            <w:color w:val="0000FF"/>
            <w:lang w:val="zh-Hans"/>
          </w:rPr>
          <w:t>ARM IHI 0022D</w:t>
        </w:r>
      </w:hyperlink>
      <w:hyperlink r:id="rId156">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Vivado </w:t>
      </w:r>
      <w:r>
        <w:rPr>
          <w:i/>
          <w:lang w:val="zh-Hans"/>
        </w:rPr>
        <w:t>设计套件用户指南：入门</w:t>
      </w:r>
      <w:r>
        <w:rPr>
          <w:lang w:val="zh-Hans"/>
        </w:rPr>
        <w:t xml:space="preserve"> （</w:t>
      </w:r>
      <w:hyperlink r:id="rId157">
        <w:r>
          <w:rPr>
            <w:color w:val="0000FF"/>
            <w:lang w:val="zh-Hans"/>
          </w:rPr>
          <w:t>UG910</w:t>
        </w:r>
      </w:hyperlink>
      <w:hyperlink r:id="rId158">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Vivado </w:t>
      </w:r>
      <w:r>
        <w:rPr>
          <w:i/>
          <w:lang w:val="zh-Hans"/>
        </w:rPr>
        <w:t xml:space="preserve">设计套件用户指南：使用 </w:t>
      </w:r>
      <w:r>
        <w:rPr>
          <w:i/>
          <w:lang w:val="zh-Hans"/>
        </w:rPr>
        <w:t xml:space="preserve">IP </w:t>
      </w:r>
      <w:r>
        <w:rPr>
          <w:i/>
          <w:lang w:val="zh-Hans"/>
        </w:rPr>
        <w:t xml:space="preserve">集成器设计 </w:t>
      </w:r>
      <w:r>
        <w:rPr>
          <w:i/>
          <w:lang w:val="zh-Hans"/>
        </w:rPr>
        <w:t xml:space="preserve">IP </w:t>
      </w:r>
      <w:r>
        <w:rPr>
          <w:i/>
          <w:lang w:val="zh-Hans"/>
        </w:rPr>
        <w:t xml:space="preserve">子系统 </w:t>
      </w:r>
      <w:r>
        <w:rPr>
          <w:lang w:val="zh-Hans"/>
        </w:rPr>
        <w:t>（</w:t>
      </w:r>
      <w:hyperlink r:id="rId159">
        <w:r>
          <w:rPr>
            <w:color w:val="0000FF"/>
            <w:lang w:val="zh-Hans"/>
          </w:rPr>
          <w:t>UG994</w:t>
        </w:r>
      </w:hyperlink>
      <w:hyperlink r:id="rId160">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Vivado </w:t>
      </w:r>
      <w:r>
        <w:rPr>
          <w:i/>
          <w:lang w:val="zh-Hans"/>
        </w:rPr>
        <w:t xml:space="preserve">设计套件 用户指南 </w:t>
      </w:r>
      <w:r>
        <w:rPr>
          <w:i/>
          <w:lang w:val="zh-Hans"/>
        </w:rPr>
        <w:t xml:space="preserve">- </w:t>
      </w:r>
      <w:r>
        <w:rPr>
          <w:i/>
          <w:lang w:val="zh-Hans"/>
        </w:rPr>
        <w:t>逻辑仿真</w:t>
      </w:r>
      <w:r>
        <w:rPr>
          <w:lang w:val="zh-Hans"/>
        </w:rPr>
        <w:t xml:space="preserve"> （</w:t>
      </w:r>
      <w:hyperlink r:id="rId161">
        <w:r>
          <w:rPr>
            <w:color w:val="0000FF"/>
            <w:lang w:val="zh-Hans"/>
          </w:rPr>
          <w:t>UG900</w:t>
        </w:r>
      </w:hyperlink>
      <w:hyperlink r:id="rId162">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AXI </w:t>
      </w:r>
      <w:r>
        <w:rPr>
          <w:i/>
          <w:lang w:val="zh-Hans"/>
        </w:rPr>
        <w:t xml:space="preserve">流量 </w:t>
      </w:r>
      <w:r>
        <w:rPr>
          <w:i/>
          <w:lang w:val="zh-Hans"/>
        </w:rPr>
        <w:t xml:space="preserve">LogiCORE IP </w:t>
      </w:r>
      <w:r>
        <w:rPr>
          <w:i/>
          <w:lang w:val="zh-Hans"/>
        </w:rPr>
        <w:t>生成器</w:t>
      </w:r>
      <w:r>
        <w:rPr>
          <w:lang w:val="zh-Hans"/>
        </w:rPr>
        <w:t xml:space="preserve"> （</w:t>
      </w:r>
      <w:hyperlink r:id="rId163">
        <w:r>
          <w:rPr>
            <w:color w:val="0000FF"/>
            <w:lang w:val="zh-Hans"/>
          </w:rPr>
          <w:t>PG125</w:t>
        </w:r>
      </w:hyperlink>
      <w:hyperlink r:id="rId164">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ISE </w:t>
      </w:r>
      <w:r>
        <w:rPr>
          <w:i/>
          <w:lang w:val="zh-Hans"/>
        </w:rPr>
        <w:t xml:space="preserve">到 </w:t>
      </w:r>
      <w:r>
        <w:rPr>
          <w:i/>
          <w:lang w:val="zh-Hans"/>
        </w:rPr>
        <w:t xml:space="preserve">Vivado </w:t>
      </w:r>
      <w:r>
        <w:rPr>
          <w:i/>
          <w:lang w:val="zh-Hans"/>
        </w:rPr>
        <w:t>设计套件迁移指南</w:t>
      </w:r>
      <w:r>
        <w:rPr>
          <w:lang w:val="zh-Hans"/>
        </w:rPr>
        <w:t xml:space="preserve"> （</w:t>
      </w:r>
      <w:hyperlink r:id="rId165">
        <w:r>
          <w:rPr>
            <w:color w:val="0000FF"/>
            <w:lang w:val="zh-Hans"/>
          </w:rPr>
          <w:t>UG911</w:t>
        </w:r>
      </w:hyperlink>
      <w:hyperlink r:id="rId166">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Vivado </w:t>
      </w:r>
      <w:r>
        <w:rPr>
          <w:i/>
          <w:lang w:val="zh-Hans"/>
        </w:rPr>
        <w:t>设计套件用户指南：编程和调试</w:t>
      </w:r>
      <w:r>
        <w:rPr>
          <w:lang w:val="zh-Hans"/>
        </w:rPr>
        <w:t xml:space="preserve"> （</w:t>
      </w:r>
      <w:hyperlink r:id="rId167">
        <w:r>
          <w:rPr>
            <w:color w:val="0000FF"/>
            <w:lang w:val="zh-Hans"/>
          </w:rPr>
          <w:t>UG908</w:t>
        </w:r>
      </w:hyperlink>
      <w:hyperlink r:id="rId168">
        <w:r>
          <w:rPr>
            <w:lang w:val="zh-Hans"/>
          </w:rPr>
          <w:t>）</w:t>
        </w:r>
      </w:hyperlink>
    </w:p>
    <w:p>
      <w:pPr>
        <w:pStyle w:val="Normal"/>
        <w:numPr>
          <w:ilvl w:val="0"/>
          <w:numId w:val="27"/>
        </w:numPr>
        <w:spacing w:lineRule="auto" w:line="252" w:before="0" w:after="131"/>
        <w:ind w:left="1105" w:right="0" w:hanging="360"/>
        <w:jc w:val="left"/>
        <w:rPr/>
      </w:pPr>
      <w:r>
        <w:rPr>
          <w:i/>
          <w:lang w:val="zh-Hans"/>
        </w:rPr>
        <w:t xml:space="preserve">AXI </w:t>
      </w:r>
      <w:r>
        <w:rPr>
          <w:i/>
          <w:lang w:val="zh-Hans"/>
        </w:rPr>
        <w:t xml:space="preserve">互连 </w:t>
      </w:r>
      <w:r>
        <w:rPr>
          <w:i/>
          <w:lang w:val="zh-Hans"/>
        </w:rPr>
        <w:t xml:space="preserve">LogiCORE IP </w:t>
      </w:r>
      <w:r>
        <w:rPr>
          <w:i/>
          <w:lang w:val="zh-Hans"/>
        </w:rPr>
        <w:t xml:space="preserve">产品指南 </w:t>
      </w:r>
      <w:r>
        <w:rPr>
          <w:lang w:val="zh-Hans"/>
        </w:rPr>
        <w:t>（</w:t>
      </w:r>
      <w:hyperlink r:id="rId169">
        <w:r>
          <w:rPr>
            <w:color w:val="0000FF"/>
            <w:lang w:val="zh-Hans"/>
          </w:rPr>
          <w:t>PG059</w:t>
        </w:r>
      </w:hyperlink>
      <w:hyperlink r:id="rId170">
        <w:r>
          <w:rPr>
            <w:lang w:val="zh-Hans"/>
          </w:rPr>
          <w:t>）</w:t>
        </w:r>
      </w:hyperlink>
    </w:p>
    <w:p>
      <w:pPr>
        <w:pStyle w:val="Normal"/>
        <w:numPr>
          <w:ilvl w:val="0"/>
          <w:numId w:val="27"/>
        </w:numPr>
        <w:spacing w:lineRule="auto" w:line="252" w:before="0" w:after="131"/>
        <w:ind w:left="1105" w:right="0" w:hanging="360"/>
        <w:jc w:val="left"/>
        <w:rPr/>
      </w:pPr>
      <w:r>
        <w:rPr>
          <w:i/>
          <w:lang w:val="zh-Hans"/>
        </w:rPr>
        <w:t>综合和仿真设计指南</w:t>
      </w:r>
      <w:r>
        <w:rPr>
          <w:lang w:val="zh-Hans"/>
        </w:rPr>
        <w:t xml:space="preserve"> （</w:t>
      </w:r>
      <w:hyperlink r:id="rId171">
        <w:r>
          <w:rPr>
            <w:color w:val="0000FF"/>
            <w:lang w:val="zh-Hans"/>
          </w:rPr>
          <w:t>UG626</w:t>
        </w:r>
      </w:hyperlink>
      <w:hyperlink r:id="rId172">
        <w:r>
          <w:rPr>
            <w:lang w:val="zh-Hans"/>
          </w:rPr>
          <w:t>）</w:t>
        </w:r>
      </w:hyperlink>
    </w:p>
    <w:p>
      <w:pPr>
        <w:pStyle w:val="Normal"/>
        <w:numPr>
          <w:ilvl w:val="0"/>
          <w:numId w:val="27"/>
        </w:numPr>
        <w:spacing w:lineRule="auto" w:line="252" w:before="0" w:after="191"/>
        <w:ind w:left="1105" w:right="0" w:hanging="360"/>
        <w:jc w:val="left"/>
        <w:rPr/>
      </w:pPr>
      <w:r>
        <w:rPr>
          <w:i/>
          <w:lang w:val="zh-Hans"/>
        </w:rPr>
        <w:t xml:space="preserve">AXI </w:t>
      </w:r>
      <w:r>
        <w:rPr>
          <w:i/>
          <w:lang w:val="zh-Hans"/>
        </w:rPr>
        <w:t>多通道直接内存访问</w:t>
      </w:r>
      <w:r>
        <w:rPr>
          <w:lang w:val="zh-Hans"/>
        </w:rPr>
        <w:t xml:space="preserve"> （</w:t>
      </w:r>
      <w:hyperlink r:id="rId173">
        <w:r>
          <w:rPr>
            <w:color w:val="0000FF"/>
            <w:lang w:val="zh-Hans"/>
          </w:rPr>
          <w:t>PG288</w:t>
        </w:r>
      </w:hyperlink>
      <w:hyperlink r:id="rId174">
        <w:r>
          <w:rPr>
            <w:lang w:val="zh-Hans"/>
          </w:rPr>
          <w:t>）</w:t>
        </w:r>
      </w:hyperlink>
    </w:p>
    <w:p>
      <w:pPr>
        <w:pStyle w:val="Normal"/>
        <w:spacing w:lineRule="auto" w:line="259" w:before="0" w:after="287"/>
        <w:ind w:left="760" w:right="-7" w:hanging="0"/>
        <w:jc w:val="left"/>
        <w:rPr/>
      </w:pPr>
      <w:r>
        <w:rPr/>
        <mc:AlternateContent>
          <mc:Choice Requires="wpg">
            <w:drawing>
              <wp:inline distT="0" distB="0" distL="0" distR="0" wp14:anchorId="69C61E8C">
                <wp:extent cx="5921375" cy="25400"/>
                <wp:effectExtent l="0" t="0" r="0" b="0"/>
                <wp:docPr id="160" name="形状116"/>
                <a:graphic xmlns:a="http://schemas.openxmlformats.org/drawingml/2006/main">
                  <a:graphicData uri="http://schemas.microsoft.com/office/word/2010/wordprocessingGroup">
                    <wpg:wgp>
                      <wpg:cNvGrpSpPr/>
                      <wpg:grpSpPr>
                        <a:xfrm>
                          <a:off x="0" y="0"/>
                          <a:ext cx="5920920" cy="24840"/>
                        </a:xfrm>
                      </wpg:grpSpPr>
                      <wps:wsp>
                        <wps:cNvSpPr/>
                        <wps:spPr>
                          <a:xfrm>
                            <a:off x="0" y="0"/>
                            <a:ext cx="720" cy="24840"/>
                          </a:xfrm>
                          <a:custGeom>
                            <a:avLst/>
                            <a:gdLst/>
                            <a:ahLst/>
                            <a:rect l="l" t="t" r="r" b="b"/>
                            <a:pathLst>
                              <a:path w="0" h="22098">
                                <a:moveTo>
                                  <a:pt x="0" y="22098"/>
                                </a:moveTo>
                                <a:lnTo>
                                  <a:pt x="0" y="0"/>
                                </a:lnTo>
                                <a:close/>
                              </a:path>
                            </a:pathLst>
                          </a:custGeom>
                          <a:solidFill>
                            <a:srgbClr val="b20838"/>
                          </a:solidFill>
                          <a:ln>
                            <a:noFill/>
                          </a:ln>
                        </wps:spPr>
                        <wps:style>
                          <a:lnRef idx="0"/>
                          <a:fillRef idx="0"/>
                          <a:effectRef idx="0"/>
                          <a:fontRef idx="minor"/>
                        </wps:style>
                        <wps:bodyPr/>
                      </wps:wsp>
                      <wps:wsp>
                        <wps:cNvSpPr/>
                        <wps:spPr>
                          <a:xfrm>
                            <a:off x="0" y="0"/>
                            <a:ext cx="5920920" cy="24840"/>
                          </a:xfrm>
                          <a:custGeom>
                            <a:avLst/>
                            <a:gdLst/>
                            <a:ahLst/>
                            <a:rect l="l" t="t" r="r" b="b"/>
                            <a:pathLst>
                              <a:path w="5918454" h="22098">
                                <a:moveTo>
                                  <a:pt x="0" y="0"/>
                                </a:moveTo>
                                <a:lnTo>
                                  <a:pt x="5918454" y="0"/>
                                </a:lnTo>
                                <a:lnTo>
                                  <a:pt x="5918454" y="22098"/>
                                </a:lnTo>
                                <a:lnTo>
                                  <a:pt x="0" y="22098"/>
                                </a:lnTo>
                                <a:lnTo>
                                  <a:pt x="0" y="0"/>
                                </a:lnTo>
                              </a:path>
                            </a:pathLst>
                          </a:custGeom>
                          <a:solidFill>
                            <a:srgbClr val="b20838"/>
                          </a:solidFill>
                          <a:ln>
                            <a:noFill/>
                          </a:ln>
                        </wps:spPr>
                        <wps:style>
                          <a:lnRef idx="0"/>
                          <a:fillRef idx="0"/>
                          <a:effectRef idx="0"/>
                          <a:fontRef idx="minor"/>
                        </wps:style>
                        <wps:bodyPr/>
                      </wps:wsp>
                    </wpg:wgp>
                  </a:graphicData>
                </a:graphic>
              </wp:inline>
            </w:drawing>
          </mc:Choice>
          <mc:Fallback>
            <w:pict>
              <v:group id="shape_0" alt="形状116" style="position:absolute;margin-left:0pt;margin-top:-2pt;width:466.2pt;height:1.95pt" coordorigin="0,-40" coordsize="9324,39"/>
            </w:pict>
          </mc:Fallback>
        </mc:AlternateContent>
      </w:r>
    </w:p>
    <w:p>
      <w:pPr>
        <w:pStyle w:val="2"/>
        <w:ind w:left="755" w:right="67" w:hanging="10"/>
        <w:rPr/>
      </w:pPr>
      <w:r>
        <w:rPr>
          <w:lang w:val="zh-Hans"/>
        </w:rPr>
        <w:t>修订历史</w:t>
      </w:r>
    </w:p>
    <w:p>
      <w:pPr>
        <w:pStyle w:val="Normal"/>
        <w:spacing w:before="0" w:after="84"/>
        <w:ind w:left="748" w:right="43" w:hanging="3"/>
        <w:rPr/>
      </w:pPr>
      <w:r>
        <w:rPr>
          <w:lang w:val="zh-Hans"/>
        </w:rPr>
        <w:t>下表显示了此文档的修订历史记录。</w:t>
      </w:r>
    </w:p>
    <w:p>
      <w:pPr>
        <w:pStyle w:val="Normal"/>
        <w:spacing w:lineRule="auto" w:line="259" w:before="0" w:after="0"/>
        <w:ind w:left="760" w:right="0" w:hanging="0"/>
        <w:jc w:val="left"/>
        <w:rPr/>
      </w:pPr>
      <w:r>
        <w:rPr>
          <w:rFonts w:ascii="Calibri" w:hAnsi="Calibri" w:cs="Calibri" w:eastAsia="Calibri"/>
          <w:sz w:val="4"/>
        </w:rPr>
        <w:t xml:space="preserve"> </w:t>
      </w:r>
    </w:p>
    <w:tbl>
      <w:tblPr>
        <w:tblStyle w:val="TableGrid"/>
        <w:tblW w:w="8536" w:type="dxa"/>
        <w:jc w:val="left"/>
        <w:tblInd w:w="760" w:type="dxa"/>
        <w:tblCellMar>
          <w:top w:w="81" w:type="dxa"/>
          <w:left w:w="90" w:type="dxa"/>
          <w:bottom w:w="0" w:type="dxa"/>
          <w:right w:w="84" w:type="dxa"/>
        </w:tblCellMar>
        <w:tblLook w:val="04a0" w:noHBand="0" w:noVBand="1" w:firstColumn="1" w:lastRow="0" w:lastColumn="0" w:firstRow="1"/>
      </w:tblPr>
      <w:tblGrid>
        <w:gridCol w:w="1501"/>
        <w:gridCol w:w="1034"/>
        <w:gridCol w:w="6001"/>
      </w:tblGrid>
      <w:tr>
        <w:trPr>
          <w:trHeight w:val="380" w:hRule="atLeast"/>
        </w:trPr>
        <w:tc>
          <w:tcPr>
            <w:tcW w:w="15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9" w:hanging="0"/>
              <w:jc w:val="center"/>
              <w:rPr/>
            </w:pPr>
            <w:r>
              <w:rPr>
                <w:b/>
                <w:lang w:val="zh-Hans"/>
              </w:rPr>
              <w:t>日期</w:t>
            </w:r>
          </w:p>
        </w:tc>
        <w:tc>
          <w:tcPr>
            <w:tcW w:w="103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70" w:right="0" w:hanging="0"/>
              <w:jc w:val="left"/>
              <w:rPr/>
            </w:pPr>
            <w:r>
              <w:rPr>
                <w:b/>
                <w:lang w:val="zh-Hans"/>
              </w:rPr>
              <w:t>版本</w:t>
            </w:r>
          </w:p>
        </w:tc>
        <w:tc>
          <w:tcPr>
            <w:tcW w:w="60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0" w:right="9" w:hanging="0"/>
              <w:jc w:val="center"/>
              <w:rPr/>
            </w:pPr>
            <w:r>
              <w:rPr>
                <w:b/>
                <w:lang w:val="zh-Hans"/>
              </w:rPr>
              <w:t>校订</w:t>
            </w:r>
          </w:p>
        </w:tc>
      </w:tr>
      <w:tr>
        <w:trPr>
          <w:trHeight w:val="659" w:hRule="atLeast"/>
        </w:trPr>
        <w:tc>
          <w:tcPr>
            <w:tcW w:w="150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11" w:hanging="0"/>
              <w:jc w:val="center"/>
              <w:rPr/>
            </w:pPr>
            <w:r>
              <w:rPr>
                <w:sz w:val="19"/>
                <w:lang w:val="zh-Hans"/>
              </w:rPr>
              <w:t>04/27/2022</w:t>
            </w:r>
          </w:p>
        </w:tc>
        <w:tc>
          <w:tcPr>
            <w:tcW w:w="103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0" w:right="10" w:hanging="0"/>
              <w:jc w:val="center"/>
              <w:rPr/>
            </w:pPr>
            <w:r>
              <w:rPr>
                <w:sz w:val="19"/>
                <w:lang w:val="zh-Hans"/>
              </w:rPr>
              <w:t>7.1</w:t>
            </w:r>
          </w:p>
        </w:tc>
        <w:tc>
          <w:tcPr>
            <w:tcW w:w="6001" w:type="dxa"/>
            <w:tcBorders>
              <w:top w:val="single" w:sz="12" w:space="0" w:color="B20838"/>
              <w:left w:val="single" w:sz="2" w:space="0" w:color="000000"/>
              <w:bottom w:val="single" w:sz="2" w:space="0" w:color="000000"/>
              <w:right w:val="single" w:sz="2" w:space="0" w:color="000000"/>
            </w:tcBorders>
          </w:tcPr>
          <w:p>
            <w:pPr>
              <w:pStyle w:val="Normal"/>
              <w:numPr>
                <w:ilvl w:val="0"/>
                <w:numId w:val="83"/>
              </w:numPr>
              <w:spacing w:lineRule="auto" w:line="259" w:before="0" w:after="37"/>
              <w:ind w:left="200" w:right="0" w:hanging="200"/>
              <w:jc w:val="left"/>
              <w:rPr/>
            </w:pPr>
            <w:r>
              <w:rPr>
                <w:sz w:val="19"/>
                <w:lang w:val="zh-Hans"/>
              </w:rPr>
              <w:t xml:space="preserve">更新了 </w:t>
            </w:r>
            <w:r>
              <w:rPr>
                <w:color w:val="0000FF"/>
                <w:sz w:val="19"/>
                <w:lang w:val="zh-Hans"/>
              </w:rPr>
              <w:t>“性能</w:t>
            </w:r>
            <w:r>
              <w:rPr>
                <w:sz w:val="19"/>
                <w:lang w:val="zh-Hans"/>
              </w:rPr>
              <w:t xml:space="preserve"> ”部分</w:t>
            </w:r>
          </w:p>
          <w:p>
            <w:pPr>
              <w:pStyle w:val="Normal"/>
              <w:numPr>
                <w:ilvl w:val="0"/>
                <w:numId w:val="83"/>
              </w:numPr>
              <w:spacing w:lineRule="auto" w:line="259" w:before="0" w:after="0"/>
              <w:ind w:left="200" w:right="0" w:hanging="200"/>
              <w:jc w:val="left"/>
              <w:rPr/>
            </w:pPr>
            <w:r>
              <w:rPr>
                <w:sz w:val="19"/>
                <w:lang w:val="zh-Hans"/>
              </w:rPr>
              <w:t xml:space="preserve">更新了 </w:t>
            </w:r>
            <w:r>
              <w:rPr>
                <w:color w:val="0000FF"/>
                <w:sz w:val="19"/>
                <w:lang w:val="zh-Hans"/>
              </w:rPr>
              <w:t>散点收集描述符</w:t>
            </w:r>
            <w:r>
              <w:rPr>
                <w:sz w:val="19"/>
                <w:lang w:val="zh-Hans"/>
              </w:rPr>
              <w:t xml:space="preserve"> 部分</w:t>
            </w:r>
          </w:p>
        </w:tc>
      </w:tr>
      <w:tr>
        <w:trPr>
          <w:trHeight w:val="971"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1" w:hanging="0"/>
              <w:jc w:val="center"/>
              <w:rPr/>
            </w:pPr>
            <w:r>
              <w:rPr>
                <w:sz w:val="19"/>
                <w:lang w:val="zh-Hans"/>
              </w:rPr>
              <w:t>06/14/2019</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84"/>
              </w:numPr>
              <w:spacing w:lineRule="auto" w:line="259" w:before="0" w:after="37"/>
              <w:ind w:left="200" w:right="0" w:hanging="200"/>
              <w:jc w:val="left"/>
              <w:rPr/>
            </w:pPr>
            <w:r>
              <w:rPr>
                <w:sz w:val="19"/>
                <w:lang w:val="zh-Hans"/>
              </w:rPr>
              <w:t xml:space="preserve">更新了表 </w:t>
            </w:r>
            <w:r>
              <w:rPr>
                <w:sz w:val="19"/>
                <w:lang w:val="zh-Hans"/>
              </w:rPr>
              <w:t xml:space="preserve">2-7  </w:t>
            </w:r>
            <w:r>
              <w:rPr>
                <w:sz w:val="19"/>
                <w:lang w:val="zh-Hans"/>
              </w:rPr>
              <w:t>和</w:t>
            </w:r>
            <w:r>
              <w:rPr>
                <w:color w:val="0000FF"/>
                <w:sz w:val="19"/>
                <w:lang w:val="zh-Hans"/>
              </w:rPr>
              <w:t xml:space="preserve">表 </w:t>
            </w:r>
            <w:r>
              <w:rPr>
                <w:color w:val="0000FF"/>
                <w:sz w:val="19"/>
                <w:lang w:val="zh-Hans"/>
              </w:rPr>
              <w:t>2-17</w:t>
            </w:r>
            <w:r>
              <w:rPr>
                <w:sz w:val="19"/>
                <w:lang w:val="zh-Hans"/>
              </w:rPr>
              <w:t>。</w:t>
            </w:r>
            <w:r>
              <w:rPr>
                <w:lang w:val="zh-Hans"/>
              </w:rPr>
              <w:t xml:space="preserve"> </w:t>
            </w:r>
          </w:p>
          <w:p>
            <w:pPr>
              <w:pStyle w:val="Normal"/>
              <w:numPr>
                <w:ilvl w:val="0"/>
                <w:numId w:val="84"/>
              </w:numPr>
              <w:spacing w:lineRule="auto" w:line="259" w:before="0" w:after="36"/>
              <w:ind w:left="200" w:right="0" w:hanging="200"/>
              <w:jc w:val="left"/>
              <w:rPr/>
            </w:pPr>
            <w:r>
              <w:rPr>
                <w:sz w:val="19"/>
                <w:lang w:val="zh-Hans"/>
              </w:rPr>
              <w:t xml:space="preserve">更新了图 </w:t>
            </w:r>
            <w:r>
              <w:rPr>
                <w:sz w:val="19"/>
                <w:lang w:val="zh-Hans"/>
              </w:rPr>
              <w:t>2-25</w:t>
            </w:r>
            <w:r>
              <w:rPr>
                <w:sz w:val="19"/>
                <w:lang w:val="zh-Hans"/>
              </w:rPr>
              <w:t>、</w:t>
            </w:r>
            <w:r>
              <w:rPr>
                <w:lang w:val="zh-Hans"/>
              </w:rPr>
              <w:t xml:space="preserve">图 </w:t>
            </w:r>
            <w:r>
              <w:rPr>
                <w:lang w:val="zh-Hans"/>
              </w:rPr>
              <w:t xml:space="preserve">4-1 </w:t>
            </w:r>
            <w:r>
              <w:rPr>
                <w:sz w:val="19"/>
                <w:lang w:val="zh-Hans"/>
              </w:rPr>
              <w:t>和</w:t>
            </w:r>
            <w:r>
              <w:rPr>
                <w:color w:val="0000FF"/>
                <w:sz w:val="19"/>
                <w:lang w:val="zh-Hans"/>
              </w:rPr>
              <w:t>图</w:t>
            </w:r>
            <w:r>
              <w:rPr>
                <w:lang w:val="zh-Hans"/>
              </w:rPr>
              <w:t xml:space="preserve"> </w:t>
            </w:r>
            <w:r>
              <w:rPr>
                <w:color w:val="0000FF"/>
                <w:sz w:val="19"/>
                <w:lang w:val="zh-Hans"/>
              </w:rPr>
              <w:t>4-2</w:t>
            </w:r>
            <w:r>
              <w:rPr>
                <w:sz w:val="19"/>
                <w:lang w:val="zh-Hans"/>
              </w:rPr>
              <w:t>。</w:t>
            </w:r>
          </w:p>
          <w:p>
            <w:pPr>
              <w:pStyle w:val="Normal"/>
              <w:numPr>
                <w:ilvl w:val="0"/>
                <w:numId w:val="84"/>
              </w:numPr>
              <w:spacing w:lineRule="auto" w:line="259" w:before="0" w:after="0"/>
              <w:ind w:left="200" w:right="0" w:hanging="200"/>
              <w:jc w:val="left"/>
              <w:rPr/>
            </w:pPr>
            <w:r>
              <w:rPr>
                <w:sz w:val="19"/>
                <w:lang w:val="zh-Hans"/>
              </w:rPr>
              <w:t xml:space="preserve">添加了 </w:t>
            </w:r>
            <w:r>
              <w:rPr>
                <w:color w:val="0000FF"/>
                <w:sz w:val="19"/>
                <w:lang w:val="zh-Hans"/>
              </w:rPr>
              <w:t xml:space="preserve">启用单 </w:t>
            </w:r>
            <w:r>
              <w:rPr>
                <w:color w:val="0000FF"/>
                <w:sz w:val="19"/>
                <w:lang w:val="zh-Hans"/>
              </w:rPr>
              <w:t xml:space="preserve">AXI4 </w:t>
            </w:r>
            <w:r>
              <w:rPr>
                <w:color w:val="0000FF"/>
                <w:sz w:val="19"/>
                <w:lang w:val="zh-Hans"/>
              </w:rPr>
              <w:t>数据接口</w:t>
            </w:r>
            <w:r>
              <w:rPr>
                <w:sz w:val="19"/>
                <w:lang w:val="zh-Hans"/>
              </w:rPr>
              <w:t xml:space="preserve"> 部分。</w:t>
            </w:r>
          </w:p>
        </w:tc>
      </w:tr>
      <w:tr>
        <w:trPr>
          <w:trHeight w:val="349"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2" w:hanging="0"/>
              <w:jc w:val="center"/>
              <w:rPr/>
            </w:pPr>
            <w:r>
              <w:rPr>
                <w:sz w:val="19"/>
                <w:lang w:val="zh-Hans"/>
              </w:rPr>
              <w:t>04/04/2018</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0" w:hanging="0"/>
              <w:jc w:val="left"/>
              <w:rPr/>
            </w:pPr>
            <w:r>
              <w:rPr>
                <w:sz w:val="19"/>
                <w:lang w:val="zh-Hans"/>
              </w:rPr>
              <w:t xml:space="preserve">添加了对 </w:t>
            </w:r>
            <w:r>
              <w:rPr>
                <w:sz w:val="19"/>
                <w:lang w:val="zh-Hans"/>
              </w:rPr>
              <w:t xml:space="preserve">64 MB </w:t>
            </w:r>
            <w:r>
              <w:rPr>
                <w:sz w:val="19"/>
                <w:lang w:val="zh-Hans"/>
              </w:rPr>
              <w:t>数据传输的支持。</w:t>
            </w:r>
          </w:p>
        </w:tc>
      </w:tr>
      <w:tr>
        <w:trPr>
          <w:trHeight w:val="143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1" w:hanging="0"/>
              <w:jc w:val="center"/>
              <w:rPr/>
            </w:pPr>
            <w:r>
              <w:rPr>
                <w:sz w:val="19"/>
                <w:lang w:val="zh-Hans"/>
              </w:rPr>
              <w:t>10/04/2017</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0" w:right="1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85"/>
              </w:numPr>
              <w:spacing w:lineRule="auto" w:line="218" w:before="0" w:after="79"/>
              <w:ind w:left="200" w:right="0" w:hanging="200"/>
              <w:jc w:val="left"/>
              <w:rPr/>
            </w:pPr>
            <w:r>
              <w:rPr>
                <w:sz w:val="19"/>
                <w:lang w:val="zh-Hans"/>
              </w:rPr>
              <w:t>向本附录添加了文档导航器和设计中心。</w:t>
            </w:r>
          </w:p>
          <w:p>
            <w:pPr>
              <w:pStyle w:val="Normal"/>
              <w:numPr>
                <w:ilvl w:val="0"/>
                <w:numId w:val="85"/>
              </w:numPr>
              <w:spacing w:lineRule="auto" w:line="259" w:before="0" w:after="37"/>
              <w:ind w:left="200" w:right="0" w:hanging="200"/>
              <w:jc w:val="left"/>
              <w:rPr/>
            </w:pPr>
            <w:r>
              <w:rPr>
                <w:sz w:val="19"/>
                <w:lang w:val="zh-Hans"/>
              </w:rPr>
              <w:t>添加了汽车应用免责声明。</w:t>
            </w:r>
          </w:p>
          <w:p>
            <w:pPr>
              <w:pStyle w:val="Normal"/>
              <w:numPr>
                <w:ilvl w:val="0"/>
                <w:numId w:val="85"/>
              </w:numPr>
              <w:spacing w:lineRule="auto" w:line="259" w:before="0" w:after="0"/>
              <w:ind w:left="200" w:right="0" w:hanging="200"/>
              <w:jc w:val="left"/>
              <w:rPr/>
            </w:pPr>
            <w:r>
              <w:rPr>
                <w:sz w:val="19"/>
                <w:lang w:val="zh-Hans"/>
              </w:rPr>
              <w:t xml:space="preserve">将数据重新对齐引擎支持更新为 </w:t>
            </w:r>
            <w:r>
              <w:rPr>
                <w:sz w:val="19"/>
                <w:lang w:val="zh-Hans"/>
              </w:rPr>
              <w:t xml:space="preserve">512 </w:t>
            </w:r>
            <w:r>
              <w:rPr>
                <w:sz w:val="19"/>
                <w:lang w:val="zh-Hans"/>
              </w:rPr>
              <w:t xml:space="preserve">位（为 </w:t>
            </w:r>
            <w:r>
              <w:rPr>
                <w:sz w:val="19"/>
                <w:lang w:val="zh-Hans"/>
              </w:rPr>
              <w:t xml:space="preserve">64 </w:t>
            </w:r>
            <w:r>
              <w:rPr>
                <w:sz w:val="19"/>
                <w:lang w:val="zh-Hans"/>
              </w:rPr>
              <w:t>位）。</w:t>
            </w:r>
          </w:p>
        </w:tc>
      </w:tr>
    </w:tbl>
    <w:p>
      <w:pPr>
        <w:sectPr>
          <w:headerReference w:type="even" r:id="rId175"/>
          <w:headerReference w:type="default" r:id="rId176"/>
          <w:headerReference w:type="first" r:id="rId177"/>
          <w:footerReference w:type="even" r:id="rId178"/>
          <w:footerReference w:type="default" r:id="rId179"/>
          <w:footerReference w:type="first" r:id="rId180"/>
          <w:type w:val="nextPage"/>
          <w:pgSz w:w="12240" w:h="15840"/>
          <w:pgMar w:left="1080" w:right="1087" w:header="720" w:top="777" w:footer="254" w:bottom="2250" w:gutter="0"/>
          <w:pgNumType w:fmt="decimal"/>
          <w:formProt w:val="false"/>
          <w:titlePg/>
          <w:textDirection w:val="lrTb"/>
          <w:docGrid w:type="default" w:linePitch="100" w:charSpace="0"/>
        </w:sectPr>
      </w:pPr>
    </w:p>
    <w:p>
      <w:pPr>
        <w:pStyle w:val="Normal"/>
        <w:spacing w:lineRule="auto" w:line="259" w:before="0" w:after="0"/>
        <w:ind w:left="-1840" w:right="747" w:hanging="0"/>
        <w:jc w:val="left"/>
        <w:rPr/>
      </w:pPr>
      <w:r>
        <w:rPr/>
      </w:r>
    </w:p>
    <w:tbl>
      <w:tblPr>
        <w:tblStyle w:val="TableGrid"/>
        <w:tblW w:w="8536" w:type="dxa"/>
        <w:jc w:val="left"/>
        <w:tblInd w:w="0" w:type="dxa"/>
        <w:tblCellMar>
          <w:top w:w="81" w:type="dxa"/>
          <w:left w:w="89" w:type="dxa"/>
          <w:bottom w:w="0" w:type="dxa"/>
          <w:right w:w="100" w:type="dxa"/>
        </w:tblCellMar>
        <w:tblLook w:val="04a0" w:noHBand="0" w:noVBand="1" w:firstColumn="1" w:lastRow="0" w:lastColumn="0" w:firstRow="1"/>
      </w:tblPr>
      <w:tblGrid>
        <w:gridCol w:w="1501"/>
        <w:gridCol w:w="1034"/>
        <w:gridCol w:w="6001"/>
      </w:tblGrid>
      <w:tr>
        <w:trPr>
          <w:trHeight w:val="380" w:hRule="atLeast"/>
        </w:trPr>
        <w:tc>
          <w:tcPr>
            <w:tcW w:w="15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7" w:right="0" w:hanging="0"/>
              <w:jc w:val="center"/>
              <w:rPr/>
            </w:pPr>
            <w:r>
              <w:rPr>
                <w:b/>
                <w:lang w:val="zh-Hans"/>
              </w:rPr>
              <w:t>日期</w:t>
            </w:r>
          </w:p>
        </w:tc>
        <w:tc>
          <w:tcPr>
            <w:tcW w:w="103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71" w:right="0" w:hanging="0"/>
              <w:jc w:val="left"/>
              <w:rPr/>
            </w:pPr>
            <w:r>
              <w:rPr>
                <w:b/>
                <w:lang w:val="zh-Hans"/>
              </w:rPr>
              <w:t>版本</w:t>
            </w:r>
          </w:p>
        </w:tc>
        <w:tc>
          <w:tcPr>
            <w:tcW w:w="60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7" w:right="0" w:hanging="0"/>
              <w:jc w:val="center"/>
              <w:rPr/>
            </w:pPr>
            <w:r>
              <w:rPr>
                <w:b/>
                <w:lang w:val="zh-Hans"/>
              </w:rPr>
              <w:t>校订</w:t>
            </w:r>
          </w:p>
        </w:tc>
      </w:tr>
      <w:tr>
        <w:trPr>
          <w:trHeight w:val="1199" w:hRule="atLeast"/>
        </w:trPr>
        <w:tc>
          <w:tcPr>
            <w:tcW w:w="150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10/05/2016</w:t>
            </w:r>
          </w:p>
        </w:tc>
        <w:tc>
          <w:tcPr>
            <w:tcW w:w="103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7.1</w:t>
            </w:r>
          </w:p>
        </w:tc>
        <w:tc>
          <w:tcPr>
            <w:tcW w:w="6001" w:type="dxa"/>
            <w:tcBorders>
              <w:top w:val="single" w:sz="12" w:space="0" w:color="B20838"/>
              <w:left w:val="single" w:sz="2" w:space="0" w:color="000000"/>
              <w:bottom w:val="single" w:sz="2" w:space="0" w:color="000000"/>
              <w:right w:val="single" w:sz="2" w:space="0" w:color="000000"/>
            </w:tcBorders>
          </w:tcPr>
          <w:p>
            <w:pPr>
              <w:pStyle w:val="Normal"/>
              <w:numPr>
                <w:ilvl w:val="0"/>
                <w:numId w:val="86"/>
              </w:numPr>
              <w:spacing w:lineRule="auto" w:line="218" w:before="0" w:after="79"/>
              <w:ind w:left="201" w:right="0" w:hanging="200"/>
              <w:jc w:val="left"/>
              <w:rPr/>
            </w:pPr>
            <w:r>
              <w:rPr>
                <w:sz w:val="19"/>
                <w:lang w:val="zh-Hans"/>
              </w:rPr>
              <w:t xml:space="preserve">在“寄存器空间”部分的开头添加了有关 </w:t>
            </w:r>
            <w:r>
              <w:rPr>
                <w:sz w:val="19"/>
                <w:lang w:val="zh-Hans"/>
              </w:rPr>
              <w:t xml:space="preserve">AXI4-Lite </w:t>
            </w:r>
            <w:r>
              <w:rPr>
                <w:sz w:val="19"/>
                <w:lang w:val="zh-Hans"/>
              </w:rPr>
              <w:t>写访问寄存器的注释。</w:t>
            </w:r>
          </w:p>
          <w:p>
            <w:pPr>
              <w:pStyle w:val="Normal"/>
              <w:numPr>
                <w:ilvl w:val="0"/>
                <w:numId w:val="86"/>
              </w:numPr>
              <w:spacing w:lineRule="auto" w:line="259" w:before="0" w:after="37"/>
              <w:ind w:left="201" w:right="0" w:hanging="200"/>
              <w:jc w:val="left"/>
              <w:rPr/>
            </w:pPr>
            <w:r>
              <w:rPr>
                <w:sz w:val="19"/>
                <w:lang w:val="zh-Hans"/>
              </w:rPr>
              <w:t>“</w:t>
            </w:r>
            <w:r>
              <w:rPr>
                <w:sz w:val="19"/>
                <w:lang w:val="zh-Hans"/>
              </w:rPr>
              <w:t>补充了。</w:t>
            </w:r>
          </w:p>
          <w:p>
            <w:pPr>
              <w:pStyle w:val="Normal"/>
              <w:numPr>
                <w:ilvl w:val="0"/>
                <w:numId w:val="86"/>
              </w:numPr>
              <w:spacing w:lineRule="auto" w:line="259" w:before="0" w:after="0"/>
              <w:ind w:left="201" w:right="0" w:hanging="200"/>
              <w:jc w:val="left"/>
              <w:rPr/>
            </w:pPr>
            <w:r>
              <w:rPr>
                <w:sz w:val="19"/>
                <w:lang w:val="zh-Hans"/>
              </w:rPr>
              <w:t xml:space="preserve">更新了 </w:t>
            </w:r>
            <w:r>
              <w:rPr>
                <w:sz w:val="19"/>
                <w:lang w:val="zh-Hans"/>
              </w:rPr>
              <w:t xml:space="preserve">S2MM </w:t>
            </w:r>
            <w:r>
              <w:rPr>
                <w:sz w:val="19"/>
                <w:lang w:val="zh-Hans"/>
              </w:rPr>
              <w:t>描述。</w:t>
            </w:r>
          </w:p>
        </w:tc>
      </w:tr>
      <w:tr>
        <w:trPr>
          <w:trHeight w:val="35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11/18/2015</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添加了对 </w:t>
            </w:r>
            <w:r>
              <w:rPr>
                <w:sz w:val="19"/>
                <w:lang w:val="zh-Hans"/>
              </w:rPr>
              <w:t xml:space="preserve">UltraScale+ </w:t>
            </w:r>
            <w:r>
              <w:rPr>
                <w:sz w:val="19"/>
                <w:lang w:val="zh-Hans"/>
              </w:rPr>
              <w:t>系列的支持。</w:t>
            </w:r>
          </w:p>
        </w:tc>
      </w:tr>
      <w:tr>
        <w:trPr>
          <w:trHeight w:val="66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04/01/2015</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7" w:right="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87"/>
              </w:numPr>
              <w:spacing w:lineRule="auto" w:line="259" w:before="0" w:after="36"/>
              <w:ind w:left="201" w:right="0" w:hanging="200"/>
              <w:jc w:val="left"/>
              <w:rPr/>
            </w:pPr>
            <w:r>
              <w:rPr>
                <w:sz w:val="19"/>
                <w:lang w:val="zh-Hans"/>
              </w:rPr>
              <w:t>修复了主答复记录的链接。</w:t>
            </w:r>
          </w:p>
          <w:p>
            <w:pPr>
              <w:pStyle w:val="Normal"/>
              <w:numPr>
                <w:ilvl w:val="0"/>
                <w:numId w:val="87"/>
              </w:numPr>
              <w:spacing w:lineRule="auto" w:line="259" w:before="0" w:after="0"/>
              <w:ind w:left="201" w:right="0" w:hanging="200"/>
              <w:jc w:val="left"/>
              <w:rPr/>
            </w:pPr>
            <w:r>
              <w:rPr>
                <w:sz w:val="19"/>
                <w:lang w:val="zh-Hans"/>
              </w:rPr>
              <w:t xml:space="preserve">添加了对 </w:t>
            </w:r>
            <w:r>
              <w:rPr>
                <w:sz w:val="19"/>
                <w:lang w:val="zh-Hans"/>
              </w:rPr>
              <w:t xml:space="preserve">64 </w:t>
            </w:r>
            <w:r>
              <w:rPr>
                <w:sz w:val="19"/>
                <w:lang w:val="zh-Hans"/>
              </w:rPr>
              <w:t>位寻址的支持。</w:t>
            </w:r>
          </w:p>
        </w:tc>
      </w:tr>
      <w:tr>
        <w:trPr>
          <w:trHeight w:val="971"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04/02/2014</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7" w:right="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88"/>
              </w:numPr>
              <w:spacing w:lineRule="auto" w:line="259" w:before="0" w:after="36"/>
              <w:ind w:left="201" w:right="0" w:hanging="200"/>
              <w:jc w:val="left"/>
              <w:rPr/>
            </w:pPr>
            <w:r>
              <w:rPr>
                <w:sz w:val="19"/>
                <w:lang w:val="zh-Hans"/>
              </w:rPr>
              <w:t>添加了有关空中交通流量生成器的信息。</w:t>
            </w:r>
          </w:p>
          <w:p>
            <w:pPr>
              <w:pStyle w:val="Normal"/>
              <w:numPr>
                <w:ilvl w:val="0"/>
                <w:numId w:val="88"/>
              </w:numPr>
              <w:spacing w:lineRule="auto" w:line="259" w:before="0" w:after="45"/>
              <w:ind w:left="201" w:right="0" w:hanging="200"/>
              <w:jc w:val="left"/>
              <w:rPr/>
            </w:pPr>
            <w:r>
              <w:rPr>
                <w:sz w:val="19"/>
                <w:lang w:val="zh-Hans"/>
              </w:rPr>
              <w:t xml:space="preserve">添加了有关可选微型 </w:t>
            </w:r>
            <w:r>
              <w:rPr>
                <w:sz w:val="19"/>
                <w:lang w:val="zh-Hans"/>
              </w:rPr>
              <w:t xml:space="preserve">DMA </w:t>
            </w:r>
            <w:r>
              <w:rPr>
                <w:sz w:val="19"/>
                <w:lang w:val="zh-Hans"/>
              </w:rPr>
              <w:t>的信息。</w:t>
            </w:r>
          </w:p>
          <w:p>
            <w:pPr>
              <w:pStyle w:val="Normal"/>
              <w:numPr>
                <w:ilvl w:val="0"/>
                <w:numId w:val="88"/>
              </w:numPr>
              <w:spacing w:lineRule="auto" w:line="259" w:before="0" w:after="0"/>
              <w:ind w:left="201" w:right="0" w:hanging="200"/>
              <w:jc w:val="left"/>
              <w:rPr/>
            </w:pPr>
            <w:r>
              <w:rPr>
                <w:sz w:val="19"/>
                <w:lang w:val="zh-Hans"/>
              </w:rPr>
              <w:t xml:space="preserve">增加了对  </w:t>
            </w:r>
            <w:r>
              <w:rPr>
                <w:sz w:val="19"/>
                <w:lang w:val="zh-Hans"/>
              </w:rPr>
              <w:t xml:space="preserve">I/O </w:t>
            </w:r>
            <w:r>
              <w:rPr>
                <w:sz w:val="19"/>
                <w:lang w:val="zh-Hans"/>
              </w:rPr>
              <w:t>信号的</w:t>
            </w:r>
            <w:r>
              <w:rPr>
                <w:sz w:val="19"/>
                <w:lang w:val="zh-Hans"/>
              </w:rPr>
              <w:t>axi_dma_tstvec</w:t>
            </w:r>
            <w:r>
              <w:rPr>
                <w:lang w:val="zh-Hans"/>
              </w:rPr>
              <w:t>。</w:t>
            </w:r>
          </w:p>
        </w:tc>
      </w:tr>
      <w:tr>
        <w:trPr>
          <w:trHeight w:val="349"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12/18/2013</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添加了 </w:t>
            </w:r>
            <w:r>
              <w:rPr>
                <w:sz w:val="19"/>
                <w:lang w:val="zh-Hans"/>
              </w:rPr>
              <w:t xml:space="preserve">UltraScale™ </w:t>
            </w:r>
            <w:r>
              <w:rPr>
                <w:sz w:val="19"/>
                <w:lang w:val="zh-Hans"/>
              </w:rPr>
              <w:t>体系结构支持。</w:t>
            </w:r>
          </w:p>
        </w:tc>
      </w:tr>
      <w:tr>
        <w:trPr>
          <w:trHeight w:val="1901"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10/02/2013</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7.1</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89"/>
              </w:numPr>
              <w:spacing w:lineRule="auto" w:line="259" w:before="0" w:after="36"/>
              <w:ind w:left="201" w:right="0" w:hanging="200"/>
              <w:jc w:val="left"/>
              <w:rPr/>
            </w:pPr>
            <w:r>
              <w:rPr>
                <w:sz w:val="19"/>
                <w:lang w:val="zh-Hans"/>
              </w:rPr>
              <w:t>添加了示例设计。</w:t>
            </w:r>
          </w:p>
          <w:p>
            <w:pPr>
              <w:pStyle w:val="Normal"/>
              <w:numPr>
                <w:ilvl w:val="0"/>
                <w:numId w:val="89"/>
              </w:numPr>
              <w:spacing w:lineRule="auto" w:line="259" w:before="0" w:after="37"/>
              <w:ind w:left="201" w:right="0" w:hanging="200"/>
              <w:jc w:val="left"/>
              <w:rPr/>
            </w:pPr>
            <w:r>
              <w:rPr>
                <w:sz w:val="19"/>
                <w:lang w:val="zh-Hans"/>
              </w:rPr>
              <w:t xml:space="preserve">添加了循环 </w:t>
            </w:r>
            <w:r>
              <w:rPr>
                <w:sz w:val="19"/>
                <w:lang w:val="zh-Hans"/>
              </w:rPr>
              <w:t xml:space="preserve">BD </w:t>
            </w:r>
            <w:r>
              <w:rPr>
                <w:sz w:val="19"/>
                <w:lang w:val="zh-Hans"/>
              </w:rPr>
              <w:t>启用。</w:t>
            </w:r>
          </w:p>
          <w:p>
            <w:pPr>
              <w:pStyle w:val="Normal"/>
              <w:numPr>
                <w:ilvl w:val="0"/>
                <w:numId w:val="89"/>
              </w:numPr>
              <w:spacing w:lineRule="auto" w:line="259" w:before="0" w:after="36"/>
              <w:ind w:left="201" w:right="0" w:hanging="200"/>
              <w:jc w:val="left"/>
              <w:rPr/>
            </w:pPr>
            <w:r>
              <w:rPr>
                <w:sz w:val="19"/>
                <w:lang w:val="zh-Hans"/>
              </w:rPr>
              <w:t>S2MM_CONTROL</w:t>
            </w:r>
            <w:r>
              <w:rPr>
                <w:sz w:val="19"/>
                <w:lang w:val="zh-Hans"/>
              </w:rPr>
              <w:t xml:space="preserve">寄存器的修改位 </w:t>
            </w:r>
            <w:r>
              <w:rPr>
                <w:sz w:val="19"/>
                <w:lang w:val="zh-Hans"/>
              </w:rPr>
              <w:t xml:space="preserve">26 </w:t>
            </w:r>
            <w:r>
              <w:rPr>
                <w:sz w:val="19"/>
                <w:lang w:val="zh-Hans"/>
              </w:rPr>
              <w:t xml:space="preserve">和 </w:t>
            </w:r>
            <w:r>
              <w:rPr>
                <w:sz w:val="19"/>
                <w:lang w:val="zh-Hans"/>
              </w:rPr>
              <w:t>27</w:t>
            </w:r>
            <w:r>
              <w:rPr>
                <w:sz w:val="19"/>
                <w:lang w:val="zh-Hans"/>
              </w:rPr>
              <w:t>。</w:t>
            </w:r>
          </w:p>
          <w:p>
            <w:pPr>
              <w:pStyle w:val="Normal"/>
              <w:numPr>
                <w:ilvl w:val="0"/>
                <w:numId w:val="89"/>
              </w:numPr>
              <w:spacing w:lineRule="auto" w:line="259" w:before="0" w:after="37"/>
              <w:ind w:left="201" w:right="0" w:hanging="200"/>
              <w:jc w:val="left"/>
              <w:rPr/>
            </w:pPr>
            <w:r>
              <w:rPr>
                <w:sz w:val="19"/>
                <w:lang w:val="zh-Hans"/>
              </w:rPr>
              <w:t>更新了屏幕显示。</w:t>
            </w:r>
          </w:p>
          <w:p>
            <w:pPr>
              <w:pStyle w:val="Normal"/>
              <w:numPr>
                <w:ilvl w:val="0"/>
                <w:numId w:val="89"/>
              </w:numPr>
              <w:spacing w:lineRule="auto" w:line="259" w:before="0" w:after="36"/>
              <w:ind w:left="201" w:right="0" w:hanging="200"/>
              <w:jc w:val="left"/>
              <w:rPr/>
            </w:pPr>
            <w:r>
              <w:rPr>
                <w:sz w:val="19"/>
                <w:lang w:val="zh-Hans"/>
              </w:rPr>
              <w:t xml:space="preserve">添加了 </w:t>
            </w:r>
            <w:r>
              <w:rPr>
                <w:sz w:val="19"/>
                <w:lang w:val="zh-Hans"/>
              </w:rPr>
              <w:t xml:space="preserve">IP </w:t>
            </w:r>
            <w:r>
              <w:rPr>
                <w:sz w:val="19"/>
                <w:lang w:val="zh-Hans"/>
              </w:rPr>
              <w:t>集成商信息。</w:t>
            </w:r>
          </w:p>
          <w:p>
            <w:pPr>
              <w:pStyle w:val="Normal"/>
              <w:numPr>
                <w:ilvl w:val="0"/>
                <w:numId w:val="89"/>
              </w:numPr>
              <w:spacing w:lineRule="auto" w:line="259" w:before="0" w:after="0"/>
              <w:ind w:left="201" w:right="0" w:hanging="200"/>
              <w:jc w:val="left"/>
              <w:rPr/>
            </w:pPr>
            <w:r>
              <w:rPr>
                <w:sz w:val="19"/>
                <w:lang w:val="zh-Hans"/>
              </w:rPr>
              <w:t xml:space="preserve">添加了启用微型 </w:t>
            </w:r>
            <w:r>
              <w:rPr>
                <w:sz w:val="19"/>
                <w:lang w:val="zh-Hans"/>
              </w:rPr>
              <w:t xml:space="preserve">DMA </w:t>
            </w:r>
            <w:r>
              <w:rPr>
                <w:sz w:val="19"/>
                <w:lang w:val="zh-Hans"/>
              </w:rPr>
              <w:t>选项。</w:t>
            </w:r>
          </w:p>
        </w:tc>
      </w:tr>
      <w:tr>
        <w:trPr>
          <w:trHeight w:val="259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03/20/2013</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7" w:right="0" w:hanging="0"/>
              <w:jc w:val="center"/>
              <w:rPr/>
            </w:pPr>
            <w:r>
              <w:rPr>
                <w:sz w:val="19"/>
                <w:lang w:val="zh-Hans"/>
              </w:rPr>
              <w:t>7.0</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90"/>
              </w:numPr>
              <w:spacing w:lineRule="auto" w:line="216" w:before="0" w:after="82"/>
              <w:ind w:left="201" w:right="0" w:hanging="200"/>
              <w:jc w:val="left"/>
              <w:rPr/>
            </w:pPr>
            <w:r>
              <w:rPr>
                <w:sz w:val="19"/>
                <w:lang w:val="zh-Hans"/>
              </w:rPr>
              <w:t xml:space="preserve">修订号提前到 </w:t>
            </w:r>
            <w:r>
              <w:rPr>
                <w:sz w:val="19"/>
                <w:lang w:val="zh-Hans"/>
              </w:rPr>
              <w:t xml:space="preserve">7.0 </w:t>
            </w:r>
            <w:r>
              <w:rPr>
                <w:sz w:val="19"/>
                <w:lang w:val="zh-Hans"/>
              </w:rPr>
              <w:t xml:space="preserve">以与核心版本号 </w:t>
            </w:r>
            <w:r>
              <w:rPr>
                <w:sz w:val="19"/>
                <w:lang w:val="zh-Hans"/>
              </w:rPr>
              <w:t xml:space="preserve">7.0 </w:t>
            </w:r>
            <w:r>
              <w:rPr>
                <w:sz w:val="19"/>
                <w:lang w:val="zh-Hans"/>
              </w:rPr>
              <w:t>保持一致。</w:t>
            </w:r>
          </w:p>
          <w:p>
            <w:pPr>
              <w:pStyle w:val="Normal"/>
              <w:numPr>
                <w:ilvl w:val="0"/>
                <w:numId w:val="90"/>
              </w:numPr>
              <w:spacing w:lineRule="auto" w:line="259" w:before="0" w:after="36"/>
              <w:ind w:left="201" w:right="0" w:hanging="200"/>
              <w:jc w:val="left"/>
              <w:rPr/>
            </w:pPr>
            <w:r>
              <w:rPr>
                <w:sz w:val="19"/>
                <w:lang w:val="zh-Hans"/>
              </w:rPr>
              <w:t xml:space="preserve">针对 </w:t>
            </w:r>
            <w:r>
              <w:rPr>
                <w:sz w:val="19"/>
                <w:lang w:val="zh-Hans"/>
              </w:rPr>
              <w:t xml:space="preserve">Vivado </w:t>
            </w:r>
            <w:r>
              <w:rPr>
                <w:sz w:val="19"/>
                <w:lang w:val="zh-Hans"/>
              </w:rPr>
              <w:t xml:space="preserve">设计套件支持和内核版本 </w:t>
            </w:r>
            <w:r>
              <w:rPr>
                <w:sz w:val="19"/>
                <w:lang w:val="zh-Hans"/>
              </w:rPr>
              <w:t xml:space="preserve">7.0 </w:t>
            </w:r>
            <w:r>
              <w:rPr>
                <w:sz w:val="19"/>
                <w:lang w:val="zh-Hans"/>
              </w:rPr>
              <w:t>进行了更新</w:t>
            </w:r>
          </w:p>
          <w:p>
            <w:pPr>
              <w:pStyle w:val="Normal"/>
              <w:numPr>
                <w:ilvl w:val="0"/>
                <w:numId w:val="90"/>
              </w:numPr>
              <w:spacing w:lineRule="auto" w:line="259" w:before="0" w:after="36"/>
              <w:ind w:left="201" w:right="0" w:hanging="200"/>
              <w:jc w:val="left"/>
              <w:rPr/>
            </w:pPr>
            <w:r>
              <w:rPr>
                <w:sz w:val="19"/>
                <w:lang w:val="zh-Hans"/>
              </w:rPr>
              <w:t>更新了调试附录。</w:t>
            </w:r>
          </w:p>
          <w:p>
            <w:pPr>
              <w:pStyle w:val="Normal"/>
              <w:numPr>
                <w:ilvl w:val="0"/>
                <w:numId w:val="90"/>
              </w:numPr>
              <w:spacing w:lineRule="auto" w:line="259" w:before="0" w:after="37"/>
              <w:ind w:left="201" w:right="0" w:hanging="200"/>
              <w:jc w:val="left"/>
              <w:rPr/>
            </w:pPr>
            <w:r>
              <w:rPr>
                <w:sz w:val="19"/>
                <w:lang w:val="zh-Hans"/>
              </w:rPr>
              <w:t xml:space="preserve">删除了第 </w:t>
            </w:r>
            <w:r>
              <w:rPr>
                <w:sz w:val="19"/>
                <w:lang w:val="zh-Hans"/>
              </w:rPr>
              <w:t xml:space="preserve">4 </w:t>
            </w:r>
            <w:r>
              <w:rPr>
                <w:sz w:val="19"/>
                <w:lang w:val="zh-Hans"/>
              </w:rPr>
              <w:t>章中的一个屏幕截图并更新了另一个屏幕截图。</w:t>
            </w:r>
          </w:p>
          <w:p>
            <w:pPr>
              <w:pStyle w:val="Normal"/>
              <w:numPr>
                <w:ilvl w:val="0"/>
                <w:numId w:val="90"/>
              </w:numPr>
              <w:spacing w:lineRule="auto" w:line="216" w:before="0" w:after="82"/>
              <w:ind w:left="201" w:right="0" w:hanging="200"/>
              <w:jc w:val="left"/>
              <w:rPr/>
            </w:pPr>
            <w:r>
              <w:rPr>
                <w:sz w:val="19"/>
                <w:lang w:val="zh-Hans"/>
              </w:rPr>
              <w:t xml:space="preserve">移除了 </w:t>
            </w:r>
            <w:r>
              <w:rPr>
                <w:sz w:val="19"/>
                <w:lang w:val="zh-Hans"/>
              </w:rPr>
              <w:t>ISE®</w:t>
            </w:r>
            <w:r>
              <w:rPr>
                <w:sz w:val="19"/>
                <w:lang w:val="zh-Hans"/>
              </w:rPr>
              <w:t>、</w:t>
            </w:r>
            <w:r>
              <w:rPr>
                <w:sz w:val="19"/>
                <w:lang w:val="zh-Hans"/>
              </w:rPr>
              <w:t>CORE Generator™</w:t>
            </w:r>
            <w:r>
              <w:rPr>
                <w:sz w:val="19"/>
                <w:lang w:val="zh-Hans"/>
              </w:rPr>
              <w:t>、</w:t>
            </w:r>
            <w:r>
              <w:rPr>
                <w:sz w:val="19"/>
                <w:lang w:val="zh-Hans"/>
              </w:rPr>
              <w:t xml:space="preserve">Virtex-6® </w:t>
            </w:r>
            <w:r>
              <w:rPr>
                <w:sz w:val="19"/>
                <w:lang w:val="zh-Hans"/>
              </w:rPr>
              <w:t xml:space="preserve">和 </w:t>
            </w:r>
            <w:r>
              <w:rPr>
                <w:sz w:val="19"/>
                <w:lang w:val="zh-Hans"/>
              </w:rPr>
              <w:t xml:space="preserve">Spartan-6® </w:t>
            </w:r>
            <w:r>
              <w:rPr>
                <w:sz w:val="19"/>
                <w:lang w:val="zh-Hans"/>
              </w:rPr>
              <w:t>材料。</w:t>
            </w:r>
          </w:p>
          <w:p>
            <w:pPr>
              <w:pStyle w:val="Normal"/>
              <w:numPr>
                <w:ilvl w:val="0"/>
                <w:numId w:val="90"/>
              </w:numPr>
              <w:spacing w:lineRule="auto" w:line="259" w:before="0" w:after="0"/>
              <w:ind w:left="201" w:right="0" w:hanging="200"/>
              <w:jc w:val="left"/>
              <w:rPr/>
            </w:pPr>
            <w:r>
              <w:rPr>
                <w:sz w:val="19"/>
                <w:lang w:val="zh-Hans"/>
              </w:rPr>
              <w:t xml:space="preserve">删除了第 </w:t>
            </w:r>
            <w:r>
              <w:rPr>
                <w:sz w:val="19"/>
                <w:lang w:val="zh-Hans"/>
              </w:rPr>
              <w:t xml:space="preserve">3 </w:t>
            </w:r>
            <w:r>
              <w:rPr>
                <w:sz w:val="19"/>
                <w:lang w:val="zh-Hans"/>
              </w:rPr>
              <w:t xml:space="preserve">章中的设计参数和 </w:t>
            </w:r>
            <w:r>
              <w:rPr>
                <w:sz w:val="19"/>
                <w:lang w:val="zh-Hans"/>
              </w:rPr>
              <w:t xml:space="preserve">AXI DMA </w:t>
            </w:r>
            <w:r>
              <w:rPr>
                <w:sz w:val="19"/>
                <w:lang w:val="zh-Hans"/>
              </w:rPr>
              <w:t>系统配置部分。</w:t>
            </w:r>
          </w:p>
        </w:tc>
      </w:tr>
      <w:tr>
        <w:trPr>
          <w:trHeight w:val="275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12/18/2012</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3.2</w:t>
            </w:r>
          </w:p>
        </w:tc>
        <w:tc>
          <w:tcPr>
            <w:tcW w:w="6001" w:type="dxa"/>
            <w:tcBorders>
              <w:top w:val="single" w:sz="2" w:space="0" w:color="000000"/>
              <w:left w:val="single" w:sz="2" w:space="0" w:color="000000"/>
              <w:bottom w:val="single" w:sz="2" w:space="0" w:color="000000"/>
              <w:right w:val="single" w:sz="2" w:space="0" w:color="000000"/>
            </w:tcBorders>
          </w:tcPr>
          <w:p>
            <w:pPr>
              <w:pStyle w:val="Normal"/>
              <w:numPr>
                <w:ilvl w:val="0"/>
                <w:numId w:val="91"/>
              </w:numPr>
              <w:spacing w:lineRule="auto" w:line="259" w:before="0" w:after="36"/>
              <w:ind w:left="201" w:right="0" w:hanging="200"/>
              <w:jc w:val="left"/>
              <w:rPr/>
            </w:pPr>
            <w:r>
              <w:rPr>
                <w:sz w:val="19"/>
                <w:lang w:val="zh-Hans"/>
              </w:rPr>
              <w:t xml:space="preserve">针对 </w:t>
            </w:r>
            <w:r>
              <w:rPr>
                <w:sz w:val="19"/>
                <w:lang w:val="zh-Hans"/>
              </w:rPr>
              <w:t xml:space="preserve">14.4/2012.4 </w:t>
            </w:r>
            <w:r>
              <w:rPr>
                <w:sz w:val="19"/>
                <w:lang w:val="zh-Hans"/>
              </w:rPr>
              <w:t xml:space="preserve">支持和核心版本 </w:t>
            </w:r>
            <w:r>
              <w:rPr>
                <w:sz w:val="19"/>
                <w:lang w:val="zh-Hans"/>
              </w:rPr>
              <w:t xml:space="preserve">6.03a </w:t>
            </w:r>
            <w:r>
              <w:rPr>
                <w:sz w:val="19"/>
                <w:lang w:val="zh-Hans"/>
              </w:rPr>
              <w:t>进行了更新。</w:t>
            </w:r>
          </w:p>
          <w:p>
            <w:pPr>
              <w:pStyle w:val="Normal"/>
              <w:numPr>
                <w:ilvl w:val="0"/>
                <w:numId w:val="91"/>
              </w:numPr>
              <w:spacing w:lineRule="auto" w:line="259" w:before="0" w:after="37"/>
              <w:ind w:left="201" w:right="0" w:hanging="200"/>
              <w:jc w:val="left"/>
              <w:rPr/>
            </w:pPr>
            <w:r>
              <w:rPr>
                <w:sz w:val="19"/>
                <w:lang w:val="zh-Hans"/>
              </w:rPr>
              <w:t>更新了调试附录。</w:t>
            </w:r>
          </w:p>
          <w:p>
            <w:pPr>
              <w:pStyle w:val="Normal"/>
              <w:numPr>
                <w:ilvl w:val="0"/>
                <w:numId w:val="91"/>
              </w:numPr>
              <w:spacing w:lineRule="auto" w:line="259" w:before="0" w:after="36"/>
              <w:ind w:left="201" w:right="0" w:hanging="200"/>
              <w:jc w:val="left"/>
              <w:rPr/>
            </w:pPr>
            <w:r>
              <w:rPr>
                <w:sz w:val="19"/>
                <w:lang w:val="zh-Hans"/>
              </w:rPr>
              <w:t xml:space="preserve">更新了第 </w:t>
            </w:r>
            <w:r>
              <w:rPr>
                <w:sz w:val="19"/>
                <w:lang w:val="zh-Hans"/>
              </w:rPr>
              <w:t xml:space="preserve">4 </w:t>
            </w:r>
            <w:r>
              <w:rPr>
                <w:sz w:val="19"/>
                <w:lang w:val="zh-Hans"/>
              </w:rPr>
              <w:t>章中的屏幕截图。</w:t>
            </w:r>
          </w:p>
          <w:p>
            <w:pPr>
              <w:pStyle w:val="Normal"/>
              <w:numPr>
                <w:ilvl w:val="0"/>
                <w:numId w:val="91"/>
              </w:numPr>
              <w:spacing w:lineRule="auto" w:line="259" w:before="0" w:after="36"/>
              <w:ind w:left="201" w:right="0" w:hanging="200"/>
              <w:jc w:val="left"/>
              <w:rPr/>
            </w:pPr>
            <w:r>
              <w:rPr>
                <w:sz w:val="19"/>
                <w:lang w:val="zh-Hans"/>
              </w:rPr>
              <w:t xml:space="preserve">替换图 </w:t>
            </w:r>
            <w:r>
              <w:rPr>
                <w:sz w:val="19"/>
                <w:lang w:val="zh-Hans"/>
              </w:rPr>
              <w:t>1-1</w:t>
            </w:r>
            <w:r>
              <w:rPr>
                <w:sz w:val="19"/>
                <w:lang w:val="zh-Hans"/>
              </w:rPr>
              <w:t>。</w:t>
            </w:r>
          </w:p>
          <w:p>
            <w:pPr>
              <w:pStyle w:val="Normal"/>
              <w:numPr>
                <w:ilvl w:val="0"/>
                <w:numId w:val="91"/>
              </w:numPr>
              <w:spacing w:lineRule="auto" w:line="259" w:before="0" w:after="37"/>
              <w:ind w:left="201" w:right="0" w:hanging="200"/>
              <w:jc w:val="left"/>
              <w:rPr/>
            </w:pPr>
            <w:r>
              <w:rPr>
                <w:sz w:val="19"/>
                <w:lang w:val="zh-Hans"/>
              </w:rPr>
              <w:t xml:space="preserve">表 </w:t>
            </w:r>
            <w:r>
              <w:rPr>
                <w:sz w:val="19"/>
                <w:lang w:val="zh-Hans"/>
              </w:rPr>
              <w:t>2-1</w:t>
            </w:r>
            <w:r>
              <w:rPr>
                <w:sz w:val="19"/>
                <w:lang w:val="zh-Hans"/>
              </w:rPr>
              <w:t>， 系统性能中更新的设备。</w:t>
            </w:r>
          </w:p>
          <w:p>
            <w:pPr>
              <w:pStyle w:val="Normal"/>
              <w:numPr>
                <w:ilvl w:val="0"/>
                <w:numId w:val="91"/>
              </w:numPr>
              <w:spacing w:lineRule="auto" w:line="259" w:before="0" w:after="36"/>
              <w:ind w:left="201" w:right="0" w:hanging="200"/>
              <w:jc w:val="left"/>
              <w:rPr/>
            </w:pPr>
            <w:r>
              <w:rPr>
                <w:sz w:val="19"/>
                <w:lang w:val="zh-Hans"/>
              </w:rPr>
              <w:t xml:space="preserve">更新了表 </w:t>
            </w:r>
            <w:r>
              <w:rPr>
                <w:sz w:val="19"/>
                <w:lang w:val="zh-Hans"/>
              </w:rPr>
              <w:t>2-4</w:t>
            </w:r>
            <w:r>
              <w:rPr>
                <w:sz w:val="19"/>
                <w:lang w:val="zh-Hans"/>
              </w:rPr>
              <w:t>、</w:t>
            </w:r>
            <w:r>
              <w:rPr>
                <w:sz w:val="19"/>
                <w:lang w:val="zh-Hans"/>
              </w:rPr>
              <w:t xml:space="preserve">2-5 </w:t>
            </w:r>
            <w:r>
              <w:rPr>
                <w:sz w:val="19"/>
                <w:lang w:val="zh-Hans"/>
              </w:rPr>
              <w:t xml:space="preserve">和 </w:t>
            </w:r>
            <w:r>
              <w:rPr>
                <w:sz w:val="19"/>
                <w:lang w:val="zh-Hans"/>
              </w:rPr>
              <w:t xml:space="preserve">2-6 </w:t>
            </w:r>
            <w:r>
              <w:rPr>
                <w:sz w:val="19"/>
                <w:lang w:val="zh-Hans"/>
              </w:rPr>
              <w:t>中的资源编号。</w:t>
            </w:r>
          </w:p>
          <w:p>
            <w:pPr>
              <w:pStyle w:val="Normal"/>
              <w:numPr>
                <w:ilvl w:val="0"/>
                <w:numId w:val="91"/>
              </w:numPr>
              <w:spacing w:lineRule="auto" w:line="218" w:before="0" w:after="79"/>
              <w:ind w:left="201" w:right="0" w:hanging="200"/>
              <w:jc w:val="left"/>
              <w:rPr/>
            </w:pPr>
            <w:r>
              <w:rPr>
                <w:sz w:val="19"/>
                <w:lang w:val="zh-Hans"/>
              </w:rPr>
              <w:t>删除了互连参数和允许的参数组合部分。</w:t>
            </w:r>
          </w:p>
          <w:p>
            <w:pPr>
              <w:pStyle w:val="Normal"/>
              <w:numPr>
                <w:ilvl w:val="0"/>
                <w:numId w:val="91"/>
              </w:numPr>
              <w:spacing w:lineRule="auto" w:line="259" w:before="0" w:after="0"/>
              <w:ind w:left="201" w:right="0" w:hanging="200"/>
              <w:jc w:val="left"/>
              <w:rPr/>
            </w:pPr>
            <w:r>
              <w:rPr>
                <w:sz w:val="19"/>
                <w:lang w:val="zh-Hans"/>
              </w:rPr>
              <w:t xml:space="preserve">更新了第 </w:t>
            </w:r>
            <w:r>
              <w:rPr>
                <w:sz w:val="19"/>
                <w:lang w:val="zh-Hans"/>
              </w:rPr>
              <w:t xml:space="preserve">4 </w:t>
            </w:r>
            <w:r>
              <w:rPr>
                <w:sz w:val="19"/>
                <w:lang w:val="zh-Hans"/>
              </w:rPr>
              <w:t xml:space="preserve">章和第 </w:t>
            </w:r>
            <w:r>
              <w:rPr>
                <w:sz w:val="19"/>
                <w:lang w:val="zh-Hans"/>
              </w:rPr>
              <w:t xml:space="preserve">7 </w:t>
            </w:r>
            <w:r>
              <w:rPr>
                <w:sz w:val="19"/>
                <w:lang w:val="zh-Hans"/>
              </w:rPr>
              <w:t>章中的输出生成部分。</w:t>
            </w:r>
          </w:p>
        </w:tc>
      </w:tr>
      <w:tr>
        <w:trPr>
          <w:trHeight w:val="66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6" w:right="0" w:hanging="0"/>
              <w:jc w:val="center"/>
              <w:rPr/>
            </w:pPr>
            <w:r>
              <w:rPr>
                <w:sz w:val="19"/>
                <w:lang w:val="zh-Hans"/>
              </w:rPr>
              <w:t>10/16/2012</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7" w:right="0" w:hanging="0"/>
              <w:jc w:val="center"/>
              <w:rPr/>
            </w:pPr>
            <w:r>
              <w:rPr>
                <w:sz w:val="19"/>
                <w:lang w:val="zh-Hans"/>
              </w:rPr>
              <w:t>3.1</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6"/>
              <w:ind w:left="1" w:right="0" w:hanging="0"/>
              <w:jc w:val="left"/>
              <w:rPr/>
            </w:pPr>
            <w:r>
              <w:rPr>
                <w:sz w:val="19"/>
                <w:lang w:val="zh-Hans"/>
              </w:rPr>
              <w:t xml:space="preserve">针对 </w:t>
            </w:r>
            <w:r>
              <w:rPr>
                <w:sz w:val="19"/>
                <w:lang w:val="zh-Hans"/>
              </w:rPr>
              <w:t xml:space="preserve">14.3/2012.3 </w:t>
            </w:r>
            <w:r>
              <w:rPr>
                <w:sz w:val="19"/>
                <w:lang w:val="zh-Hans"/>
              </w:rPr>
              <w:t>支持进行了更新。</w:t>
            </w:r>
          </w:p>
          <w:p>
            <w:pPr>
              <w:pStyle w:val="Normal"/>
              <w:spacing w:lineRule="auto" w:line="259" w:before="0" w:after="0"/>
              <w:ind w:left="1" w:right="0" w:hanging="0"/>
              <w:jc w:val="left"/>
              <w:rPr/>
            </w:pPr>
            <w:r>
              <w:rPr>
                <w:sz w:val="19"/>
                <w:lang w:val="zh-Hans"/>
              </w:rPr>
              <w:t>文档清理</w:t>
            </w:r>
          </w:p>
        </w:tc>
      </w:tr>
      <w:tr>
        <w:trPr>
          <w:trHeight w:val="660"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4" w:right="0" w:hanging="0"/>
              <w:jc w:val="center"/>
              <w:rPr/>
            </w:pPr>
            <w:r>
              <w:rPr>
                <w:sz w:val="19"/>
                <w:lang w:val="zh-Hans"/>
              </w:rPr>
              <w:t>07/25/2012</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5" w:right="0" w:hanging="0"/>
              <w:jc w:val="center"/>
              <w:rPr/>
            </w:pPr>
            <w:r>
              <w:rPr>
                <w:sz w:val="19"/>
                <w:lang w:val="zh-Hans"/>
              </w:rPr>
              <w:t>3.0</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36"/>
              <w:ind w:left="0" w:right="0" w:hanging="0"/>
              <w:jc w:val="left"/>
              <w:rPr/>
            </w:pPr>
            <w:r>
              <w:rPr>
                <w:sz w:val="19"/>
                <w:lang w:val="zh-Hans"/>
              </w:rPr>
              <w:t>核心更改摘要</w:t>
            </w:r>
          </w:p>
          <w:p>
            <w:pPr>
              <w:pStyle w:val="Normal"/>
              <w:spacing w:lineRule="auto" w:line="259" w:before="0" w:after="0"/>
              <w:ind w:left="1" w:right="0" w:hanging="0"/>
              <w:jc w:val="left"/>
              <w:rPr/>
            </w:pPr>
            <w:r>
              <w:rPr>
                <w:sz w:val="19"/>
                <w:lang w:val="zh-Hans"/>
              </w:rPr>
              <w:t xml:space="preserve">• </w:t>
            </w:r>
            <w:r>
              <w:rPr>
                <w:sz w:val="19"/>
                <w:lang w:val="zh-Hans"/>
              </w:rPr>
              <w:t xml:space="preserve">增加了 </w:t>
            </w:r>
            <w:r>
              <w:rPr>
                <w:sz w:val="19"/>
                <w:lang w:val="zh-Hans"/>
              </w:rPr>
              <w:t xml:space="preserve">Vivado </w:t>
            </w:r>
            <w:r>
              <w:rPr>
                <w:sz w:val="19"/>
                <w:lang w:val="zh-Hans"/>
              </w:rPr>
              <w:t xml:space="preserve">工具支持和 </w:t>
            </w:r>
            <w:r>
              <w:rPr>
                <w:sz w:val="19"/>
                <w:lang w:val="zh-Hans"/>
              </w:rPr>
              <w:t xml:space="preserve">Zynq-7000® </w:t>
            </w:r>
            <w:r>
              <w:rPr>
                <w:sz w:val="19"/>
                <w:lang w:val="zh-Hans"/>
              </w:rPr>
              <w:t>支持</w:t>
            </w:r>
          </w:p>
        </w:tc>
      </w:tr>
    </w:tbl>
    <w:p>
      <w:pPr>
        <w:pStyle w:val="Normal"/>
        <w:spacing w:lineRule="auto" w:line="259" w:before="0" w:after="0"/>
        <w:ind w:left="-1840" w:right="747" w:hanging="0"/>
        <w:jc w:val="left"/>
        <w:rPr/>
      </w:pPr>
      <w:r>
        <w:rPr/>
      </w:r>
    </w:p>
    <w:tbl>
      <w:tblPr>
        <w:tblStyle w:val="TableGrid"/>
        <w:tblW w:w="8536" w:type="dxa"/>
        <w:jc w:val="left"/>
        <w:tblInd w:w="0" w:type="dxa"/>
        <w:tblCellMar>
          <w:top w:w="81" w:type="dxa"/>
          <w:left w:w="89" w:type="dxa"/>
          <w:bottom w:w="0" w:type="dxa"/>
          <w:right w:w="115" w:type="dxa"/>
        </w:tblCellMar>
        <w:tblLook w:val="04a0" w:noHBand="0" w:noVBand="1" w:firstColumn="1" w:lastRow="0" w:lastColumn="0" w:firstRow="1"/>
      </w:tblPr>
      <w:tblGrid>
        <w:gridCol w:w="1501"/>
        <w:gridCol w:w="1034"/>
        <w:gridCol w:w="6001"/>
      </w:tblGrid>
      <w:tr>
        <w:trPr>
          <w:trHeight w:val="380" w:hRule="atLeast"/>
        </w:trPr>
        <w:tc>
          <w:tcPr>
            <w:tcW w:w="15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2" w:right="0" w:hanging="0"/>
              <w:jc w:val="center"/>
              <w:rPr/>
            </w:pPr>
            <w:r>
              <w:rPr>
                <w:b/>
                <w:lang w:val="zh-Hans"/>
              </w:rPr>
              <w:t>日期</w:t>
            </w:r>
          </w:p>
        </w:tc>
        <w:tc>
          <w:tcPr>
            <w:tcW w:w="1034"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71" w:right="0" w:hanging="0"/>
              <w:jc w:val="left"/>
              <w:rPr/>
            </w:pPr>
            <w:r>
              <w:rPr>
                <w:b/>
                <w:lang w:val="zh-Hans"/>
              </w:rPr>
              <w:t>版本</w:t>
            </w:r>
          </w:p>
        </w:tc>
        <w:tc>
          <w:tcPr>
            <w:tcW w:w="6001" w:type="dxa"/>
            <w:tcBorders>
              <w:top w:val="single" w:sz="2" w:space="0" w:color="000000"/>
              <w:left w:val="single" w:sz="2" w:space="0" w:color="000000"/>
              <w:bottom w:val="single" w:sz="12" w:space="0" w:color="B20838"/>
              <w:right w:val="single" w:sz="2" w:space="0" w:color="000000"/>
            </w:tcBorders>
          </w:tcPr>
          <w:p>
            <w:pPr>
              <w:pStyle w:val="Normal"/>
              <w:spacing w:lineRule="auto" w:line="259" w:before="0" w:after="0"/>
              <w:ind w:left="22" w:right="0" w:hanging="0"/>
              <w:jc w:val="center"/>
              <w:rPr/>
            </w:pPr>
            <w:r>
              <w:rPr>
                <w:b/>
                <w:lang w:val="zh-Hans"/>
              </w:rPr>
              <w:t>校订</w:t>
            </w:r>
          </w:p>
        </w:tc>
      </w:tr>
      <w:tr>
        <w:trPr>
          <w:trHeight w:val="1591" w:hRule="atLeast"/>
        </w:trPr>
        <w:tc>
          <w:tcPr>
            <w:tcW w:w="150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19" w:right="0" w:hanging="0"/>
              <w:jc w:val="center"/>
              <w:rPr/>
            </w:pPr>
            <w:r>
              <w:rPr>
                <w:sz w:val="19"/>
                <w:lang w:val="zh-Hans"/>
              </w:rPr>
              <w:t>04/24/2012</w:t>
            </w:r>
          </w:p>
        </w:tc>
        <w:tc>
          <w:tcPr>
            <w:tcW w:w="1034"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0"/>
              <w:ind w:left="20" w:right="0" w:hanging="0"/>
              <w:jc w:val="center"/>
              <w:rPr/>
            </w:pPr>
            <w:r>
              <w:rPr>
                <w:sz w:val="19"/>
                <w:lang w:val="zh-Hans"/>
              </w:rPr>
              <w:t>2.0</w:t>
            </w:r>
          </w:p>
        </w:tc>
        <w:tc>
          <w:tcPr>
            <w:tcW w:w="6001" w:type="dxa"/>
            <w:tcBorders>
              <w:top w:val="single" w:sz="12" w:space="0" w:color="B20838"/>
              <w:left w:val="single" w:sz="2" w:space="0" w:color="000000"/>
              <w:bottom w:val="single" w:sz="2" w:space="0" w:color="000000"/>
              <w:right w:val="single" w:sz="2" w:space="0" w:color="000000"/>
            </w:tcBorders>
          </w:tcPr>
          <w:p>
            <w:pPr>
              <w:pStyle w:val="Normal"/>
              <w:spacing w:lineRule="auto" w:line="259" w:before="0" w:after="37"/>
              <w:ind w:left="0" w:right="0" w:hanging="0"/>
              <w:jc w:val="left"/>
              <w:rPr/>
            </w:pPr>
            <w:r>
              <w:rPr>
                <w:sz w:val="19"/>
                <w:lang w:val="zh-Hans"/>
              </w:rPr>
              <w:t>核心更改摘要</w:t>
            </w:r>
          </w:p>
          <w:p>
            <w:pPr>
              <w:pStyle w:val="Normal"/>
              <w:numPr>
                <w:ilvl w:val="0"/>
                <w:numId w:val="92"/>
              </w:numPr>
              <w:spacing w:lineRule="auto" w:line="259" w:before="0" w:after="36"/>
              <w:ind w:left="201" w:right="0" w:hanging="200"/>
              <w:jc w:val="left"/>
              <w:rPr/>
            </w:pPr>
            <w:r>
              <w:rPr>
                <w:sz w:val="19"/>
                <w:lang w:val="zh-Hans"/>
              </w:rPr>
              <w:t>添加了多通道支持</w:t>
            </w:r>
          </w:p>
          <w:p>
            <w:pPr>
              <w:pStyle w:val="Normal"/>
              <w:numPr>
                <w:ilvl w:val="0"/>
                <w:numId w:val="92"/>
              </w:numPr>
              <w:spacing w:lineRule="auto" w:line="259" w:before="0" w:after="36"/>
              <w:ind w:left="201" w:right="0" w:hanging="200"/>
              <w:jc w:val="left"/>
              <w:rPr/>
            </w:pPr>
            <w:r>
              <w:rPr>
                <w:sz w:val="19"/>
                <w:lang w:val="zh-Hans"/>
              </w:rPr>
              <w:t>添加了二维事务支持</w:t>
            </w:r>
          </w:p>
          <w:p>
            <w:pPr>
              <w:pStyle w:val="Normal"/>
              <w:numPr>
                <w:ilvl w:val="0"/>
                <w:numId w:val="92"/>
              </w:numPr>
              <w:spacing w:lineRule="auto" w:line="259" w:before="0" w:after="37"/>
              <w:ind w:left="201" w:right="0" w:hanging="200"/>
              <w:jc w:val="left"/>
              <w:rPr/>
            </w:pPr>
            <w:r>
              <w:rPr>
                <w:sz w:val="19"/>
                <w:lang w:val="zh-Hans"/>
              </w:rPr>
              <w:t>添加了锁孔支持</w:t>
            </w:r>
          </w:p>
          <w:p>
            <w:pPr>
              <w:pStyle w:val="Normal"/>
              <w:numPr>
                <w:ilvl w:val="0"/>
                <w:numId w:val="92"/>
              </w:numPr>
              <w:spacing w:lineRule="auto" w:line="259" w:before="0" w:after="0"/>
              <w:ind w:left="201" w:right="0" w:hanging="200"/>
              <w:jc w:val="left"/>
              <w:rPr/>
            </w:pPr>
            <w:r>
              <w:rPr>
                <w:sz w:val="19"/>
                <w:lang w:val="zh-Hans"/>
              </w:rPr>
              <w:t xml:space="preserve">为 </w:t>
            </w:r>
            <w:r>
              <w:rPr>
                <w:sz w:val="19"/>
                <w:lang w:val="zh-Hans"/>
              </w:rPr>
              <w:t xml:space="preserve">AXI </w:t>
            </w:r>
            <w:r>
              <w:rPr>
                <w:sz w:val="19"/>
                <w:lang w:val="zh-Hans"/>
              </w:rPr>
              <w:t>内存端接口添加了缓存和用户控件</w:t>
            </w:r>
          </w:p>
        </w:tc>
      </w:tr>
      <w:tr>
        <w:trPr>
          <w:trHeight w:val="349" w:hRule="atLeast"/>
        </w:trPr>
        <w:tc>
          <w:tcPr>
            <w:tcW w:w="15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0" w:right="0" w:hanging="0"/>
              <w:jc w:val="center"/>
              <w:rPr/>
            </w:pPr>
            <w:r>
              <w:rPr>
                <w:sz w:val="19"/>
                <w:lang w:val="zh-Hans"/>
              </w:rPr>
              <w:t>10/19/2011</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21" w:right="0" w:hanging="0"/>
              <w:jc w:val="center"/>
              <w:rPr/>
            </w:pPr>
            <w:r>
              <w:rPr>
                <w:sz w:val="19"/>
                <w:lang w:val="zh-Hans"/>
              </w:rPr>
              <w:t>1.0</w:t>
            </w:r>
          </w:p>
        </w:tc>
        <w:tc>
          <w:tcPr>
            <w:tcW w:w="6001" w:type="dxa"/>
            <w:tcBorders>
              <w:top w:val="single" w:sz="2" w:space="0" w:color="000000"/>
              <w:left w:val="single" w:sz="2" w:space="0" w:color="000000"/>
              <w:bottom w:val="single" w:sz="2" w:space="0" w:color="000000"/>
              <w:right w:val="single" w:sz="2" w:space="0" w:color="000000"/>
            </w:tcBorders>
          </w:tcPr>
          <w:p>
            <w:pPr>
              <w:pStyle w:val="Normal"/>
              <w:spacing w:lineRule="auto" w:line="259" w:before="0" w:after="0"/>
              <w:ind w:left="1" w:right="0" w:hanging="0"/>
              <w:jc w:val="left"/>
              <w:rPr/>
            </w:pPr>
            <w:r>
              <w:rPr>
                <w:sz w:val="19"/>
                <w:lang w:val="zh-Hans"/>
              </w:rPr>
              <w:t xml:space="preserve">初始赛灵思版本。 </w:t>
            </w:r>
          </w:p>
        </w:tc>
      </w:tr>
    </w:tbl>
    <w:p>
      <w:pPr>
        <w:pStyle w:val="Normal"/>
        <w:rPr/>
      </w:pPr>
      <w:r>
        <w:rPr/>
      </w:r>
      <w:r>
        <w:br w:type="page"/>
      </w:r>
    </w:p>
    <w:p>
      <w:pPr>
        <w:pStyle w:val="2"/>
        <w:ind w:left="10" w:right="67" w:hanging="10"/>
        <w:rPr/>
      </w:pPr>
      <w:r>
        <w:rPr>
          <w:lang w:val="zh-Hans"/>
        </w:rPr>
        <w:t>请阅读：重要法律声明</w:t>
      </w:r>
    </w:p>
    <w:p>
      <w:pPr>
        <w:pStyle w:val="Normal"/>
        <w:spacing w:lineRule="auto" w:line="216" w:before="0" w:after="0"/>
        <w:ind w:left="-5" w:right="0" w:hanging="10"/>
        <w:rPr/>
      </w:pPr>
      <w:r>
        <w:rPr>
          <w:sz w:val="16"/>
          <w:lang w:val="zh-Hans"/>
        </w:rPr>
        <w:t xml:space="preserve">本协议向您披露的信息（以下简称“材料”）仅用于选择 </w:t>
      </w:r>
      <w:r>
        <w:rPr>
          <w:sz w:val="16"/>
          <w:lang w:val="zh-Hans"/>
        </w:rPr>
        <w:t xml:space="preserve">Xilinx </w:t>
      </w:r>
      <w:r>
        <w:rPr>
          <w:sz w:val="16"/>
          <w:lang w:val="zh-Hans"/>
        </w:rPr>
        <w:t>产品。在适用法律允许的最大范围内：（</w:t>
      </w:r>
      <w:r>
        <w:rPr>
          <w:sz w:val="16"/>
          <w:lang w:val="zh-Hans"/>
        </w:rPr>
        <w:t>1</w:t>
      </w:r>
      <w:r>
        <w:rPr>
          <w:sz w:val="16"/>
          <w:lang w:val="zh-Hans"/>
        </w:rPr>
        <w:t>） 材料按“原样”提供，</w:t>
      </w:r>
      <w:r>
        <w:rPr>
          <w:sz w:val="16"/>
          <w:lang w:val="zh-Hans"/>
        </w:rPr>
        <w:t xml:space="preserve">Xilinx </w:t>
      </w:r>
      <w:r>
        <w:rPr>
          <w:sz w:val="16"/>
          <w:lang w:val="zh-Hans"/>
        </w:rPr>
        <w:t xml:space="preserve">特此声明所有明示、暗示或法定的保证和条件，包括但不限于对 </w:t>
      </w:r>
    </w:p>
    <w:p>
      <w:pPr>
        <w:pStyle w:val="Normal"/>
        <w:spacing w:lineRule="auto" w:line="216" w:before="0" w:after="58"/>
        <w:ind w:left="-5" w:right="0" w:hanging="10"/>
        <w:rPr/>
      </w:pPr>
      <w:r>
        <mc:AlternateContent>
          <mc:Choice Requires="wpg">
            <w:drawing>
              <wp:anchor behindDoc="0" distT="0" distB="0" distL="114300" distR="114300" simplePos="0" locked="0" layoutInCell="1" allowOverlap="1" relativeHeight="98" wp14:anchorId="33C79237">
                <wp:simplePos x="0" y="0"/>
                <wp:positionH relativeFrom="page">
                  <wp:posOffset>1168400</wp:posOffset>
                </wp:positionH>
                <wp:positionV relativeFrom="page">
                  <wp:posOffset>916305</wp:posOffset>
                </wp:positionV>
                <wp:extent cx="5921375" cy="25400"/>
                <wp:effectExtent l="0" t="0" r="0" b="0"/>
                <wp:wrapTopAndBottom/>
                <wp:docPr id="166" name="Group 118102"/>
                <a:graphic xmlns:a="http://schemas.openxmlformats.org/drawingml/2006/main">
                  <a:graphicData uri="http://schemas.microsoft.com/office/word/2010/wordprocessingGroup">
                    <wpg:wgp>
                      <wpg:cNvGrpSpPr/>
                      <wpg:grpSpPr>
                        <a:xfrm>
                          <a:off x="0" y="0"/>
                          <a:ext cx="5920920" cy="24840"/>
                        </a:xfrm>
                      </wpg:grpSpPr>
                      <wps:wsp>
                        <wps:cNvSpPr/>
                        <wps:spPr>
                          <a:xfrm>
                            <a:off x="0" y="0"/>
                            <a:ext cx="5920920" cy="24840"/>
                          </a:xfrm>
                          <a:custGeom>
                            <a:avLst/>
                            <a:gdLst/>
                            <a:ahLst/>
                            <a:rect l="l" t="t" r="r" b="b"/>
                            <a:pathLst>
                              <a:path w="5918454" h="22097">
                                <a:moveTo>
                                  <a:pt x="0" y="0"/>
                                </a:moveTo>
                                <a:lnTo>
                                  <a:pt x="5918454" y="0"/>
                                </a:lnTo>
                                <a:lnTo>
                                  <a:pt x="5918454" y="22097"/>
                                </a:lnTo>
                                <a:lnTo>
                                  <a:pt x="0" y="22097"/>
                                </a:lnTo>
                                <a:lnTo>
                                  <a:pt x="0" y="0"/>
                                </a:lnTo>
                              </a:path>
                            </a:pathLst>
                          </a:custGeom>
                          <a:solidFill>
                            <a:srgbClr val="b20838"/>
                          </a:solidFill>
                          <a:ln>
                            <a:noFill/>
                          </a:ln>
                        </wps:spPr>
                        <wps:style>
                          <a:lnRef idx="0"/>
                          <a:fillRef idx="0"/>
                          <a:effectRef idx="0"/>
                          <a:fontRef idx="minor"/>
                        </wps:style>
                        <wps:bodyPr/>
                      </wps:wsp>
                    </wpg:wgp>
                  </a:graphicData>
                </a:graphic>
              </wp:anchor>
            </w:drawing>
          </mc:Choice>
          <mc:Fallback>
            <w:pict>
              <v:group id="shape_0" alt="Group 118102" style="position:absolute;margin-left:92pt;margin-top:72.15pt;width:466.2pt;height:1.95pt" coordorigin="1840,1443" coordsize="9324,39"/>
            </w:pict>
          </mc:Fallback>
        </mc:AlternateContent>
      </w:r>
      <w:r>
        <w:rPr>
          <w:sz w:val="16"/>
          <w:lang w:val="zh-Hans"/>
        </w:rPr>
        <w:t>适销性、非侵权性或适用于任何特定目的</w:t>
      </w:r>
      <w:r>
        <w:rPr>
          <w:sz w:val="16"/>
          <w:lang w:val="zh-Hans"/>
        </w:rPr>
        <w:t>;</w:t>
      </w:r>
      <w:r>
        <w:rPr>
          <w:sz w:val="16"/>
          <w:lang w:val="zh-Hans"/>
        </w:rPr>
        <w:t>（</w:t>
      </w:r>
      <w:r>
        <w:rPr>
          <w:sz w:val="16"/>
          <w:lang w:val="zh-Hans"/>
        </w:rPr>
        <w:t>2</w:t>
      </w:r>
      <w:r>
        <w:rPr>
          <w:sz w:val="16"/>
          <w:lang w:val="zh-Hans"/>
        </w:rPr>
        <w:t xml:space="preserve">） </w:t>
      </w:r>
      <w:r>
        <w:rPr>
          <w:sz w:val="16"/>
          <w:lang w:val="zh-Hans"/>
        </w:rPr>
        <w:t xml:space="preserve">Xilinx </w:t>
      </w:r>
      <w:r>
        <w:rPr>
          <w:sz w:val="16"/>
          <w:lang w:val="zh-Hans"/>
        </w:rPr>
        <w:t>不对与材料（包括您对材料的使用）相关、由材料引起或与之相关的任何种类或性质的任何损失或损害负责（</w:t>
      </w:r>
      <w:r>
        <w:rPr>
          <w:lang w:val="zh-Hans"/>
        </w:rPr>
        <w:t>无论是合同还是侵权行为、包括疏忽或任何其他责任理论），包括任何直接、间接、特殊、包括、</w:t>
      </w:r>
      <w:r>
        <w:rPr>
          <w:sz w:val="16"/>
          <w:lang w:val="zh-Hans"/>
        </w:rPr>
        <w:t xml:space="preserve"> 或间接损失或损害（包括数据、利润、商誉损失或因第三方提起的任何诉讼而遭受的任何类型的损失或损害），即使此类损害或损失是可合理预见的，或者 </w:t>
      </w:r>
      <w:r>
        <w:rPr>
          <w:sz w:val="16"/>
          <w:lang w:val="zh-Hans"/>
        </w:rPr>
        <w:t xml:space="preserve">Xilinx </w:t>
      </w:r>
      <w:r>
        <w:rPr>
          <w:sz w:val="16"/>
          <w:lang w:val="zh-Hans"/>
        </w:rPr>
        <w:t>已被告知可能发生此类损害或</w:t>
      </w:r>
      <w:r>
        <w:rPr>
          <w:lang w:val="zh-Hans"/>
        </w:rPr>
        <w:t>损失</w:t>
      </w:r>
      <w:r>
        <w:rPr>
          <w:sz w:val="16"/>
          <w:lang w:val="zh-Hans"/>
        </w:rPr>
        <w:t>。</w:t>
      </w:r>
      <w:r>
        <w:rPr>
          <w:sz w:val="16"/>
          <w:lang w:val="zh-Hans"/>
        </w:rPr>
        <w:t xml:space="preserve">Xilinx </w:t>
      </w:r>
      <w:r>
        <w:rPr>
          <w:sz w:val="16"/>
          <w:lang w:val="zh-Hans"/>
        </w:rPr>
        <w:t xml:space="preserve">没有义务更正材料中包含的任何错误，也没有义务通知您材料或产品规格的更新。未经事先书面同意，您不得复制、修改、分发或公开展示 </w:t>
      </w:r>
      <w:r>
        <w:rPr>
          <w:sz w:val="16"/>
          <w:lang w:val="zh-Hans"/>
        </w:rPr>
        <w:t>Materials</w:t>
      </w:r>
      <w:r>
        <w:rPr>
          <w:sz w:val="16"/>
          <w:lang w:val="zh-Hans"/>
        </w:rPr>
        <w:t xml:space="preserve">。某些产品受 </w:t>
      </w:r>
      <w:r>
        <w:rPr>
          <w:sz w:val="16"/>
          <w:lang w:val="zh-Hans"/>
        </w:rPr>
        <w:t xml:space="preserve">Xilinx </w:t>
      </w:r>
      <w:r>
        <w:rPr>
          <w:sz w:val="16"/>
          <w:lang w:val="zh-Hans"/>
        </w:rPr>
        <w:t xml:space="preserve">有限保修条款和条件的约束，请参阅 </w:t>
      </w:r>
      <w:r>
        <w:rPr>
          <w:sz w:val="16"/>
          <w:lang w:val="zh-Hans"/>
        </w:rPr>
        <w:t xml:space="preserve">Xilinx </w:t>
      </w:r>
      <w:r>
        <w:rPr>
          <w:sz w:val="16"/>
          <w:lang w:val="zh-Hans"/>
        </w:rPr>
        <w:t>的销售条款</w:t>
      </w:r>
      <w:r>
        <w:rPr>
          <w:lang w:val="zh-Hans"/>
        </w:rPr>
        <w:t xml:space="preserve">，可在 </w:t>
      </w:r>
      <w:r>
        <w:fldChar w:fldCharType="begin"/>
      </w:r>
      <w:r>
        <w:rPr>
          <w:sz w:val="16"/>
          <w:color w:val="0000FF"/>
          <w:lang w:val="zh-Hans"/>
        </w:rPr>
        <w:instrText> HYPERLINK "https://www.xilinx.com/legal.htm" \l "tos"</w:instrText>
      </w:r>
      <w:r>
        <w:rPr>
          <w:sz w:val="16"/>
          <w:color w:val="0000FF"/>
          <w:lang w:val="zh-Hans"/>
        </w:rPr>
        <w:fldChar w:fldCharType="separate"/>
      </w:r>
      <w:r>
        <w:rPr>
          <w:color w:val="0000FF"/>
          <w:sz w:val="16"/>
          <w:lang w:val="zh-Hans"/>
        </w:rPr>
        <w:t>https://w</w:t>
      </w:r>
      <w:r>
        <w:rPr>
          <w:sz w:val="16"/>
          <w:color w:val="0000FF"/>
          <w:lang w:val="zh-Hans"/>
        </w:rPr>
        <w:fldChar w:fldCharType="end"/>
      </w:r>
      <w:r>
        <w:fldChar w:fldCharType="begin"/>
      </w:r>
      <w:r>
        <w:rPr>
          <w:sz w:val="16"/>
          <w:color w:val="0000FF"/>
          <w:lang w:val="zh-Hans"/>
        </w:rPr>
        <w:instrText> HYPERLINK "https://www.xilinx.com/legal.htm" \l "tos"</w:instrText>
      </w:r>
      <w:r>
        <w:rPr>
          <w:sz w:val="16"/>
          <w:color w:val="0000FF"/>
          <w:lang w:val="zh-Hans"/>
        </w:rPr>
        <w:fldChar w:fldCharType="separate"/>
      </w:r>
      <w:r>
        <w:rPr>
          <w:color w:val="0000FF"/>
          <w:sz w:val="16"/>
          <w:lang w:val="zh-Hans"/>
        </w:rPr>
        <w:t>ww.xilinx.com/legal.htm#tos</w:t>
      </w:r>
      <w:r>
        <w:rPr>
          <w:sz w:val="16"/>
          <w:color w:val="0000FF"/>
          <w:lang w:val="zh-Hans"/>
        </w:rPr>
        <w:fldChar w:fldCharType="end"/>
      </w:r>
      <w:r>
        <w:rPr>
          <w:lang w:val="zh-Hans"/>
        </w:rPr>
        <w:t xml:space="preserve"> </w:t>
      </w:r>
      <w:r>
        <w:rPr>
          <w:lang w:val="zh-Hans"/>
        </w:rPr>
        <w:t>查看</w:t>
      </w:r>
      <w:r>
        <w:fldChar w:fldCharType="begin"/>
      </w:r>
      <w:r>
        <w:rPr>
          <w:sz w:val="16"/>
          <w:lang w:val="zh-Hans"/>
        </w:rPr>
        <w:instrText> HYPERLINK "https://www.xilinx.com/legal.htm" \l "tos"</w:instrText>
      </w:r>
      <w:r>
        <w:rPr>
          <w:sz w:val="16"/>
          <w:lang w:val="zh-Hans"/>
        </w:rPr>
        <w:fldChar w:fldCharType="separate"/>
      </w:r>
      <w:r>
        <w:rPr>
          <w:sz w:val="16"/>
          <w:lang w:val="zh-Hans"/>
        </w:rPr>
        <w:t>;</w:t>
      </w:r>
      <w:r>
        <w:rPr>
          <w:sz w:val="16"/>
          <w:lang w:val="zh-Hans"/>
        </w:rPr>
        <w:fldChar w:fldCharType="end"/>
      </w:r>
      <w:r>
        <w:rPr>
          <w:sz w:val="16"/>
          <w:lang w:val="zh-Hans"/>
        </w:rPr>
        <w:t xml:space="preserve"> IP </w:t>
      </w:r>
      <w:r>
        <w:rPr>
          <w:sz w:val="16"/>
          <w:lang w:val="zh-Hans"/>
        </w:rPr>
        <w:t xml:space="preserve">核可能受 </w:t>
      </w:r>
      <w:r>
        <w:rPr>
          <w:sz w:val="16"/>
          <w:lang w:val="zh-Hans"/>
        </w:rPr>
        <w:t xml:space="preserve">Xi linx </w:t>
      </w:r>
      <w:r>
        <w:rPr>
          <w:sz w:val="16"/>
          <w:lang w:val="zh-Hans"/>
        </w:rPr>
        <w:t>颁发给您的许可证中包含的保修和支持条款的约束。</w:t>
      </w:r>
      <w:r>
        <w:rPr>
          <w:sz w:val="16"/>
          <w:lang w:val="zh-Hans"/>
        </w:rPr>
        <w:t xml:space="preserve">Xilinx </w:t>
      </w:r>
      <w:r>
        <w:rPr>
          <w:sz w:val="16"/>
          <w:lang w:val="zh-Hans"/>
        </w:rPr>
        <w:t>产品并非设计或旨在实现故障安全，也不适用于任何需要故障安全性能的应用</w:t>
      </w:r>
      <w:r>
        <w:rPr>
          <w:sz w:val="16"/>
          <w:lang w:val="zh-Hans"/>
        </w:rPr>
        <w:t>;</w:t>
      </w:r>
      <w:r>
        <w:rPr>
          <w:sz w:val="16"/>
          <w:lang w:val="zh-Hans"/>
        </w:rPr>
        <w:t xml:space="preserve">您在此类关键应用中使用 </w:t>
      </w:r>
      <w:r>
        <w:rPr>
          <w:sz w:val="16"/>
          <w:lang w:val="zh-Hans"/>
        </w:rPr>
        <w:t xml:space="preserve">Xilinx </w:t>
      </w:r>
      <w:r>
        <w:rPr>
          <w:sz w:val="16"/>
          <w:lang w:val="zh-Hans"/>
        </w:rPr>
        <w:t xml:space="preserve">产品承担全部风险和责任，请参阅 </w:t>
      </w:r>
      <w:r>
        <w:rPr>
          <w:sz w:val="16"/>
          <w:lang w:val="zh-Hans"/>
        </w:rPr>
        <w:t xml:space="preserve">Xilinx </w:t>
      </w:r>
      <w:r>
        <w:rPr>
          <w:sz w:val="16"/>
          <w:lang w:val="zh-Hans"/>
        </w:rPr>
        <w:t>的销售</w:t>
      </w:r>
      <w:r>
        <w:rPr>
          <w:lang w:val="zh-Hans"/>
        </w:rPr>
        <w:t>条款，该条款</w:t>
      </w:r>
      <w:r>
        <w:rPr>
          <w:sz w:val="16"/>
          <w:lang w:val="zh-Hans"/>
        </w:rPr>
        <w:t xml:space="preserve">可在 </w:t>
      </w:r>
      <w:r>
        <w:fldChar w:fldCharType="begin"/>
      </w:r>
      <w:r>
        <w:rPr>
          <w:sz w:val="16"/>
          <w:color w:val="0000FF"/>
          <w:lang w:val="zh-Hans"/>
        </w:rPr>
        <w:instrText> HYPERLINK "https://www.xilinx.com/legal.htm" \l "tos"</w:instrText>
      </w:r>
      <w:r>
        <w:rPr>
          <w:sz w:val="16"/>
          <w:color w:val="0000FF"/>
          <w:lang w:val="zh-Hans"/>
        </w:rPr>
        <w:fldChar w:fldCharType="separate"/>
      </w:r>
      <w:r>
        <w:rPr>
          <w:color w:val="0000FF"/>
          <w:sz w:val="16"/>
          <w:lang w:val="zh-Hans"/>
        </w:rPr>
        <w:t>https://www.xilinx.com/legal.htm#tos</w:t>
      </w:r>
      <w:r>
        <w:rPr>
          <w:sz w:val="16"/>
          <w:color w:val="0000FF"/>
          <w:lang w:val="zh-Hans"/>
        </w:rPr>
        <w:fldChar w:fldCharType="end"/>
      </w:r>
      <w:r>
        <w:rPr>
          <w:lang w:val="zh-Hans"/>
        </w:rPr>
        <w:t xml:space="preserve"> </w:t>
      </w:r>
      <w:r>
        <w:rPr>
          <w:lang w:val="zh-Hans"/>
        </w:rPr>
        <w:t>查看</w:t>
      </w:r>
      <w:r>
        <w:fldChar w:fldCharType="begin"/>
      </w:r>
      <w:r>
        <w:rPr>
          <w:sz w:val="16"/>
          <w:lang w:val="zh-Hans"/>
        </w:rPr>
        <w:instrText> HYPERLINK "https://www.xilinx.com/legal.htm" \l "tos"</w:instrText>
      </w:r>
      <w:r>
        <w:rPr>
          <w:sz w:val="16"/>
          <w:lang w:val="zh-Hans"/>
        </w:rPr>
        <w:fldChar w:fldCharType="separate"/>
      </w:r>
      <w:r>
        <w:rPr>
          <w:sz w:val="16"/>
          <w:lang w:val="zh-Hans"/>
        </w:rPr>
        <w:t>。</w:t>
      </w:r>
      <w:r>
        <w:rPr>
          <w:sz w:val="16"/>
          <w:lang w:val="zh-Hans"/>
        </w:rPr>
        <w:fldChar w:fldCharType="end"/>
      </w:r>
    </w:p>
    <w:p>
      <w:pPr>
        <w:pStyle w:val="Normal"/>
        <w:spacing w:lineRule="auto" w:line="259" w:before="0" w:after="20"/>
        <w:ind w:left="0" w:right="0" w:hanging="0"/>
        <w:jc w:val="left"/>
        <w:rPr/>
      </w:pPr>
      <w:r>
        <w:rPr>
          <w:b/>
          <w:sz w:val="16"/>
          <w:lang w:val="zh-Hans"/>
        </w:rPr>
        <w:t>汽车应用免责声明</w:t>
      </w:r>
    </w:p>
    <w:p>
      <w:pPr>
        <w:pStyle w:val="Normal"/>
        <w:spacing w:lineRule="auto" w:line="216" w:before="0" w:after="29"/>
        <w:ind w:left="-5" w:right="0" w:hanging="10"/>
        <w:rPr/>
      </w:pPr>
      <w:r>
        <w:rPr>
          <w:sz w:val="16"/>
          <w:lang w:val="zh-Hans"/>
        </w:rPr>
        <w:t>汽车产品（在部件号中标识为“</w:t>
      </w:r>
      <w:r>
        <w:rPr>
          <w:sz w:val="16"/>
          <w:lang w:val="zh-Hans"/>
        </w:rPr>
        <w:t>XA”</w:t>
      </w:r>
      <w:r>
        <w:rPr>
          <w:sz w:val="16"/>
          <w:lang w:val="zh-Hans"/>
        </w:rPr>
        <w:t xml:space="preserve">）不保证用于部署 </w:t>
      </w:r>
    </w:p>
    <w:p>
      <w:pPr>
        <w:pStyle w:val="Normal"/>
        <w:spacing w:lineRule="auto" w:line="216" w:before="0" w:after="29"/>
        <w:ind w:left="-5" w:right="0" w:hanging="10"/>
        <w:rPr/>
      </w:pPr>
      <w:r>
        <w:rPr>
          <w:sz w:val="16"/>
          <w:lang w:val="zh-Hans"/>
        </w:rPr>
        <w:t xml:space="preserve">安全气囊或用于影响车辆控制的应用（“安全应用”），除非有 </w:t>
      </w:r>
    </w:p>
    <w:p>
      <w:pPr>
        <w:pStyle w:val="Normal"/>
        <w:spacing w:lineRule="auto" w:line="216" w:before="0" w:after="29"/>
        <w:ind w:left="-5" w:right="0" w:hanging="10"/>
        <w:rPr/>
      </w:pPr>
      <w:r>
        <w:rPr>
          <w:sz w:val="16"/>
          <w:lang w:val="zh-Hans"/>
        </w:rPr>
        <w:t>符合</w:t>
      </w:r>
      <w:r>
        <w:rPr>
          <w:sz w:val="16"/>
          <w:lang w:val="zh-Hans"/>
        </w:rPr>
        <w:t xml:space="preserve">ISO 26262 </w:t>
      </w:r>
      <w:r>
        <w:rPr>
          <w:sz w:val="16"/>
          <w:lang w:val="zh-Hans"/>
        </w:rPr>
        <w:t xml:space="preserve">汽车安全标准（“安全”）的 </w:t>
      </w:r>
      <w:r>
        <w:rPr>
          <w:sz w:val="16"/>
          <w:lang w:val="zh-Hans"/>
        </w:rPr>
        <w:t xml:space="preserve">SAF ETY </w:t>
      </w:r>
      <w:r>
        <w:rPr>
          <w:sz w:val="16"/>
          <w:lang w:val="zh-Hans"/>
        </w:rPr>
        <w:t xml:space="preserve">概念或冗余功能 </w:t>
      </w:r>
    </w:p>
    <w:p>
      <w:pPr>
        <w:pStyle w:val="Normal"/>
        <w:spacing w:lineRule="auto" w:line="216" w:before="0" w:after="0"/>
        <w:ind w:left="-5" w:right="0" w:hanging="10"/>
        <w:rPr/>
      </w:pPr>
      <w:r>
        <w:rPr>
          <w:sz w:val="16"/>
          <w:lang w:val="zh-Hans"/>
        </w:rPr>
        <w:t>设计“）。客户在使用或分发任何包含产品的系统之前，应出于安全目的对此类系统进行彻底测试。在没有安全设计的情况下在安全应用中使用</w:t>
      </w:r>
      <w:r>
        <w:rPr>
          <w:sz w:val="16"/>
          <w:lang w:val="zh-Hans"/>
        </w:rPr>
        <w:t>PR</w:t>
      </w:r>
      <w:r>
        <w:rPr>
          <w:sz w:val="16"/>
          <w:lang w:val="zh-Hans"/>
        </w:rPr>
        <w:t xml:space="preserve">产品完全由客户承担风险，仅受有关产品限制的适用法律和法规的约束 </w:t>
      </w:r>
    </w:p>
    <w:p>
      <w:pPr>
        <w:pStyle w:val="Normal"/>
        <w:spacing w:lineRule="auto" w:line="216" w:before="0" w:after="29"/>
        <w:ind w:left="-5" w:right="0" w:hanging="10"/>
        <w:rPr/>
      </w:pPr>
      <w:r>
        <w:rPr>
          <w:sz w:val="16"/>
          <w:lang w:val="zh-Hans"/>
        </w:rPr>
        <w:t>责任。</w:t>
      </w:r>
    </w:p>
    <w:p>
      <w:pPr>
        <w:pStyle w:val="Normal"/>
        <w:spacing w:lineRule="auto" w:line="216" w:before="0" w:after="29"/>
        <w:ind w:left="-5" w:right="0" w:hanging="10"/>
        <w:rPr/>
      </w:pPr>
      <w:r>
        <w:rPr>
          <w:sz w:val="16"/>
          <w:lang w:val="zh-Hans"/>
        </w:rPr>
        <w:t xml:space="preserve">© </w:t>
      </w:r>
      <w:r>
        <w:rPr>
          <w:sz w:val="16"/>
          <w:lang w:val="zh-Hans"/>
        </w:rPr>
        <w:t xml:space="preserve">版权所有 </w:t>
      </w:r>
      <w:r>
        <w:rPr>
          <w:sz w:val="16"/>
          <w:lang w:val="zh-Hans"/>
        </w:rPr>
        <w:t>2011–2022 Xilinx</w:t>
      </w:r>
      <w:r>
        <w:rPr>
          <w:sz w:val="16"/>
          <w:lang w:val="zh-Hans"/>
        </w:rPr>
        <w:t xml:space="preserve">， </w:t>
      </w:r>
      <w:r>
        <w:rPr>
          <w:sz w:val="16"/>
          <w:lang w:val="zh-Hans"/>
        </w:rPr>
        <w:t>Inc. Xilinx</w:t>
      </w:r>
      <w:r>
        <w:rPr>
          <w:sz w:val="16"/>
          <w:lang w:val="zh-Hans"/>
        </w:rPr>
        <w:t>、</w:t>
      </w:r>
      <w:r>
        <w:rPr>
          <w:sz w:val="16"/>
          <w:lang w:val="zh-Hans"/>
        </w:rPr>
        <w:t xml:space="preserve">Xilinx </w:t>
      </w:r>
      <w:r>
        <w:rPr>
          <w:sz w:val="16"/>
          <w:lang w:val="zh-Hans"/>
        </w:rPr>
        <w:t>徽标、</w:t>
      </w:r>
      <w:r>
        <w:rPr>
          <w:sz w:val="16"/>
          <w:lang w:val="zh-Hans"/>
        </w:rPr>
        <w:t>Alveo</w:t>
      </w:r>
      <w:r>
        <w:rPr>
          <w:sz w:val="16"/>
          <w:lang w:val="zh-Hans"/>
        </w:rPr>
        <w:t>、</w:t>
      </w:r>
      <w:r>
        <w:rPr>
          <w:sz w:val="16"/>
          <w:lang w:val="zh-Hans"/>
        </w:rPr>
        <w:t>Artix</w:t>
      </w:r>
      <w:r>
        <w:rPr>
          <w:sz w:val="16"/>
          <w:lang w:val="zh-Hans"/>
        </w:rPr>
        <w:t>、</w:t>
      </w:r>
      <w:r>
        <w:rPr>
          <w:sz w:val="16"/>
          <w:lang w:val="zh-Hans"/>
        </w:rPr>
        <w:t>Kintex</w:t>
      </w:r>
      <w:r>
        <w:rPr>
          <w:sz w:val="16"/>
          <w:lang w:val="zh-Hans"/>
        </w:rPr>
        <w:t>、</w:t>
      </w:r>
      <w:r>
        <w:rPr>
          <w:sz w:val="16"/>
          <w:lang w:val="zh-Hans"/>
        </w:rPr>
        <w:t>Kria</w:t>
      </w:r>
      <w:r>
        <w:rPr>
          <w:sz w:val="16"/>
          <w:lang w:val="zh-Hans"/>
        </w:rPr>
        <w:t>、</w:t>
      </w:r>
      <w:r>
        <w:rPr>
          <w:sz w:val="16"/>
          <w:lang w:val="zh-Hans"/>
        </w:rPr>
        <w:t>Spartan</w:t>
      </w:r>
      <w:r>
        <w:rPr>
          <w:sz w:val="16"/>
          <w:lang w:val="zh-Hans"/>
        </w:rPr>
        <w:t>、</w:t>
      </w:r>
      <w:r>
        <w:rPr>
          <w:sz w:val="16"/>
          <w:lang w:val="zh-Hans"/>
        </w:rPr>
        <w:t>Versal</w:t>
      </w:r>
      <w:r>
        <w:rPr>
          <w:sz w:val="16"/>
          <w:lang w:val="zh-Hans"/>
        </w:rPr>
        <w:t>、</w:t>
      </w:r>
      <w:r>
        <w:rPr>
          <w:sz w:val="16"/>
          <w:lang w:val="zh-Hans"/>
        </w:rPr>
        <w:t>Vitis</w:t>
      </w:r>
      <w:r>
        <w:rPr>
          <w:sz w:val="16"/>
          <w:lang w:val="zh-Hans"/>
        </w:rPr>
        <w:t>、</w:t>
      </w:r>
      <w:r>
        <w:rPr>
          <w:sz w:val="16"/>
          <w:lang w:val="zh-Hans"/>
        </w:rPr>
        <w:t>Virtex</w:t>
      </w:r>
      <w:r>
        <w:rPr>
          <w:sz w:val="16"/>
          <w:lang w:val="zh-Hans"/>
        </w:rPr>
        <w:t>、</w:t>
      </w:r>
      <w:r>
        <w:rPr>
          <w:sz w:val="16"/>
          <w:lang w:val="zh-Hans"/>
        </w:rPr>
        <w:t>Vivado</w:t>
      </w:r>
      <w:r>
        <w:rPr>
          <w:sz w:val="16"/>
          <w:lang w:val="zh-Hans"/>
        </w:rPr>
        <w:t>、</w:t>
      </w:r>
      <w:r>
        <w:rPr>
          <w:sz w:val="16"/>
          <w:lang w:val="zh-Hans"/>
        </w:rPr>
        <w:t xml:space="preserve">Zynq </w:t>
      </w:r>
      <w:r>
        <w:rPr>
          <w:sz w:val="16"/>
          <w:lang w:val="zh-Hans"/>
        </w:rPr>
        <w:t xml:space="preserve">以及此处包含的其他指定品牌均为 </w:t>
      </w:r>
      <w:r>
        <w:rPr>
          <w:sz w:val="16"/>
          <w:lang w:val="zh-Hans"/>
        </w:rPr>
        <w:t xml:space="preserve">Xilinx </w:t>
      </w:r>
      <w:r>
        <w:rPr>
          <w:sz w:val="16"/>
          <w:lang w:val="zh-Hans"/>
        </w:rPr>
        <w:t>在美国和其他国家</w:t>
      </w:r>
      <w:r>
        <w:rPr>
          <w:sz w:val="16"/>
          <w:lang w:val="zh-Hans"/>
        </w:rPr>
        <w:t>/</w:t>
      </w:r>
      <w:r>
        <w:rPr>
          <w:sz w:val="16"/>
          <w:lang w:val="zh-Hans"/>
        </w:rPr>
        <w:t>地区的商标。</w:t>
      </w:r>
      <w:r>
        <w:rPr>
          <w:sz w:val="16"/>
          <w:lang w:val="zh-Hans"/>
        </w:rPr>
        <w:t>AMBA</w:t>
      </w:r>
      <w:r>
        <w:rPr>
          <w:sz w:val="16"/>
          <w:lang w:val="zh-Hans"/>
        </w:rPr>
        <w:t>、</w:t>
      </w:r>
      <w:r>
        <w:rPr>
          <w:sz w:val="16"/>
          <w:lang w:val="zh-Hans"/>
        </w:rPr>
        <w:t>AMBA Designer</w:t>
      </w:r>
      <w:r>
        <w:rPr>
          <w:sz w:val="16"/>
          <w:lang w:val="zh-Hans"/>
        </w:rPr>
        <w:t>、</w:t>
      </w:r>
      <w:r>
        <w:rPr>
          <w:sz w:val="16"/>
          <w:lang w:val="zh-Hans"/>
        </w:rPr>
        <w:t>Arm</w:t>
      </w:r>
      <w:r>
        <w:rPr>
          <w:sz w:val="16"/>
          <w:lang w:val="zh-Hans"/>
        </w:rPr>
        <w:t xml:space="preserve">、 </w:t>
      </w:r>
      <w:r>
        <w:rPr>
          <w:sz w:val="16"/>
          <w:lang w:val="zh-Hans"/>
        </w:rPr>
        <w:t>ARM1176JZ-S</w:t>
      </w:r>
      <w:r>
        <w:rPr>
          <w:sz w:val="16"/>
          <w:lang w:val="zh-Hans"/>
        </w:rPr>
        <w:t>、</w:t>
      </w:r>
      <w:r>
        <w:rPr>
          <w:sz w:val="16"/>
          <w:lang w:val="zh-Hans"/>
        </w:rPr>
        <w:t>CoreSight</w:t>
      </w:r>
      <w:r>
        <w:rPr>
          <w:sz w:val="16"/>
          <w:lang w:val="zh-Hans"/>
        </w:rPr>
        <w:t>、</w:t>
      </w:r>
      <w:r>
        <w:rPr>
          <w:sz w:val="16"/>
          <w:lang w:val="zh-Hans"/>
        </w:rPr>
        <w:t>Cortex</w:t>
      </w:r>
      <w:r>
        <w:rPr>
          <w:sz w:val="16"/>
          <w:lang w:val="zh-Hans"/>
        </w:rPr>
        <w:t>、</w:t>
      </w:r>
      <w:r>
        <w:rPr>
          <w:sz w:val="16"/>
          <w:lang w:val="zh-Hans"/>
        </w:rPr>
        <w:t>PrimeCell</w:t>
      </w:r>
      <w:r>
        <w:rPr>
          <w:sz w:val="16"/>
          <w:lang w:val="zh-Hans"/>
        </w:rPr>
        <w:t>、</w:t>
      </w:r>
      <w:r>
        <w:rPr>
          <w:sz w:val="16"/>
          <w:lang w:val="zh-Hans"/>
        </w:rPr>
        <w:t xml:space="preserve">Mali </w:t>
      </w:r>
      <w:r>
        <w:rPr>
          <w:sz w:val="16"/>
          <w:lang w:val="zh-Hans"/>
        </w:rPr>
        <w:t xml:space="preserve">和 </w:t>
      </w:r>
      <w:r>
        <w:rPr>
          <w:sz w:val="16"/>
          <w:lang w:val="zh-Hans"/>
        </w:rPr>
        <w:t xml:space="preserve">MPCore </w:t>
      </w:r>
      <w:r>
        <w:rPr>
          <w:sz w:val="16"/>
          <w:lang w:val="zh-Hans"/>
        </w:rPr>
        <w:t xml:space="preserve">是 </w:t>
      </w:r>
      <w:r>
        <w:rPr>
          <w:sz w:val="16"/>
          <w:lang w:val="zh-Hans"/>
        </w:rPr>
        <w:t xml:space="preserve">Arm Limited </w:t>
      </w:r>
      <w:r>
        <w:rPr>
          <w:sz w:val="16"/>
          <w:lang w:val="zh-Hans"/>
        </w:rPr>
        <w:t>在欧盟和其他国家</w:t>
      </w:r>
      <w:r>
        <w:rPr>
          <w:sz w:val="16"/>
          <w:lang w:val="zh-Hans"/>
        </w:rPr>
        <w:t>/</w:t>
      </w:r>
      <w:r>
        <w:rPr>
          <w:sz w:val="16"/>
          <w:lang w:val="zh-Hans"/>
        </w:rPr>
        <w:t>地区的商标。所有其他商标均为其各自所有者的财产。</w:t>
      </w:r>
    </w:p>
    <w:sectPr>
      <w:headerReference w:type="even" r:id="rId181"/>
      <w:headerReference w:type="default" r:id="rId182"/>
      <w:footerReference w:type="even" r:id="rId183"/>
      <w:footerReference w:type="default" r:id="rId184"/>
      <w:type w:val="nextPage"/>
      <w:pgSz w:w="12240" w:h="15840"/>
      <w:pgMar w:left="1840" w:right="1118" w:header="517" w:top="1440" w:footer="254" w:bottom="193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Segoe UI">
    <w:charset w:val="01"/>
    <w:family w:val="roman"/>
    <w:pitch w:val="variable"/>
  </w:font>
  <w:font w:name="Calibri">
    <w:charset w:val="01"/>
    <w:family w:val="roman"/>
    <w:pitch w:val="variable"/>
  </w:font>
  <w:font w:name="Liberation Sans">
    <w:altName w:val="Arial"/>
    <w:charset w:val="01"/>
    <w:family w:val="roman"/>
    <w:pitch w:val="variable"/>
  </w:font>
  <w:font w:name="等线">
    <w:charset w:val="01"/>
    <w:family w:val="auto"/>
    <w:pitch w:val="default"/>
  </w:font>
  <w:font w:name="宋体">
    <w:charset w:val="01"/>
    <w:family w:val="roman"/>
    <w:pitch w:val="variable"/>
  </w:font>
  <w:font w:name="微软雅黑">
    <w:charset w:val="01"/>
    <w:family w:val="roman"/>
    <w:pitch w:val="variable"/>
  </w:font>
  <w:font w:name="Segoe U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80" w:leader="none"/>
      </w:tabs>
      <w:spacing w:lineRule="auto" w:line="259" w:before="0" w:after="0"/>
      <w:ind w:left="0" w:right="0" w:hanging="0"/>
      <w:jc w:val="left"/>
      <w:rPr/>
    </w:pPr>
    <w:r>
      <w:rPr>
        <w:b/>
        <w:lang w:val="zh-Hans"/>
      </w:rPr>
      <w:t>LogiCORE IP AXI DMA v7.1</w:t>
      <w:tab/>
    </w:r>
    <w:r>
      <w:rPr>
        <w:b/>
        <w:lang w:val="zh-Hans"/>
      </w:rPr>
      <w:fldChar w:fldCharType="begin"/>
    </w:r>
    <w:r>
      <w:rPr>
        <w:b/>
        <w:lang w:val="zh-Hans"/>
      </w:rPr>
      <w:instrText> PAGE </w:instrText>
    </w:r>
    <w:r>
      <w:rPr>
        <w:b/>
        <w:lang w:val="zh-Hans"/>
      </w:rPr>
      <w:fldChar w:fldCharType="separate"/>
    </w:r>
    <w:r>
      <w:rPr>
        <w:b/>
        <w:lang w:val="zh-Hans"/>
      </w:rPr>
      <w:t>2</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21" w:leader="none"/>
      </w:tabs>
      <w:spacing w:lineRule="auto" w:line="259" w:before="0" w:after="6"/>
      <w:ind w:left="0" w:right="-55" w:hanging="0"/>
      <w:jc w:val="left"/>
      <w:rPr/>
    </w:pPr>
    <w:r>
      <mc:AlternateContent>
        <mc:Choice Requires="wpg">
          <w:drawing>
            <wp:anchor behindDoc="1" distT="0" distB="0" distL="0" distR="0" simplePos="0" locked="0" layoutInCell="1" allowOverlap="1" relativeHeight="102" wp14:anchorId="4620BB98">
              <wp:simplePos x="0" y="0"/>
              <wp:positionH relativeFrom="page">
                <wp:posOffset>5575300</wp:posOffset>
              </wp:positionH>
              <wp:positionV relativeFrom="page">
                <wp:posOffset>9613900</wp:posOffset>
              </wp:positionV>
              <wp:extent cx="1069975" cy="260350"/>
              <wp:effectExtent l="0" t="0" r="0" b="0"/>
              <wp:wrapNone/>
              <wp:docPr id="27" name="Group 142885"/>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885"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177" w:leader="none"/>
        <w:tab w:val="right" w:pos="9716" w:leader="none"/>
      </w:tabs>
      <w:spacing w:lineRule="auto" w:line="259" w:before="0" w:after="6"/>
      <w:ind w:left="-360" w:right="-356" w:hanging="0"/>
      <w:jc w:val="left"/>
      <w:rPr/>
    </w:pPr>
    <w:r>
      <mc:AlternateContent>
        <mc:Choice Requires="wpg">
          <w:drawing>
            <wp:anchor behindDoc="1" distT="0" distB="0" distL="0" distR="0" simplePos="0" locked="0" layoutInCell="1" allowOverlap="1" relativeHeight="105" wp14:anchorId="6DAF91BD">
              <wp:simplePos x="0" y="0"/>
              <wp:positionH relativeFrom="page">
                <wp:posOffset>5575300</wp:posOffset>
              </wp:positionH>
              <wp:positionV relativeFrom="page">
                <wp:posOffset>9613900</wp:posOffset>
              </wp:positionV>
              <wp:extent cx="1069975" cy="260350"/>
              <wp:effectExtent l="0" t="0" r="0" b="0"/>
              <wp:wrapNone/>
              <wp:docPr id="32" name="Group 143019"/>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019"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18</w:t>
    </w:r>
    <w:r>
      <w:rPr>
        <w:b/>
        <w:lang w:val="zh-Hans"/>
      </w:rPr>
      <w:fldChar w:fldCharType="end"/>
    </w:r>
  </w:p>
  <w:p>
    <w:pPr>
      <w:pStyle w:val="Normal"/>
      <w:tabs>
        <w:tab w:val="clear" w:pos="420"/>
        <w:tab w:val="center" w:pos="4675" w:leader="none"/>
      </w:tabs>
      <w:spacing w:lineRule="auto" w:line="259" w:before="0" w:after="0"/>
      <w:ind w:left="-3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177" w:leader="none"/>
        <w:tab w:val="right" w:pos="9716" w:leader="none"/>
      </w:tabs>
      <w:spacing w:lineRule="auto" w:line="259" w:before="0" w:after="6"/>
      <w:ind w:left="-360" w:right="-356" w:hanging="0"/>
      <w:jc w:val="left"/>
      <w:rPr/>
    </w:pPr>
    <w:r>
      <mc:AlternateContent>
        <mc:Choice Requires="wpg">
          <w:drawing>
            <wp:anchor behindDoc="1" distT="0" distB="0" distL="0" distR="0" simplePos="0" locked="0" layoutInCell="1" allowOverlap="1" relativeHeight="106" wp14:anchorId="0767F148">
              <wp:simplePos x="0" y="0"/>
              <wp:positionH relativeFrom="page">
                <wp:posOffset>5575300</wp:posOffset>
              </wp:positionH>
              <wp:positionV relativeFrom="page">
                <wp:posOffset>9613900</wp:posOffset>
              </wp:positionV>
              <wp:extent cx="1069975" cy="260350"/>
              <wp:effectExtent l="0" t="0" r="0" b="0"/>
              <wp:wrapNone/>
              <wp:docPr id="33" name="Group 142989"/>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989"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17</w:t>
    </w:r>
    <w:r>
      <w:rPr>
        <w:b/>
        <w:lang w:val="zh-Hans"/>
      </w:rPr>
      <w:fldChar w:fldCharType="end"/>
    </w:r>
  </w:p>
  <w:p>
    <w:pPr>
      <w:pStyle w:val="Normal"/>
      <w:tabs>
        <w:tab w:val="clear" w:pos="420"/>
        <w:tab w:val="center" w:pos="4675" w:leader="none"/>
      </w:tabs>
      <w:spacing w:lineRule="auto" w:line="259" w:before="0" w:after="0"/>
      <w:ind w:left="-3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177" w:leader="none"/>
        <w:tab w:val="right" w:pos="9716" w:leader="none"/>
      </w:tabs>
      <w:spacing w:lineRule="auto" w:line="259" w:before="0" w:after="6"/>
      <w:ind w:left="-360" w:right="-356" w:hanging="0"/>
      <w:jc w:val="left"/>
      <w:rPr/>
    </w:pPr>
    <w:r>
      <mc:AlternateContent>
        <mc:Choice Requires="wpg">
          <w:drawing>
            <wp:anchor behindDoc="1" distT="0" distB="0" distL="0" distR="0" simplePos="0" locked="0" layoutInCell="1" allowOverlap="1" relativeHeight="107" wp14:anchorId="28D48663">
              <wp:simplePos x="0" y="0"/>
              <wp:positionH relativeFrom="page">
                <wp:posOffset>5575300</wp:posOffset>
              </wp:positionH>
              <wp:positionV relativeFrom="page">
                <wp:posOffset>9613900</wp:posOffset>
              </wp:positionV>
              <wp:extent cx="1069975" cy="260350"/>
              <wp:effectExtent l="0" t="0" r="0" b="0"/>
              <wp:wrapNone/>
              <wp:docPr id="34" name="Group 142951"/>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951"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16</w:t>
    </w:r>
    <w:r>
      <w:rPr>
        <w:b/>
        <w:lang w:val="zh-Hans"/>
      </w:rPr>
      <w:fldChar w:fldCharType="end"/>
    </w:r>
  </w:p>
  <w:p>
    <w:pPr>
      <w:pStyle w:val="Normal"/>
      <w:tabs>
        <w:tab w:val="clear" w:pos="420"/>
        <w:tab w:val="center" w:pos="4675" w:leader="none"/>
      </w:tabs>
      <w:spacing w:lineRule="auto" w:line="259" w:before="0" w:after="0"/>
      <w:ind w:left="-3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9995" w:leader="none"/>
      </w:tabs>
      <w:spacing w:lineRule="auto" w:line="259" w:before="0" w:after="6"/>
      <w:ind w:left="0" w:right="-81" w:hanging="0"/>
      <w:jc w:val="left"/>
      <w:rPr/>
    </w:pPr>
    <w:r>
      <mc:AlternateContent>
        <mc:Choice Requires="wpg">
          <w:drawing>
            <wp:anchor behindDoc="1" distT="0" distB="0" distL="0" distR="0" simplePos="0" locked="0" layoutInCell="1" allowOverlap="1" relativeHeight="108" wp14:anchorId="032D6076">
              <wp:simplePos x="0" y="0"/>
              <wp:positionH relativeFrom="page">
                <wp:posOffset>5575300</wp:posOffset>
              </wp:positionH>
              <wp:positionV relativeFrom="page">
                <wp:posOffset>9613900</wp:posOffset>
              </wp:positionV>
              <wp:extent cx="1069975" cy="260350"/>
              <wp:effectExtent l="0" t="0" r="0" b="0"/>
              <wp:wrapNone/>
              <wp:docPr id="39" name="Group 143126"/>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126"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20</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9995" w:leader="none"/>
      </w:tabs>
      <w:spacing w:lineRule="auto" w:line="259" w:before="0" w:after="6"/>
      <w:ind w:left="0" w:right="-81" w:hanging="0"/>
      <w:jc w:val="left"/>
      <w:rPr/>
    </w:pPr>
    <w:r>
      <mc:AlternateContent>
        <mc:Choice Requires="wpg">
          <w:drawing>
            <wp:anchor behindDoc="1" distT="0" distB="0" distL="0" distR="0" simplePos="0" locked="0" layoutInCell="1" allowOverlap="1" relativeHeight="109" wp14:anchorId="141673D4">
              <wp:simplePos x="0" y="0"/>
              <wp:positionH relativeFrom="page">
                <wp:posOffset>5575300</wp:posOffset>
              </wp:positionH>
              <wp:positionV relativeFrom="page">
                <wp:posOffset>9613900</wp:posOffset>
              </wp:positionV>
              <wp:extent cx="1069975" cy="260350"/>
              <wp:effectExtent l="0" t="0" r="0" b="0"/>
              <wp:wrapNone/>
              <wp:docPr id="40" name="Group 143096"/>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096"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21</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9995" w:leader="none"/>
      </w:tabs>
      <w:spacing w:lineRule="auto" w:line="259" w:before="0" w:after="6"/>
      <w:ind w:left="0" w:right="-81" w:hanging="0"/>
      <w:jc w:val="left"/>
      <w:rPr/>
    </w:pPr>
    <w:r>
      <mc:AlternateContent>
        <mc:Choice Requires="wpg">
          <w:drawing>
            <wp:anchor behindDoc="1" distT="0" distB="0" distL="0" distR="0" simplePos="0" locked="0" layoutInCell="1" allowOverlap="1" relativeHeight="110" wp14:anchorId="17C54F39">
              <wp:simplePos x="0" y="0"/>
              <wp:positionH relativeFrom="page">
                <wp:posOffset>5575300</wp:posOffset>
              </wp:positionH>
              <wp:positionV relativeFrom="page">
                <wp:posOffset>9613900</wp:posOffset>
              </wp:positionV>
              <wp:extent cx="1069975" cy="260350"/>
              <wp:effectExtent l="0" t="0" r="0" b="0"/>
              <wp:wrapNone/>
              <wp:docPr id="41" name="Group 143058"/>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058"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19</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7" w:leader="none"/>
      </w:tabs>
      <w:spacing w:lineRule="auto" w:line="259" w:before="0" w:after="6"/>
      <w:ind w:left="0" w:right="-29" w:hanging="0"/>
      <w:jc w:val="left"/>
      <w:rPr/>
    </w:pPr>
    <w:r>
      <mc:AlternateContent>
        <mc:Choice Requires="wpg">
          <w:drawing>
            <wp:anchor behindDoc="1" distT="0" distB="0" distL="0" distR="0" simplePos="0" locked="0" layoutInCell="1" allowOverlap="1" relativeHeight="115" wp14:anchorId="3FBA81B1">
              <wp:simplePos x="0" y="0"/>
              <wp:positionH relativeFrom="page">
                <wp:posOffset>5575300</wp:posOffset>
              </wp:positionH>
              <wp:positionV relativeFrom="page">
                <wp:posOffset>9613900</wp:posOffset>
              </wp:positionV>
              <wp:extent cx="1069975" cy="260350"/>
              <wp:effectExtent l="0" t="0" r="0" b="0"/>
              <wp:wrapNone/>
              <wp:docPr id="52" name="Group 143217"/>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217"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28</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7" w:leader="none"/>
      </w:tabs>
      <w:spacing w:lineRule="auto" w:line="259" w:before="0" w:after="6"/>
      <w:ind w:left="0" w:right="-29" w:hanging="0"/>
      <w:jc w:val="left"/>
      <w:rPr/>
    </w:pPr>
    <w:r>
      <mc:AlternateContent>
        <mc:Choice Requires="wpg">
          <w:drawing>
            <wp:anchor behindDoc="1" distT="0" distB="0" distL="0" distR="0" simplePos="0" locked="0" layoutInCell="1" allowOverlap="1" relativeHeight="121" wp14:anchorId="4A12E256">
              <wp:simplePos x="0" y="0"/>
              <wp:positionH relativeFrom="page">
                <wp:posOffset>5575300</wp:posOffset>
              </wp:positionH>
              <wp:positionV relativeFrom="page">
                <wp:posOffset>9613900</wp:posOffset>
              </wp:positionV>
              <wp:extent cx="1069975" cy="260350"/>
              <wp:effectExtent l="0" t="0" r="0" b="0"/>
              <wp:wrapNone/>
              <wp:docPr id="53" name="Group 143187"/>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187"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29</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177" w:leader="none"/>
        <w:tab w:val="right" w:pos="9716" w:leader="none"/>
      </w:tabs>
      <w:spacing w:lineRule="auto" w:line="259" w:before="0" w:after="6"/>
      <w:ind w:left="-360" w:right="-356" w:hanging="0"/>
      <w:jc w:val="left"/>
      <w:rPr/>
    </w:pPr>
    <w:r>
      <mc:AlternateContent>
        <mc:Choice Requires="wpg">
          <w:drawing>
            <wp:anchor behindDoc="1" distT="0" distB="0" distL="0" distR="0" simplePos="0" locked="0" layoutInCell="1" allowOverlap="1" relativeHeight="123" wp14:anchorId="3A52E819">
              <wp:simplePos x="0" y="0"/>
              <wp:positionH relativeFrom="page">
                <wp:posOffset>5575300</wp:posOffset>
              </wp:positionH>
              <wp:positionV relativeFrom="page">
                <wp:posOffset>9613900</wp:posOffset>
              </wp:positionV>
              <wp:extent cx="1069975" cy="260350"/>
              <wp:effectExtent l="0" t="0" r="0" b="0"/>
              <wp:wrapNone/>
              <wp:docPr id="56" name="Group 143317"/>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317"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32</w:t>
    </w:r>
    <w:r>
      <w:rPr>
        <w:b/>
        <w:lang w:val="zh-Hans"/>
      </w:rPr>
      <w:fldChar w:fldCharType="end"/>
    </w:r>
  </w:p>
  <w:p>
    <w:pPr>
      <w:pStyle w:val="Normal"/>
      <w:tabs>
        <w:tab w:val="clear" w:pos="420"/>
        <w:tab w:val="center" w:pos="4675" w:leader="none"/>
      </w:tabs>
      <w:spacing w:lineRule="auto" w:line="259" w:before="0" w:after="0"/>
      <w:ind w:left="-3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80" w:leader="none"/>
      </w:tabs>
      <w:spacing w:lineRule="auto" w:line="259" w:before="0" w:after="6"/>
      <w:ind w:left="0" w:right="0" w:hanging="0"/>
      <w:jc w:val="left"/>
      <w:rPr/>
    </w:pPr>
    <w:r>
      <mc:AlternateContent>
        <mc:Choice Requires="wpg">
          <w:drawing>
            <wp:anchor behindDoc="1" distT="0" distB="0" distL="0" distR="0" simplePos="0" locked="0" layoutInCell="1" allowOverlap="1" relativeHeight="2" wp14:anchorId="1E1F6EB5">
              <wp:simplePos x="0" y="0"/>
              <wp:positionH relativeFrom="page">
                <wp:posOffset>5575300</wp:posOffset>
              </wp:positionH>
              <wp:positionV relativeFrom="page">
                <wp:posOffset>9613900</wp:posOffset>
              </wp:positionV>
              <wp:extent cx="1069975" cy="260350"/>
              <wp:effectExtent l="0" t="0" r="0" b="0"/>
              <wp:wrapNone/>
              <wp:docPr id="5" name="Group 142741"/>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741"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3</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177" w:leader="none"/>
        <w:tab w:val="right" w:pos="9716" w:leader="none"/>
      </w:tabs>
      <w:spacing w:lineRule="auto" w:line="259" w:before="0" w:after="6"/>
      <w:ind w:left="-360" w:right="-356" w:hanging="0"/>
      <w:jc w:val="left"/>
      <w:rPr/>
    </w:pPr>
    <w:r>
      <mc:AlternateContent>
        <mc:Choice Requires="wpg">
          <w:drawing>
            <wp:anchor behindDoc="1" distT="0" distB="0" distL="0" distR="0" simplePos="0" locked="0" layoutInCell="1" allowOverlap="1" relativeHeight="125" wp14:anchorId="7B4D9BC3">
              <wp:simplePos x="0" y="0"/>
              <wp:positionH relativeFrom="page">
                <wp:posOffset>5575300</wp:posOffset>
              </wp:positionH>
              <wp:positionV relativeFrom="page">
                <wp:posOffset>9613900</wp:posOffset>
              </wp:positionV>
              <wp:extent cx="1069975" cy="260350"/>
              <wp:effectExtent l="0" t="0" r="0" b="0"/>
              <wp:wrapNone/>
              <wp:docPr id="57" name="Group 143284"/>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284"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33</w:t>
    </w:r>
    <w:r>
      <w:rPr>
        <w:b/>
        <w:lang w:val="zh-Hans"/>
      </w:rPr>
      <w:fldChar w:fldCharType="end"/>
    </w:r>
  </w:p>
  <w:p>
    <w:pPr>
      <w:pStyle w:val="Normal"/>
      <w:tabs>
        <w:tab w:val="clear" w:pos="420"/>
        <w:tab w:val="center" w:pos="4675" w:leader="none"/>
      </w:tabs>
      <w:spacing w:lineRule="auto" w:line="259" w:before="0" w:after="0"/>
      <w:ind w:left="-3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4" w:leader="none"/>
      </w:tabs>
      <w:spacing w:lineRule="auto" w:line="259" w:before="0" w:after="6"/>
      <w:ind w:left="0" w:right="-33" w:hanging="0"/>
      <w:jc w:val="left"/>
      <w:rPr/>
    </w:pPr>
    <w:r>
      <mc:AlternateContent>
        <mc:Choice Requires="wpg">
          <w:drawing>
            <wp:anchor behindDoc="1" distT="0" distB="0" distL="0" distR="0" simplePos="0" locked="0" layoutInCell="1" allowOverlap="1" relativeHeight="136" wp14:anchorId="062C9E50">
              <wp:simplePos x="0" y="0"/>
              <wp:positionH relativeFrom="page">
                <wp:posOffset>5575300</wp:posOffset>
              </wp:positionH>
              <wp:positionV relativeFrom="page">
                <wp:posOffset>9613900</wp:posOffset>
              </wp:positionV>
              <wp:extent cx="1069975" cy="260350"/>
              <wp:effectExtent l="0" t="0" r="0" b="0"/>
              <wp:wrapNone/>
              <wp:docPr id="89" name="Group 143408"/>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408"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54</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4" w:leader="none"/>
      </w:tabs>
      <w:spacing w:lineRule="auto" w:line="259" w:before="0" w:after="6"/>
      <w:ind w:left="0" w:right="-33" w:hanging="0"/>
      <w:jc w:val="left"/>
      <w:rPr/>
    </w:pPr>
    <w:r>
      <mc:AlternateContent>
        <mc:Choice Requires="wpg">
          <w:drawing>
            <wp:anchor behindDoc="1" distT="0" distB="0" distL="0" distR="0" simplePos="0" locked="0" layoutInCell="1" allowOverlap="1" relativeHeight="147" wp14:anchorId="4B4BC242">
              <wp:simplePos x="0" y="0"/>
              <wp:positionH relativeFrom="page">
                <wp:posOffset>5575300</wp:posOffset>
              </wp:positionH>
              <wp:positionV relativeFrom="page">
                <wp:posOffset>9613900</wp:posOffset>
              </wp:positionV>
              <wp:extent cx="1069975" cy="260350"/>
              <wp:effectExtent l="0" t="0" r="0" b="0"/>
              <wp:wrapNone/>
              <wp:docPr id="90" name="Group 143378"/>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378"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55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00" w:leader="none"/>
      </w:tabs>
      <w:spacing w:lineRule="auto" w:line="259" w:before="0" w:after="6"/>
      <w:ind w:left="0" w:right="-76" w:hanging="0"/>
      <w:jc w:val="left"/>
      <w:rPr/>
    </w:pPr>
    <w:r>
      <mc:AlternateContent>
        <mc:Choice Requires="wpg">
          <w:drawing>
            <wp:anchor behindDoc="1" distT="0" distB="0" distL="0" distR="0" simplePos="0" locked="0" layoutInCell="1" allowOverlap="1" relativeHeight="149" wp14:anchorId="49F56859">
              <wp:simplePos x="0" y="0"/>
              <wp:positionH relativeFrom="page">
                <wp:posOffset>5575300</wp:posOffset>
              </wp:positionH>
              <wp:positionV relativeFrom="page">
                <wp:posOffset>9613900</wp:posOffset>
              </wp:positionV>
              <wp:extent cx="1069975" cy="260350"/>
              <wp:effectExtent l="0" t="0" r="0" b="0"/>
              <wp:wrapNone/>
              <wp:docPr id="93" name="Group 143508"/>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508"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58</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00" w:leader="none"/>
      </w:tabs>
      <w:spacing w:lineRule="auto" w:line="259" w:before="0" w:after="6"/>
      <w:ind w:left="0" w:right="-76" w:hanging="0"/>
      <w:jc w:val="left"/>
      <w:rPr/>
    </w:pPr>
    <w:r>
      <mc:AlternateContent>
        <mc:Choice Requires="wpg">
          <w:drawing>
            <wp:anchor behindDoc="1" distT="0" distB="0" distL="0" distR="0" simplePos="0" locked="0" layoutInCell="1" allowOverlap="1" relativeHeight="151" wp14:anchorId="30FC2153">
              <wp:simplePos x="0" y="0"/>
              <wp:positionH relativeFrom="page">
                <wp:posOffset>5575300</wp:posOffset>
              </wp:positionH>
              <wp:positionV relativeFrom="page">
                <wp:posOffset>9613900</wp:posOffset>
              </wp:positionV>
              <wp:extent cx="1069975" cy="260350"/>
              <wp:effectExtent l="0" t="0" r="0" b="0"/>
              <wp:wrapNone/>
              <wp:docPr id="94" name="Group 143475"/>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475"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59</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7777" w:leader="none"/>
        <w:tab w:val="right" w:pos="9264" w:leader="none"/>
      </w:tabs>
      <w:spacing w:lineRule="auto" w:line="259" w:before="0" w:after="6"/>
      <w:ind w:left="-760" w:right="-52" w:hanging="0"/>
      <w:jc w:val="left"/>
      <w:rPr/>
    </w:pPr>
    <w:r>
      <mc:AlternateContent>
        <mc:Choice Requires="wpg">
          <w:drawing>
            <wp:anchor behindDoc="1" distT="0" distB="0" distL="0" distR="0" simplePos="0" locked="0" layoutInCell="1" allowOverlap="1" relativeHeight="153" wp14:anchorId="2C03DF2F">
              <wp:simplePos x="0" y="0"/>
              <wp:positionH relativeFrom="page">
                <wp:posOffset>5575300</wp:posOffset>
              </wp:positionH>
              <wp:positionV relativeFrom="page">
                <wp:posOffset>9613900</wp:posOffset>
              </wp:positionV>
              <wp:extent cx="1069975" cy="260350"/>
              <wp:effectExtent l="0" t="0" r="0" b="0"/>
              <wp:wrapNone/>
              <wp:docPr id="97" name="Group 143608"/>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608"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62</w:t>
    </w:r>
    <w:r>
      <w:rPr>
        <w:b/>
        <w:lang w:val="zh-Hans"/>
      </w:rPr>
      <w:fldChar w:fldCharType="end"/>
    </w:r>
  </w:p>
  <w:p>
    <w:pPr>
      <w:pStyle w:val="Normal"/>
      <w:tabs>
        <w:tab w:val="clear" w:pos="420"/>
        <w:tab w:val="center" w:pos="4276" w:leader="none"/>
      </w:tabs>
      <w:spacing w:lineRule="auto" w:line="259" w:before="0" w:after="0"/>
      <w:ind w:left="-7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7777" w:leader="none"/>
        <w:tab w:val="right" w:pos="9264" w:leader="none"/>
      </w:tabs>
      <w:spacing w:lineRule="auto" w:line="259" w:before="0" w:after="6"/>
      <w:ind w:left="-760" w:right="-52" w:hanging="0"/>
      <w:jc w:val="left"/>
      <w:rPr/>
    </w:pPr>
    <w:r>
      <mc:AlternateContent>
        <mc:Choice Requires="wpg">
          <w:drawing>
            <wp:anchor behindDoc="1" distT="0" distB="0" distL="0" distR="0" simplePos="0" locked="0" layoutInCell="1" allowOverlap="1" relativeHeight="155" wp14:anchorId="2E008F6F">
              <wp:simplePos x="0" y="0"/>
              <wp:positionH relativeFrom="page">
                <wp:posOffset>5575300</wp:posOffset>
              </wp:positionH>
              <wp:positionV relativeFrom="page">
                <wp:posOffset>9613900</wp:posOffset>
              </wp:positionV>
              <wp:extent cx="1069975" cy="260350"/>
              <wp:effectExtent l="0" t="0" r="0" b="0"/>
              <wp:wrapNone/>
              <wp:docPr id="98" name="Group 143575"/>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575"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63</w:t>
    </w:r>
    <w:r>
      <w:rPr>
        <w:b/>
        <w:lang w:val="zh-Hans"/>
      </w:rPr>
      <w:fldChar w:fldCharType="end"/>
    </w:r>
  </w:p>
  <w:p>
    <w:pPr>
      <w:pStyle w:val="Normal"/>
      <w:tabs>
        <w:tab w:val="clear" w:pos="420"/>
        <w:tab w:val="center" w:pos="4276" w:leader="none"/>
      </w:tabs>
      <w:spacing w:lineRule="auto" w:line="259" w:before="0" w:after="0"/>
      <w:ind w:left="-7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4" w:leader="none"/>
      </w:tabs>
      <w:spacing w:lineRule="auto" w:line="259" w:before="0" w:after="6"/>
      <w:ind w:left="0" w:right="-32" w:hanging="0"/>
      <w:jc w:val="left"/>
      <w:rPr/>
    </w:pPr>
    <w:r>
      <mc:AlternateContent>
        <mc:Choice Requires="wpg">
          <w:drawing>
            <wp:anchor behindDoc="1" distT="0" distB="0" distL="0" distR="0" simplePos="0" locked="0" layoutInCell="1" allowOverlap="1" relativeHeight="159" wp14:anchorId="5CAECE3C">
              <wp:simplePos x="0" y="0"/>
              <wp:positionH relativeFrom="page">
                <wp:posOffset>5575300</wp:posOffset>
              </wp:positionH>
              <wp:positionV relativeFrom="page">
                <wp:posOffset>9613900</wp:posOffset>
              </wp:positionV>
              <wp:extent cx="1069975" cy="260350"/>
              <wp:effectExtent l="0" t="0" r="0" b="0"/>
              <wp:wrapNone/>
              <wp:docPr id="105" name="Group 143699"/>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699"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70</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44" w:leader="none"/>
      </w:tabs>
      <w:spacing w:lineRule="auto" w:line="259" w:before="0" w:after="6"/>
      <w:ind w:left="0" w:right="-32" w:hanging="0"/>
      <w:jc w:val="left"/>
      <w:rPr/>
    </w:pPr>
    <w:r>
      <mc:AlternateContent>
        <mc:Choice Requires="wpg">
          <w:drawing>
            <wp:anchor behindDoc="1" distT="0" distB="0" distL="0" distR="0" simplePos="0" locked="0" layoutInCell="1" allowOverlap="1" relativeHeight="162" wp14:anchorId="35B013C0">
              <wp:simplePos x="0" y="0"/>
              <wp:positionH relativeFrom="page">
                <wp:posOffset>5575300</wp:posOffset>
              </wp:positionH>
              <wp:positionV relativeFrom="page">
                <wp:posOffset>9613900</wp:posOffset>
              </wp:positionV>
              <wp:extent cx="1069975" cy="260350"/>
              <wp:effectExtent l="0" t="0" r="0" b="0"/>
              <wp:wrapNone/>
              <wp:docPr id="106" name="Group 143669"/>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669"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69</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65" wp14:anchorId="06CBBF5F">
              <wp:simplePos x="0" y="0"/>
              <wp:positionH relativeFrom="page">
                <wp:posOffset>5575300</wp:posOffset>
              </wp:positionH>
              <wp:positionV relativeFrom="page">
                <wp:posOffset>9613900</wp:posOffset>
              </wp:positionV>
              <wp:extent cx="1069975" cy="260350"/>
              <wp:effectExtent l="0" t="0" r="0" b="0"/>
              <wp:wrapNone/>
              <wp:docPr id="116" name="Group 143780"/>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780"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76</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67" wp14:anchorId="34F336C9">
              <wp:simplePos x="0" y="0"/>
              <wp:positionH relativeFrom="page">
                <wp:posOffset>5575300</wp:posOffset>
              </wp:positionH>
              <wp:positionV relativeFrom="page">
                <wp:posOffset>9613900</wp:posOffset>
              </wp:positionV>
              <wp:extent cx="1069975" cy="260350"/>
              <wp:effectExtent l="0" t="0" r="0" b="0"/>
              <wp:wrapNone/>
              <wp:docPr id="117" name="Group 143750"/>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750"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68" wp14:anchorId="4242D793">
              <wp:simplePos x="0" y="0"/>
              <wp:positionH relativeFrom="page">
                <wp:posOffset>5575300</wp:posOffset>
              </wp:positionH>
              <wp:positionV relativeFrom="page">
                <wp:posOffset>9613900</wp:posOffset>
              </wp:positionV>
              <wp:extent cx="1069975" cy="260350"/>
              <wp:effectExtent l="0" t="0" r="0" b="0"/>
              <wp:wrapNone/>
              <wp:docPr id="118" name="Group 143720"/>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720"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71</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72" wp14:anchorId="38BC83C8">
              <wp:simplePos x="0" y="0"/>
              <wp:positionH relativeFrom="page">
                <wp:posOffset>5575300</wp:posOffset>
              </wp:positionH>
              <wp:positionV relativeFrom="page">
                <wp:posOffset>9613900</wp:posOffset>
              </wp:positionV>
              <wp:extent cx="1069975" cy="260350"/>
              <wp:effectExtent l="0" t="0" r="0" b="0"/>
              <wp:wrapNone/>
              <wp:docPr id="132" name="Group 143861"/>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861"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84</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76" wp14:anchorId="48329A3A">
              <wp:simplePos x="0" y="0"/>
              <wp:positionH relativeFrom="page">
                <wp:posOffset>5575300</wp:posOffset>
              </wp:positionH>
              <wp:positionV relativeFrom="page">
                <wp:posOffset>9613900</wp:posOffset>
              </wp:positionV>
              <wp:extent cx="1069975" cy="260350"/>
              <wp:effectExtent l="0" t="0" r="0" b="0"/>
              <wp:wrapNone/>
              <wp:docPr id="133" name="Group 143831"/>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831"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77" wp14:anchorId="148D1819">
              <wp:simplePos x="0" y="0"/>
              <wp:positionH relativeFrom="page">
                <wp:posOffset>5575300</wp:posOffset>
              </wp:positionH>
              <wp:positionV relativeFrom="page">
                <wp:posOffset>9613900</wp:posOffset>
              </wp:positionV>
              <wp:extent cx="1069975" cy="260350"/>
              <wp:effectExtent l="0" t="0" r="0" b="0"/>
              <wp:wrapNone/>
              <wp:docPr id="134" name="Group 143801"/>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801"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77</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78" wp14:anchorId="5C5CEAE6">
              <wp:simplePos x="0" y="0"/>
              <wp:positionH relativeFrom="page">
                <wp:posOffset>5575300</wp:posOffset>
              </wp:positionH>
              <wp:positionV relativeFrom="page">
                <wp:posOffset>9613900</wp:posOffset>
              </wp:positionV>
              <wp:extent cx="1069975" cy="260350"/>
              <wp:effectExtent l="0" t="0" r="0" b="0"/>
              <wp:wrapNone/>
              <wp:docPr id="143" name="Group 143942"/>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942"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88</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80" wp14:anchorId="39C974A2">
              <wp:simplePos x="0" y="0"/>
              <wp:positionH relativeFrom="page">
                <wp:posOffset>5575300</wp:posOffset>
              </wp:positionH>
              <wp:positionV relativeFrom="page">
                <wp:posOffset>9613900</wp:posOffset>
              </wp:positionV>
              <wp:extent cx="1069975" cy="260350"/>
              <wp:effectExtent l="0" t="0" r="0" b="0"/>
              <wp:wrapNone/>
              <wp:docPr id="144" name="Group 143912"/>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912"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89</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81" wp14:anchorId="1DD2A764">
              <wp:simplePos x="0" y="0"/>
              <wp:positionH relativeFrom="page">
                <wp:posOffset>5575300</wp:posOffset>
              </wp:positionH>
              <wp:positionV relativeFrom="page">
                <wp:posOffset>9613900</wp:posOffset>
              </wp:positionV>
              <wp:extent cx="1069975" cy="260350"/>
              <wp:effectExtent l="0" t="0" r="0" b="0"/>
              <wp:wrapNone/>
              <wp:docPr id="145" name="Group 143882"/>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882"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86</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3" w:hanging="0"/>
      <w:jc w:val="left"/>
      <w:rPr/>
    </w:pPr>
    <w:r>
      <mc:AlternateContent>
        <mc:Choice Requires="wpg">
          <w:drawing>
            <wp:anchor behindDoc="1" distT="0" distB="0" distL="0" distR="0" simplePos="0" locked="0" layoutInCell="1" allowOverlap="1" relativeHeight="183" wp14:anchorId="1D457B93">
              <wp:simplePos x="0" y="0"/>
              <wp:positionH relativeFrom="page">
                <wp:posOffset>5575300</wp:posOffset>
              </wp:positionH>
              <wp:positionV relativeFrom="page">
                <wp:posOffset>9613900</wp:posOffset>
              </wp:positionV>
              <wp:extent cx="1069975" cy="260350"/>
              <wp:effectExtent l="0" t="0" r="0" b="0"/>
              <wp:wrapNone/>
              <wp:docPr id="153" name="Group 144003"/>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003"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92</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3" w:hanging="0"/>
      <w:jc w:val="left"/>
      <w:rPr/>
    </w:pPr>
    <w:r>
      <mc:AlternateContent>
        <mc:Choice Requires="wpg">
          <w:drawing>
            <wp:anchor behindDoc="1" distT="0" distB="0" distL="0" distR="0" simplePos="0" locked="0" layoutInCell="1" allowOverlap="1" relativeHeight="184" wp14:anchorId="2D7F2EFC">
              <wp:simplePos x="0" y="0"/>
              <wp:positionH relativeFrom="page">
                <wp:posOffset>5575300</wp:posOffset>
              </wp:positionH>
              <wp:positionV relativeFrom="page">
                <wp:posOffset>9613900</wp:posOffset>
              </wp:positionV>
              <wp:extent cx="1069975" cy="260350"/>
              <wp:effectExtent l="0" t="0" r="0" b="0"/>
              <wp:wrapNone/>
              <wp:docPr id="154" name="Group 143983"/>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3983"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91</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88" w:leader="none"/>
      </w:tabs>
      <w:spacing w:lineRule="auto" w:line="259" w:before="0" w:after="0"/>
      <w:ind w:left="0" w:right="0" w:hanging="0"/>
      <w:jc w:val="left"/>
      <w:rPr/>
    </w:pPr>
    <w:r>
      <w:rPr>
        <w:b/>
        <w:lang w:val="zh-Hans"/>
      </w:rPr>
      <w:t>LogiCORE IP AXI DMA v7.1</w:t>
      <w:tab/>
    </w:r>
    <w:r>
      <w:rPr>
        <w:b/>
        <w:lang w:val="zh-Hans"/>
      </w:rPr>
      <w:fldChar w:fldCharType="begin"/>
    </w:r>
    <w:r>
      <w:rPr>
        <w:b/>
        <w:lang w:val="zh-Hans"/>
      </w:rPr>
      <w:instrText> PAGE </w:instrText>
    </w:r>
    <w:r>
      <w:rPr>
        <w:b/>
        <w:lang w:val="zh-Hans"/>
      </w:rPr>
      <w:fldChar w:fldCharType="separate"/>
    </w:r>
    <w:r>
      <w:rPr>
        <w:b/>
        <w:lang w:val="zh-Hans"/>
      </w:rPr>
      <w:t>4</w:t>
    </w:r>
    <w:r>
      <w:rPr>
        <w:b/>
        <w:lang w:val="zh-Hans"/>
      </w:rPr>
      <w:fldChar w:fldCharType="end"/>
    </w:r>
  </w:p>
  <w:p>
    <w:pPr>
      <w:pStyle w:val="Normal"/>
      <w:tabs>
        <w:tab w:val="clear" w:pos="420"/>
        <w:tab w:val="center" w:pos="5044"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3" w:hanging="0"/>
      <w:jc w:val="left"/>
      <w:rPr/>
    </w:pPr>
    <w:r>
      <mc:AlternateContent>
        <mc:Choice Requires="wpg">
          <w:drawing>
            <wp:anchor behindDoc="1" distT="0" distB="0" distL="0" distR="0" simplePos="0" locked="0" layoutInCell="1" allowOverlap="1" relativeHeight="185" wp14:anchorId="7D07D67F">
              <wp:simplePos x="0" y="0"/>
              <wp:positionH relativeFrom="page">
                <wp:posOffset>5575300</wp:posOffset>
              </wp:positionH>
              <wp:positionV relativeFrom="page">
                <wp:posOffset>9613900</wp:posOffset>
              </wp:positionV>
              <wp:extent cx="1069975" cy="260350"/>
              <wp:effectExtent l="0" t="0" r="0" b="0"/>
              <wp:wrapNone/>
              <wp:docPr id="163" name="Group 144079"/>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079"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94</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3" w:hanging="0"/>
      <w:jc w:val="left"/>
      <w:rPr/>
    </w:pPr>
    <w:r>
      <mc:AlternateContent>
        <mc:Choice Requires="wpg">
          <w:drawing>
            <wp:anchor behindDoc="1" distT="0" distB="0" distL="0" distR="0" simplePos="0" locked="0" layoutInCell="1" allowOverlap="1" relativeHeight="186" wp14:anchorId="56DAD4DD">
              <wp:simplePos x="0" y="0"/>
              <wp:positionH relativeFrom="page">
                <wp:posOffset>5575300</wp:posOffset>
              </wp:positionH>
              <wp:positionV relativeFrom="page">
                <wp:posOffset>9613900</wp:posOffset>
              </wp:positionV>
              <wp:extent cx="1069975" cy="260350"/>
              <wp:effectExtent l="0" t="0" r="0" b="0"/>
              <wp:wrapNone/>
              <wp:docPr id="164" name="Group 144059"/>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059"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3" w:hanging="0"/>
      <w:jc w:val="left"/>
      <w:rPr/>
    </w:pPr>
    <w:r>
      <mc:AlternateContent>
        <mc:Choice Requires="wpg">
          <w:drawing>
            <wp:anchor behindDoc="1" distT="0" distB="0" distL="0" distR="0" simplePos="0" locked="0" layoutInCell="1" allowOverlap="1" relativeHeight="187" wp14:anchorId="08AEB46A">
              <wp:simplePos x="0" y="0"/>
              <wp:positionH relativeFrom="page">
                <wp:posOffset>5575300</wp:posOffset>
              </wp:positionH>
              <wp:positionV relativeFrom="page">
                <wp:posOffset>9613900</wp:posOffset>
              </wp:positionV>
              <wp:extent cx="1069975" cy="260350"/>
              <wp:effectExtent l="0" t="0" r="0" b="0"/>
              <wp:wrapNone/>
              <wp:docPr id="165" name="Group 144029"/>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029"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93</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7777" w:leader="none"/>
        <w:tab w:val="right" w:pos="9282" w:leader="none"/>
      </w:tabs>
      <w:spacing w:lineRule="auto" w:line="259" w:before="0" w:after="6"/>
      <w:ind w:left="-760" w:right="-34" w:hanging="0"/>
      <w:jc w:val="left"/>
      <w:rPr/>
    </w:pPr>
    <w:r>
      <mc:AlternateContent>
        <mc:Choice Requires="wpg">
          <w:drawing>
            <wp:anchor behindDoc="1" distT="0" distB="0" distL="0" distR="0" simplePos="0" locked="0" layoutInCell="1" allowOverlap="1" relativeHeight="189" wp14:anchorId="4F987662">
              <wp:simplePos x="0" y="0"/>
              <wp:positionH relativeFrom="page">
                <wp:posOffset>5575300</wp:posOffset>
              </wp:positionH>
              <wp:positionV relativeFrom="page">
                <wp:posOffset>9613900</wp:posOffset>
              </wp:positionV>
              <wp:extent cx="1069975" cy="260350"/>
              <wp:effectExtent l="0" t="0" r="0" b="0"/>
              <wp:wrapNone/>
              <wp:docPr id="169" name="Group 144170"/>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170"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98</w:t>
    </w:r>
    <w:r>
      <w:rPr>
        <w:b/>
        <w:lang w:val="zh-Hans"/>
      </w:rPr>
      <w:fldChar w:fldCharType="end"/>
    </w:r>
  </w:p>
  <w:p>
    <w:pPr>
      <w:pStyle w:val="Normal"/>
      <w:tabs>
        <w:tab w:val="clear" w:pos="420"/>
        <w:tab w:val="center" w:pos="4276" w:leader="none"/>
      </w:tabs>
      <w:spacing w:lineRule="auto" w:line="259" w:before="0" w:after="0"/>
      <w:ind w:left="-7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7777" w:leader="none"/>
        <w:tab w:val="right" w:pos="9282" w:leader="none"/>
      </w:tabs>
      <w:spacing w:lineRule="auto" w:line="259" w:before="0" w:after="6"/>
      <w:ind w:left="-760" w:right="-34" w:hanging="0"/>
      <w:jc w:val="left"/>
      <w:rPr/>
    </w:pPr>
    <w:r>
      <mc:AlternateContent>
        <mc:Choice Requires="wpg">
          <w:drawing>
            <wp:anchor behindDoc="1" distT="0" distB="0" distL="0" distR="0" simplePos="0" locked="0" layoutInCell="1" allowOverlap="1" relativeHeight="190" wp14:anchorId="22558B14">
              <wp:simplePos x="0" y="0"/>
              <wp:positionH relativeFrom="page">
                <wp:posOffset>5575300</wp:posOffset>
              </wp:positionH>
              <wp:positionV relativeFrom="page">
                <wp:posOffset>9613900</wp:posOffset>
              </wp:positionV>
              <wp:extent cx="1069975" cy="260350"/>
              <wp:effectExtent l="0" t="0" r="0" b="0"/>
              <wp:wrapNone/>
              <wp:docPr id="170" name="Group 144140"/>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140"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97</w:t>
    </w:r>
    <w:r>
      <w:rPr>
        <w:b/>
        <w:lang w:val="zh-Hans"/>
      </w:rPr>
      <w:fldChar w:fldCharType="end"/>
    </w:r>
  </w:p>
  <w:p>
    <w:pPr>
      <w:pStyle w:val="Normal"/>
      <w:tabs>
        <w:tab w:val="clear" w:pos="420"/>
        <w:tab w:val="center" w:pos="4276" w:leader="none"/>
      </w:tabs>
      <w:spacing w:lineRule="auto" w:line="259" w:before="0" w:after="0"/>
      <w:ind w:left="-76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80" w:leader="none"/>
      </w:tabs>
      <w:spacing w:lineRule="auto" w:line="259" w:before="0" w:after="6"/>
      <w:ind w:left="0" w:right="0" w:hanging="0"/>
      <w:jc w:val="left"/>
      <w:rPr/>
    </w:pPr>
    <w:r>
      <mc:AlternateContent>
        <mc:Choice Requires="wpg">
          <w:drawing>
            <wp:anchor behindDoc="1" distT="0" distB="0" distL="0" distR="0" simplePos="0" locked="0" layoutInCell="1" allowOverlap="1" relativeHeight="4" wp14:anchorId="508319EE">
              <wp:simplePos x="0" y="0"/>
              <wp:positionH relativeFrom="page">
                <wp:posOffset>5575300</wp:posOffset>
              </wp:positionH>
              <wp:positionV relativeFrom="page">
                <wp:posOffset>9613900</wp:posOffset>
              </wp:positionV>
              <wp:extent cx="1069975" cy="260350"/>
              <wp:effectExtent l="0" t="0" r="0" b="0"/>
              <wp:wrapNone/>
              <wp:docPr id="8" name="Group 144366"/>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4366"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5</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9" wp14:anchorId="0C365A09">
              <wp:simplePos x="0" y="0"/>
              <wp:positionH relativeFrom="page">
                <wp:posOffset>5575300</wp:posOffset>
              </wp:positionH>
              <wp:positionV relativeFrom="page">
                <wp:posOffset>9613900</wp:posOffset>
              </wp:positionV>
              <wp:extent cx="1069975" cy="260350"/>
              <wp:effectExtent l="0" t="0" r="0" b="0"/>
              <wp:wrapNone/>
              <wp:docPr id="18" name="Group 142824"/>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824"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8</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73" w:leader="none"/>
      </w:tabs>
      <w:spacing w:lineRule="auto" w:line="259" w:before="0" w:after="6"/>
      <w:ind w:left="0" w:right="-4" w:hanging="0"/>
      <w:jc w:val="left"/>
      <w:rPr/>
    </w:pPr>
    <w:r>
      <mc:AlternateContent>
        <mc:Choice Requires="wpg">
          <w:drawing>
            <wp:anchor behindDoc="1" distT="0" distB="0" distL="0" distR="0" simplePos="0" locked="0" layoutInCell="1" allowOverlap="1" relativeHeight="15" wp14:anchorId="61054440">
              <wp:simplePos x="0" y="0"/>
              <wp:positionH relativeFrom="page">
                <wp:posOffset>5575300</wp:posOffset>
              </wp:positionH>
              <wp:positionV relativeFrom="page">
                <wp:posOffset>9613900</wp:posOffset>
              </wp:positionV>
              <wp:extent cx="1069975" cy="260350"/>
              <wp:effectExtent l="0" t="0" r="0" b="0"/>
              <wp:wrapNone/>
              <wp:docPr id="19" name="Group 142804"/>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804"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7</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8537" w:leader="none"/>
        <w:tab w:val="right" w:pos="10021" w:leader="none"/>
      </w:tabs>
      <w:spacing w:lineRule="auto" w:line="259" w:before="0" w:after="6"/>
      <w:ind w:left="0" w:right="-55" w:hanging="0"/>
      <w:jc w:val="left"/>
      <w:rPr/>
    </w:pPr>
    <w:r>
      <mc:AlternateContent>
        <mc:Choice Requires="wpg">
          <w:drawing>
            <wp:anchor behindDoc="1" distT="0" distB="0" distL="0" distR="0" simplePos="0" locked="0" layoutInCell="1" allowOverlap="1" relativeHeight="97" wp14:anchorId="1E266773">
              <wp:simplePos x="0" y="0"/>
              <wp:positionH relativeFrom="page">
                <wp:posOffset>5575300</wp:posOffset>
              </wp:positionH>
              <wp:positionV relativeFrom="page">
                <wp:posOffset>9613900</wp:posOffset>
              </wp:positionV>
              <wp:extent cx="1069975" cy="260350"/>
              <wp:effectExtent l="0" t="0" r="0" b="0"/>
              <wp:wrapNone/>
              <wp:docPr id="26" name="Group 142915"/>
              <a:graphic xmlns:a="http://schemas.openxmlformats.org/drawingml/2006/main">
                <a:graphicData uri="http://schemas.microsoft.com/office/word/2010/wordprocessingGroup">
                  <wpg:wgp>
                    <wpg:cNvGrpSpPr/>
                    <wpg:grpSpPr>
                      <a:xfrm>
                        <a:off x="0" y="0"/>
                        <a:ext cx="1069200" cy="259560"/>
                      </a:xfrm>
                    </wpg:grpSpPr>
                    <wps:wsp>
                      <wps:cNvSpPr/>
                      <wps:spPr>
                        <a:xfrm>
                          <a:off x="0" y="0"/>
                          <a:ext cx="1069200" cy="259560"/>
                        </a:xfrm>
                        <a:custGeom>
                          <a:avLst/>
                          <a:gdLst/>
                          <a:ahLst/>
                          <a:rect l="l" t="t" r="r" b="b"/>
                          <a:pathLst>
                            <a:path w="1066678" h="256958">
                              <a:moveTo>
                                <a:pt x="1066678" y="172237"/>
                              </a:moveTo>
                              <a:cubicBezTo>
                                <a:pt x="1066678" y="186447"/>
                                <a:pt x="1055054" y="198065"/>
                                <a:pt x="1040836" y="198065"/>
                              </a:cubicBezTo>
                              <a:lnTo>
                                <a:pt x="453191" y="198065"/>
                              </a:lnTo>
                              <a:cubicBezTo>
                                <a:pt x="438975" y="198065"/>
                                <a:pt x="416223" y="201428"/>
                                <a:pt x="402629" y="205538"/>
                              </a:cubicBezTo>
                              <a:lnTo>
                                <a:pt x="246169" y="252837"/>
                              </a:lnTo>
                              <a:cubicBezTo>
                                <a:pt x="232552" y="256958"/>
                                <a:pt x="220627" y="248727"/>
                                <a:pt x="219631" y="234555"/>
                              </a:cubicBezTo>
                              <a:lnTo>
                                <a:pt x="218896" y="223820"/>
                              </a:lnTo>
                              <a:cubicBezTo>
                                <a:pt x="217911" y="209660"/>
                                <a:pt x="205476" y="198065"/>
                                <a:pt x="191259" y="198065"/>
                              </a:cubicBezTo>
                              <a:lnTo>
                                <a:pt x="25842" y="198065"/>
                              </a:lnTo>
                              <a:cubicBezTo>
                                <a:pt x="11625" y="198065"/>
                                <a:pt x="0" y="186447"/>
                                <a:pt x="0" y="172237"/>
                              </a:cubicBezTo>
                              <a:lnTo>
                                <a:pt x="0" y="25822"/>
                              </a:lnTo>
                              <a:cubicBezTo>
                                <a:pt x="0" y="11619"/>
                                <a:pt x="11625" y="0"/>
                                <a:pt x="25842" y="0"/>
                              </a:cubicBezTo>
                              <a:lnTo>
                                <a:pt x="1040836" y="0"/>
                              </a:lnTo>
                              <a:cubicBezTo>
                                <a:pt x="1055054" y="0"/>
                                <a:pt x="1066678" y="11619"/>
                                <a:pt x="1066678" y="25822"/>
                              </a:cubicBezTo>
                              <a:lnTo>
                                <a:pt x="1066678" y="172237"/>
                              </a:lnTo>
                              <a:close/>
                            </a:path>
                          </a:pathLst>
                        </a:custGeom>
                        <a:noFill/>
                        <a:ln w="25560">
                          <a:solidFill>
                            <a:srgbClr val="ffffff"/>
                          </a:solidFill>
                        </a:ln>
                      </wps:spPr>
                      <wps:style>
                        <a:lnRef idx="1"/>
                        <a:fillRef idx="0"/>
                        <a:effectRef idx="0"/>
                        <a:fontRef idx="minor"/>
                      </wps:style>
                      <wps:bodyPr/>
                    </wps:wsp>
                  </wpg:wgp>
                </a:graphicData>
              </a:graphic>
            </wp:anchor>
          </w:drawing>
        </mc:Choice>
        <mc:Fallback>
          <w:pict>
            <v:group id="shape_0" alt="Group 142915" style="position:absolute;margin-left:439pt;margin-top:757pt;width:84.2pt;height:20.45pt" coordorigin="8780,15140" coordsize="1684,409"/>
          </w:pict>
        </mc:Fallback>
      </mc:AlternateContent>
    </w:r>
    <w:r>
      <w:rPr>
        <w:b/>
        <w:lang w:val="zh-Hans"/>
      </w:rPr>
      <w:t>LogiCORE IP AXI DMA v7.1</w:t>
      <w:tab/>
    </w:r>
    <w:r>
      <w:rPr>
        <w:color w:val="2F2925"/>
        <w:lang w:val="zh-Hans"/>
      </w:rPr>
      <w:t>发送反馈</w:t>
    </w:r>
    <w:r>
      <w:rPr>
        <w:color w:val="2F2925"/>
        <w:lang w:val="zh-Hans"/>
      </w:rPr>
      <w:tab/>
    </w:r>
    <w:r>
      <w:rPr>
        <w:b/>
        <w:lang w:val="zh-Hans"/>
      </w:rPr>
      <w:fldChar w:fldCharType="begin"/>
    </w:r>
    <w:r>
      <w:rPr>
        <w:b/>
        <w:lang w:val="zh-Hans"/>
      </w:rPr>
      <w:instrText> PAGE </w:instrText>
    </w:r>
    <w:r>
      <w:rPr>
        <w:b/>
        <w:lang w:val="zh-Hans"/>
      </w:rPr>
      <w:fldChar w:fldCharType="separate"/>
    </w:r>
    <w:r>
      <w:rPr>
        <w:b/>
        <w:lang w:val="zh-Hans"/>
      </w:rPr>
      <w:t>14</w:t>
    </w:r>
    <w:r>
      <w:rPr>
        <w:b/>
        <w:lang w:val="zh-Hans"/>
      </w:rPr>
      <w:fldChar w:fldCharType="end"/>
    </w:r>
  </w:p>
  <w:p>
    <w:pPr>
      <w:pStyle w:val="Normal"/>
      <w:tabs>
        <w:tab w:val="clear" w:pos="420"/>
        <w:tab w:val="center" w:pos="5035" w:leader="none"/>
      </w:tabs>
      <w:spacing w:lineRule="auto" w:line="259" w:before="0" w:after="0"/>
      <w:ind w:left="0" w:right="0" w:hanging="0"/>
      <w:jc w:val="left"/>
      <w:rPr/>
    </w:pPr>
    <w:r>
      <w:rPr>
        <w:lang w:val="zh-Hans"/>
      </w:rPr>
      <w:t>PG021 4</w:t>
    </w:r>
    <w:r>
      <w:rPr>
        <w:lang w:val="zh-Hans"/>
      </w:rPr>
      <w:t xml:space="preserve">月 </w:t>
    </w:r>
    <w:r>
      <w:rPr>
        <w:lang w:val="zh-Hans"/>
      </w:rPr>
      <w:t>27</w:t>
    </w:r>
    <w:r>
      <w:rPr>
        <w:lang w:val="zh-Hans"/>
      </w:rPr>
      <w:t xml:space="preserve">， </w:t>
    </w:r>
    <w:r>
      <w:rPr>
        <w:lang w:val="zh-Hans"/>
      </w:rPr>
      <w:t>2022</w:t>
      <w:tab/>
    </w:r>
    <w:r>
      <w:rPr>
        <w:color w:val="0000FF"/>
        <w:lang w:val="zh-Hans"/>
      </w:rPr>
      <w:t>www.xilinx.com</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21" w:leader="none"/>
      </w:tabs>
      <w:spacing w:lineRule="auto" w:line="259" w:before="0" w:after="0"/>
      <w:ind w:left="0" w:right="-51" w:hanging="0"/>
      <w:jc w:val="left"/>
      <w:rPr/>
    </w:pPr>
    <w:r>
      <w:drawing>
        <wp:anchor behindDoc="1" distT="0" distB="0" distL="114300" distR="114300" simplePos="0" locked="0" layoutInCell="1" allowOverlap="1" relativeHeight="25">
          <wp:simplePos x="0" y="0"/>
          <wp:positionH relativeFrom="page">
            <wp:posOffset>685800</wp:posOffset>
          </wp:positionH>
          <wp:positionV relativeFrom="page">
            <wp:posOffset>328295</wp:posOffset>
          </wp:positionV>
          <wp:extent cx="704215" cy="438150"/>
          <wp:effectExtent l="0" t="0" r="0" b="0"/>
          <wp:wrapSquare wrapText="bothSides"/>
          <wp:docPr id="25"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1"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711" w:leader="none"/>
      </w:tabs>
      <w:spacing w:lineRule="auto" w:line="259" w:before="0" w:after="0"/>
      <w:ind w:left="-360" w:right="-351" w:hanging="0"/>
      <w:jc w:val="left"/>
      <w:rPr/>
    </w:pPr>
    <w:r>
      <w:drawing>
        <wp:anchor behindDoc="1" distT="0" distB="0" distL="114300" distR="114300" simplePos="0" locked="0" layoutInCell="1" allowOverlap="1" relativeHeight="10">
          <wp:simplePos x="0" y="0"/>
          <wp:positionH relativeFrom="page">
            <wp:posOffset>685800</wp:posOffset>
          </wp:positionH>
          <wp:positionV relativeFrom="page">
            <wp:posOffset>328295</wp:posOffset>
          </wp:positionV>
          <wp:extent cx="704215" cy="438150"/>
          <wp:effectExtent l="0" t="0" r="0" b="0"/>
          <wp:wrapSquare wrapText="bothSides"/>
          <wp:docPr id="29"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3"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711" w:leader="none"/>
      </w:tabs>
      <w:spacing w:lineRule="auto" w:line="259" w:before="0" w:after="445"/>
      <w:ind w:left="-360" w:right="-351" w:hanging="0"/>
      <w:jc w:val="left"/>
      <w:rPr/>
    </w:pPr>
    <w:r>
      <w:drawing>
        <wp:anchor behindDoc="1" distT="0" distB="0" distL="114300" distR="114300" simplePos="0" locked="0" layoutInCell="1" allowOverlap="1" relativeHeight="22">
          <wp:simplePos x="0" y="0"/>
          <wp:positionH relativeFrom="page">
            <wp:posOffset>685800</wp:posOffset>
          </wp:positionH>
          <wp:positionV relativeFrom="page">
            <wp:posOffset>328295</wp:posOffset>
          </wp:positionV>
          <wp:extent cx="704215" cy="438150"/>
          <wp:effectExtent l="0" t="0" r="0" b="0"/>
          <wp:wrapSquare wrapText="bothSides"/>
          <wp:docPr id="30" name="Picture 17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46"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tabs>
        <w:tab w:val="clear" w:pos="420"/>
        <w:tab w:val="center" w:pos="2713" w:leader="none"/>
      </w:tabs>
      <w:spacing w:lineRule="auto" w:line="259" w:before="0" w:after="0"/>
      <w:ind w:left="-360" w:right="0" w:hanging="0"/>
      <w:jc w:val="left"/>
      <w:rPr/>
    </w:pPr>
    <w:r>
      <w:rPr>
        <w:i/>
        <w:lang w:val="zh-Hans"/>
      </w:rPr>
      <w:t xml:space="preserve">表 </w:t>
    </w:r>
    <w:r>
      <w:rPr>
        <w:i/>
        <w:lang w:val="zh-Hans"/>
      </w:rPr>
      <w:t>2-7</w:t>
    </w:r>
    <w:r>
      <w:rPr>
        <w:i/>
        <w:lang w:val="zh-Hans"/>
      </w:rPr>
      <w:t>：</w:t>
    </w:r>
    <w:r>
      <w:rPr>
        <w:i/>
        <w:lang w:val="zh-Hans"/>
      </w:rPr>
      <w:tab/>
    </w:r>
    <w:r>
      <w:rPr>
        <w:b/>
        <w:lang w:val="zh-Hans"/>
      </w:rPr>
      <w:t xml:space="preserve">MM2S_DMASR </w:t>
    </w:r>
    <w:r>
      <w:rPr>
        <w:b/>
        <w:lang w:val="zh-Hans"/>
      </w:rPr>
      <w:t>注册详细信息</w:t>
    </w:r>
    <w:r>
      <w:rPr>
        <w:b/>
        <w:i/>
        <w:lang w:val="zh-Hans"/>
      </w:rPr>
      <w:t>（续）</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711" w:leader="none"/>
      </w:tabs>
      <w:spacing w:lineRule="auto" w:line="259" w:before="0" w:after="430"/>
      <w:ind w:left="-360" w:right="-351" w:hanging="0"/>
      <w:jc w:val="left"/>
      <w:rPr/>
    </w:pPr>
    <w:r>
      <w:drawing>
        <wp:anchor behindDoc="1" distT="0" distB="0" distL="114300" distR="114300" simplePos="0" locked="0" layoutInCell="1" allowOverlap="1" relativeHeight="93">
          <wp:simplePos x="0" y="0"/>
          <wp:positionH relativeFrom="page">
            <wp:posOffset>685800</wp:posOffset>
          </wp:positionH>
          <wp:positionV relativeFrom="page">
            <wp:posOffset>328295</wp:posOffset>
          </wp:positionV>
          <wp:extent cx="704215" cy="438150"/>
          <wp:effectExtent l="0" t="0" r="0" b="0"/>
          <wp:wrapSquare wrapText="bothSides"/>
          <wp:docPr id="31" name="Picture 1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50"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0" w:right="819" w:hanging="0"/>
      <w:jc w:val="center"/>
      <w:rPr/>
    </w:pPr>
    <w:r>
      <w:rPr>
        <w:b/>
        <w:i/>
        <w:lang w:val="zh-Hans"/>
      </w:rPr>
      <w:t>（续）</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995" w:leader="none"/>
      </w:tabs>
      <w:spacing w:lineRule="auto" w:line="259" w:before="0" w:after="0"/>
      <w:ind w:left="0" w:right="-76" w:hanging="0"/>
      <w:jc w:val="left"/>
      <w:rPr/>
    </w:pPr>
    <w:r>
      <w:drawing>
        <wp:anchor behindDoc="1" distT="0" distB="0" distL="114300" distR="114300" simplePos="0" locked="0" layoutInCell="1" allowOverlap="1" relativeHeight="16">
          <wp:simplePos x="0" y="0"/>
          <wp:positionH relativeFrom="page">
            <wp:posOffset>685800</wp:posOffset>
          </wp:positionH>
          <wp:positionV relativeFrom="page">
            <wp:posOffset>328295</wp:posOffset>
          </wp:positionV>
          <wp:extent cx="704215" cy="438150"/>
          <wp:effectExtent l="0" t="0" r="0" b="0"/>
          <wp:wrapSquare wrapText="bothSides"/>
          <wp:docPr id="36"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像4"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1109" w:leader="none"/>
        <w:tab w:val="right" w:pos="10071" w:leader="none"/>
      </w:tabs>
      <w:spacing w:lineRule="auto" w:line="259" w:before="0" w:after="445"/>
      <w:ind w:left="0" w:right="-76" w:hanging="0"/>
      <w:jc w:val="left"/>
      <w:rPr/>
    </w:pPr>
    <w:r>
      <w:drawing>
        <wp:anchor behindDoc="1" distT="0" distB="0" distL="114300" distR="114300" simplePos="0" locked="0" layoutInCell="1" allowOverlap="1" relativeHeight="11">
          <wp:simplePos x="0" y="0"/>
          <wp:positionH relativeFrom="page">
            <wp:posOffset>685800</wp:posOffset>
          </wp:positionH>
          <wp:positionV relativeFrom="page">
            <wp:posOffset>328295</wp:posOffset>
          </wp:positionV>
          <wp:extent cx="704215" cy="438150"/>
          <wp:effectExtent l="0" t="0" r="0" b="0"/>
          <wp:wrapSquare wrapText="bothSides"/>
          <wp:docPr id="37"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5"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lang w:val="zh-Hans"/>
      </w:rPr>
      <w:tab/>
    </w:r>
    <w:r>
      <w:rPr>
        <w:i/>
        <w:lang w:val="zh-Hans"/>
      </w:rPr>
      <w:tab/>
    </w:r>
    <w:r>
      <w:rPr>
        <w:i/>
        <w:lang w:val="zh-Hans"/>
      </w:rPr>
      <w:t>第</w:t>
    </w:r>
    <w:r>
      <w:rPr>
        <w:i/>
        <w:lang w:val="zh-Hans"/>
      </w:rPr>
      <w:t>2</w:t>
    </w:r>
    <w:r>
      <w:rPr>
        <w:i/>
        <w:lang w:val="zh-Hans"/>
      </w:rPr>
      <w:t>章：</w:t>
    </w:r>
    <w:r>
      <w:rPr>
        <w:b/>
        <w:lang w:val="zh-Hans"/>
      </w:rPr>
      <w:t>产品规格</w:t>
    </w:r>
  </w:p>
  <w:p>
    <w:pPr>
      <w:pStyle w:val="Normal"/>
      <w:tabs>
        <w:tab w:val="clear" w:pos="420"/>
        <w:tab w:val="center" w:pos="453" w:leader="none"/>
        <w:tab w:val="center" w:pos="3073" w:leader="none"/>
      </w:tabs>
      <w:spacing w:lineRule="auto" w:line="259" w:before="0" w:after="0"/>
      <w:ind w:left="0" w:right="0" w:hanging="0"/>
      <w:jc w:val="left"/>
      <w:rPr/>
    </w:pPr>
    <w:r>
      <w:rPr>
        <w:lang w:val="zh-Hans"/>
      </w:rPr>
      <w:tab/>
    </w:r>
    <w:r>
      <w:rPr>
        <w:i/>
        <w:lang w:val="zh-Hans"/>
      </w:rPr>
      <w:t xml:space="preserve">表 </w:t>
    </w:r>
    <w:r>
      <w:rPr>
        <w:i/>
        <w:lang w:val="zh-Hans"/>
      </w:rPr>
      <w:t>2-7</w:t>
    </w:r>
    <w:r>
      <w:rPr>
        <w:i/>
        <w:lang w:val="zh-Hans"/>
      </w:rPr>
      <w:t>：</w:t>
    </w:r>
    <w:r>
      <w:rPr>
        <w:i/>
        <w:lang w:val="zh-Hans"/>
      </w:rPr>
      <w:tab/>
    </w:r>
    <w:r>
      <w:rPr>
        <w:b/>
        <w:lang w:val="zh-Hans"/>
      </w:rPr>
      <w:t xml:space="preserve">MM2S_DMASR </w:t>
    </w:r>
    <w:r>
      <w:rPr>
        <w:b/>
        <w:lang w:val="zh-Hans"/>
      </w:rPr>
      <w:t>注册详细信息</w:t>
    </w:r>
    <w:r>
      <w:rPr>
        <w:b/>
        <w:i/>
        <w:lang w:val="zh-Hans"/>
      </w:rPr>
      <w:t>（续）</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center" w:pos="1109" w:leader="none"/>
        <w:tab w:val="right" w:pos="10071" w:leader="none"/>
      </w:tabs>
      <w:spacing w:lineRule="auto" w:line="259" w:before="0" w:after="445"/>
      <w:ind w:left="0" w:right="-76" w:hanging="0"/>
      <w:jc w:val="left"/>
      <w:rPr/>
    </w:pPr>
    <w:r>
      <w:drawing>
        <wp:anchor behindDoc="1" distT="0" distB="0" distL="114300" distR="114300" simplePos="0" locked="0" layoutInCell="1" allowOverlap="1" relativeHeight="91">
          <wp:simplePos x="0" y="0"/>
          <wp:positionH relativeFrom="page">
            <wp:posOffset>685800</wp:posOffset>
          </wp:positionH>
          <wp:positionV relativeFrom="page">
            <wp:posOffset>328295</wp:posOffset>
          </wp:positionV>
          <wp:extent cx="704215" cy="438150"/>
          <wp:effectExtent l="0" t="0" r="0" b="0"/>
          <wp:wrapSquare wrapText="bothSides"/>
          <wp:docPr id="38"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6"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lang w:val="zh-Hans"/>
      </w:rPr>
      <w:tab/>
    </w:r>
    <w:r>
      <w:rPr>
        <w:i/>
        <w:lang w:val="zh-Hans"/>
      </w:rPr>
      <w:tab/>
    </w:r>
    <w:r>
      <w:rPr>
        <w:i/>
        <w:lang w:val="zh-Hans"/>
      </w:rPr>
      <w:t>第</w:t>
    </w:r>
    <w:r>
      <w:rPr>
        <w:i/>
        <w:lang w:val="zh-Hans"/>
      </w:rPr>
      <w:t>2</w:t>
    </w:r>
    <w:r>
      <w:rPr>
        <w:i/>
        <w:lang w:val="zh-Hans"/>
      </w:rPr>
      <w:t>章：</w:t>
    </w:r>
    <w:r>
      <w:rPr>
        <w:b/>
        <w:lang w:val="zh-Hans"/>
      </w:rPr>
      <w:t>产品规格</w:t>
    </w:r>
  </w:p>
  <w:p>
    <w:pPr>
      <w:pStyle w:val="Normal"/>
      <w:tabs>
        <w:tab w:val="clear" w:pos="420"/>
        <w:tab w:val="center" w:pos="453" w:leader="none"/>
        <w:tab w:val="center" w:pos="3073" w:leader="none"/>
      </w:tabs>
      <w:spacing w:lineRule="auto" w:line="259" w:before="0" w:after="0"/>
      <w:ind w:left="0" w:right="0" w:hanging="0"/>
      <w:jc w:val="left"/>
      <w:rPr/>
    </w:pPr>
    <w:r>
      <w:rPr>
        <w:lang w:val="zh-Hans"/>
      </w:rPr>
      <w:tab/>
    </w:r>
    <w:r>
      <w:rPr>
        <w:i/>
        <w:lang w:val="zh-Hans"/>
      </w:rPr>
      <w:t xml:space="preserve">表 </w:t>
    </w:r>
    <w:r>
      <w:rPr>
        <w:i/>
        <w:lang w:val="zh-Hans"/>
      </w:rPr>
      <w:t>2-7</w:t>
    </w:r>
    <w:r>
      <w:rPr>
        <w:i/>
        <w:lang w:val="zh-Hans"/>
      </w:rPr>
      <w:t>：</w:t>
    </w:r>
    <w:r>
      <w:rPr>
        <w:i/>
        <w:lang w:val="zh-Hans"/>
      </w:rPr>
      <w:tab/>
    </w:r>
    <w:r>
      <w:rPr>
        <w:b/>
        <w:lang w:val="zh-Hans"/>
      </w:rPr>
      <w:t xml:space="preserve">MM2S_DMASR </w:t>
    </w:r>
    <w:r>
      <w:rPr>
        <w:b/>
        <w:lang w:val="zh-Hans"/>
      </w:rPr>
      <w:t>注册详细信息</w:t>
    </w:r>
    <w:r>
      <w:rPr>
        <w:b/>
        <w:i/>
        <w:lang w:val="zh-Hans"/>
      </w:rPr>
      <w:t>（续）</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7" w:leader="none"/>
      </w:tabs>
      <w:spacing w:lineRule="auto" w:line="259" w:before="0" w:after="0"/>
      <w:ind w:left="0" w:right="-25" w:hanging="0"/>
      <w:jc w:val="left"/>
      <w:rPr/>
    </w:pPr>
    <w:r>
      <w:drawing>
        <wp:anchor behindDoc="1" distT="0" distB="0" distL="114300" distR="114300" simplePos="0" locked="0" layoutInCell="1" allowOverlap="1" relativeHeight="29">
          <wp:simplePos x="0" y="0"/>
          <wp:positionH relativeFrom="page">
            <wp:posOffset>685800</wp:posOffset>
          </wp:positionH>
          <wp:positionV relativeFrom="page">
            <wp:posOffset>328295</wp:posOffset>
          </wp:positionV>
          <wp:extent cx="704215" cy="438150"/>
          <wp:effectExtent l="0" t="0" r="0" b="0"/>
          <wp:wrapSquare wrapText="bothSides"/>
          <wp:docPr id="50"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7"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7" w:leader="none"/>
      </w:tabs>
      <w:spacing w:lineRule="auto" w:line="259" w:before="0" w:after="0"/>
      <w:ind w:left="0" w:right="-25" w:hanging="0"/>
      <w:jc w:val="left"/>
      <w:rPr/>
    </w:pPr>
    <w:r>
      <w:drawing>
        <wp:anchor behindDoc="1" distT="0" distB="0" distL="114300" distR="114300" simplePos="0" locked="0" layoutInCell="1" allowOverlap="1" relativeHeight="33">
          <wp:simplePos x="0" y="0"/>
          <wp:positionH relativeFrom="page">
            <wp:posOffset>685800</wp:posOffset>
          </wp:positionH>
          <wp:positionV relativeFrom="page">
            <wp:posOffset>328295</wp:posOffset>
          </wp:positionV>
          <wp:extent cx="704215" cy="438150"/>
          <wp:effectExtent l="0" t="0" r="0" b="0"/>
          <wp:wrapSquare wrapText="bothSides"/>
          <wp:docPr id="51"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像8"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711" w:leader="none"/>
      </w:tabs>
      <w:spacing w:lineRule="auto" w:line="259" w:before="0" w:after="430"/>
      <w:ind w:left="-360" w:right="-351" w:hanging="0"/>
      <w:jc w:val="left"/>
      <w:rPr/>
    </w:pPr>
    <w:r>
      <w:drawing>
        <wp:anchor behindDoc="1" distT="0" distB="0" distL="114300" distR="114300" simplePos="0" locked="0" layoutInCell="1" allowOverlap="1" relativeHeight="13">
          <wp:simplePos x="0" y="0"/>
          <wp:positionH relativeFrom="page">
            <wp:posOffset>685800</wp:posOffset>
          </wp:positionH>
          <wp:positionV relativeFrom="page">
            <wp:posOffset>328295</wp:posOffset>
          </wp:positionV>
          <wp:extent cx="704215" cy="438150"/>
          <wp:effectExtent l="0" t="0" r="0" b="0"/>
          <wp:wrapSquare wrapText="bothSides"/>
          <wp:docPr id="54" name="Picture 30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75"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360" w:right="0" w:hanging="0"/>
      <w:jc w:val="left"/>
      <w:rPr/>
    </w:pPr>
    <w:r>
      <w:rPr>
        <w:i/>
        <w:lang w:val="zh-Hans"/>
      </w:rPr>
      <w:t xml:space="preserve">表 </w:t>
    </w:r>
    <w:r>
      <w:rPr>
        <w:i/>
        <w:lang w:val="zh-Hans"/>
      </w:rPr>
      <w:t>2-17</w:t>
    </w:r>
    <w:r>
      <w:rPr>
        <w:i/>
        <w:lang w:val="zh-Hans"/>
      </w:rPr>
      <w:t>：</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711" w:leader="none"/>
      </w:tabs>
      <w:spacing w:lineRule="auto" w:line="259" w:before="0" w:after="430"/>
      <w:ind w:left="-360" w:right="-351" w:hanging="0"/>
      <w:jc w:val="left"/>
      <w:rPr/>
    </w:pPr>
    <w:r>
      <w:drawing>
        <wp:anchor behindDoc="1" distT="0" distB="0" distL="114300" distR="114300" simplePos="0" locked="0" layoutInCell="1" allowOverlap="1" relativeHeight="104">
          <wp:simplePos x="0" y="0"/>
          <wp:positionH relativeFrom="page">
            <wp:posOffset>685800</wp:posOffset>
          </wp:positionH>
          <wp:positionV relativeFrom="page">
            <wp:posOffset>328295</wp:posOffset>
          </wp:positionV>
          <wp:extent cx="704215" cy="438150"/>
          <wp:effectExtent l="0" t="0" r="0" b="0"/>
          <wp:wrapSquare wrapText="bothSides"/>
          <wp:docPr id="55"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像10"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360" w:right="0" w:hanging="0"/>
      <w:jc w:val="left"/>
      <w:rPr/>
    </w:pPr>
    <w:r>
      <w:rPr>
        <w:i/>
        <w:lang w:val="zh-Hans"/>
      </w:rPr>
      <w:t xml:space="preserve">表 </w:t>
    </w:r>
    <w:r>
      <w:rPr>
        <w:i/>
        <w:lang w:val="zh-Hans"/>
      </w:rPr>
      <w:t>2-17</w:t>
    </w:r>
    <w:r>
      <w:rPr>
        <w:i/>
        <w:lang w:val="zh-Hans"/>
      </w:rPr>
      <w:t>：</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4" w:leader="none"/>
      </w:tabs>
      <w:spacing w:lineRule="auto" w:line="259" w:before="0" w:after="0"/>
      <w:ind w:left="0" w:right="-28" w:hanging="0"/>
      <w:jc w:val="left"/>
      <w:rPr/>
    </w:pPr>
    <w:r>
      <w:drawing>
        <wp:anchor behindDoc="1" distT="0" distB="0" distL="114300" distR="114300" simplePos="0" locked="0" layoutInCell="1" allowOverlap="1" relativeHeight="77">
          <wp:simplePos x="0" y="0"/>
          <wp:positionH relativeFrom="page">
            <wp:posOffset>685800</wp:posOffset>
          </wp:positionH>
          <wp:positionV relativeFrom="page">
            <wp:posOffset>328295</wp:posOffset>
          </wp:positionV>
          <wp:extent cx="704215" cy="438150"/>
          <wp:effectExtent l="0" t="0" r="0" b="0"/>
          <wp:wrapSquare wrapText="bothSides"/>
          <wp:docPr id="87"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像12"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4" w:leader="none"/>
      </w:tabs>
      <w:spacing w:lineRule="auto" w:line="259" w:before="0" w:after="0"/>
      <w:ind w:left="0" w:right="-28" w:hanging="0"/>
      <w:jc w:val="left"/>
      <w:rPr/>
    </w:pPr>
    <w:r>
      <w:drawing>
        <wp:anchor behindDoc="1" distT="0" distB="0" distL="114300" distR="114300" simplePos="0" locked="0" layoutInCell="1" allowOverlap="1" relativeHeight="88">
          <wp:simplePos x="0" y="0"/>
          <wp:positionH relativeFrom="page">
            <wp:posOffset>685800</wp:posOffset>
          </wp:positionH>
          <wp:positionV relativeFrom="page">
            <wp:posOffset>328295</wp:posOffset>
          </wp:positionV>
          <wp:extent cx="704215" cy="438150"/>
          <wp:effectExtent l="0" t="0" r="0" b="0"/>
          <wp:wrapSquare wrapText="bothSides"/>
          <wp:docPr id="88"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像13"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00" w:leader="none"/>
      </w:tabs>
      <w:spacing w:lineRule="auto" w:line="259" w:before="0" w:after="470"/>
      <w:ind w:left="0" w:right="-71" w:hanging="0"/>
      <w:jc w:val="left"/>
      <w:rPr/>
    </w:pPr>
    <w:r>
      <w:drawing>
        <wp:anchor behindDoc="1" distT="0" distB="0" distL="114300" distR="114300" simplePos="0" locked="0" layoutInCell="1" allowOverlap="1" relativeHeight="35">
          <wp:simplePos x="0" y="0"/>
          <wp:positionH relativeFrom="page">
            <wp:posOffset>685800</wp:posOffset>
          </wp:positionH>
          <wp:positionV relativeFrom="page">
            <wp:posOffset>328295</wp:posOffset>
          </wp:positionV>
          <wp:extent cx="704215" cy="438150"/>
          <wp:effectExtent l="0" t="0" r="0" b="0"/>
          <wp:wrapSquare wrapText="bothSides"/>
          <wp:docPr id="91" name="Picture 6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188"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760" w:right="0" w:hanging="0"/>
      <w:jc w:val="left"/>
      <w:rPr/>
    </w:pPr>
    <w:r>
      <w:rPr>
        <w:i/>
        <w:lang w:val="zh-Hans"/>
      </w:rPr>
      <w:t xml:space="preserve">表 </w:t>
    </w:r>
    <w:r>
      <w:rPr>
        <w:i/>
        <w:lang w:val="zh-Hans"/>
      </w:rPr>
      <w:t>2-41</w:t>
    </w:r>
    <w:r>
      <w:rPr>
        <w:i/>
        <w:lang w:val="zh-Hans"/>
      </w:rPr>
      <w:t>：</w: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00" w:leader="none"/>
      </w:tabs>
      <w:spacing w:lineRule="auto" w:line="259" w:before="0" w:after="470"/>
      <w:ind w:left="0" w:right="-71" w:hanging="0"/>
      <w:jc w:val="left"/>
      <w:rPr/>
    </w:pPr>
    <w:r>
      <w:drawing>
        <wp:anchor behindDoc="1" distT="0" distB="0" distL="114300" distR="114300" simplePos="0" locked="0" layoutInCell="1" allowOverlap="1" relativeHeight="39">
          <wp:simplePos x="0" y="0"/>
          <wp:positionH relativeFrom="page">
            <wp:posOffset>685800</wp:posOffset>
          </wp:positionH>
          <wp:positionV relativeFrom="page">
            <wp:posOffset>328295</wp:posOffset>
          </wp:positionV>
          <wp:extent cx="704215" cy="438150"/>
          <wp:effectExtent l="0" t="0" r="0" b="0"/>
          <wp:wrapSquare wrapText="bothSides"/>
          <wp:docPr id="92"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像15"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760" w:right="0" w:hanging="0"/>
      <w:jc w:val="left"/>
      <w:rPr>
        <w:i/>
        <w:i/>
        <w:lang w:val="zh-Hans"/>
      </w:rPr>
    </w:pPr>
    <w:r>
      <w:rPr>
        <w:i/>
        <w:lang w:val="zh-Hans"/>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264" w:leader="none"/>
      </w:tabs>
      <w:spacing w:lineRule="auto" w:line="259" w:before="0" w:after="470"/>
      <w:ind w:left="-760" w:right="-48" w:hanging="0"/>
      <w:jc w:val="left"/>
      <w:rPr/>
    </w:pPr>
    <w:r>
      <w:drawing>
        <wp:anchor behindDoc="1" distT="0" distB="0" distL="114300" distR="114300" simplePos="0" locked="0" layoutInCell="1" allowOverlap="1" relativeHeight="41">
          <wp:simplePos x="0" y="0"/>
          <wp:positionH relativeFrom="page">
            <wp:posOffset>685800</wp:posOffset>
          </wp:positionH>
          <wp:positionV relativeFrom="page">
            <wp:posOffset>328295</wp:posOffset>
          </wp:positionV>
          <wp:extent cx="704215" cy="438150"/>
          <wp:effectExtent l="0" t="0" r="0" b="0"/>
          <wp:wrapSquare wrapText="bothSides"/>
          <wp:docPr id="95" name="Picture 65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6589"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0" w:right="0" w:hanging="0"/>
      <w:jc w:val="left"/>
      <w:rPr/>
    </w:pPr>
    <w:r>
      <w:rPr>
        <w:i/>
        <w:lang w:val="zh-Hans"/>
      </w:rPr>
      <w:t xml:space="preserve">表 </w:t>
    </w:r>
    <w:r>
      <w:rPr>
        <w:i/>
        <w:lang w:val="zh-Hans"/>
      </w:rPr>
      <w:t>2-42</w:t>
    </w:r>
    <w:r>
      <w:rPr>
        <w:i/>
        <w:lang w:val="zh-Hans"/>
      </w:rPr>
      <w:t>：</w: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264" w:leader="none"/>
      </w:tabs>
      <w:spacing w:lineRule="auto" w:line="259" w:before="0" w:after="470"/>
      <w:ind w:left="-760" w:right="-48" w:hanging="0"/>
      <w:jc w:val="left"/>
      <w:rPr/>
    </w:pPr>
    <w:r>
      <w:drawing>
        <wp:anchor behindDoc="1" distT="0" distB="0" distL="114300" distR="114300" simplePos="0" locked="0" layoutInCell="1" allowOverlap="1" relativeHeight="37">
          <wp:simplePos x="0" y="0"/>
          <wp:positionH relativeFrom="page">
            <wp:posOffset>685800</wp:posOffset>
          </wp:positionH>
          <wp:positionV relativeFrom="page">
            <wp:posOffset>328295</wp:posOffset>
          </wp:positionV>
          <wp:extent cx="704215" cy="438150"/>
          <wp:effectExtent l="0" t="0" r="0" b="0"/>
          <wp:wrapSquare wrapText="bothSides"/>
          <wp:docPr id="96"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像17"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p>
    <w:pPr>
      <w:pStyle w:val="Normal"/>
      <w:spacing w:lineRule="auto" w:line="259" w:before="0" w:after="0"/>
      <w:ind w:left="0" w:right="0" w:hanging="0"/>
      <w:jc w:val="left"/>
      <w:rPr/>
    </w:pPr>
    <w:r>
      <w:rPr>
        <w:i/>
        <w:lang w:val="zh-Hans"/>
      </w:rPr>
      <w:t xml:space="preserve">表 </w:t>
    </w:r>
    <w:r>
      <w:rPr>
        <w:i/>
        <w:lang w:val="zh-Hans"/>
      </w:rPr>
      <w:t>2-42</w:t>
    </w:r>
    <w:r>
      <w:rPr>
        <w:i/>
        <w:lang w:val="zh-Hans"/>
      </w:rPr>
      <w:t>：</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4" w:leader="none"/>
      </w:tabs>
      <w:spacing w:lineRule="auto" w:line="259" w:before="0" w:after="0"/>
      <w:ind w:left="0" w:right="-28" w:hanging="0"/>
      <w:jc w:val="left"/>
      <w:rPr/>
    </w:pPr>
    <w:r>
      <w:drawing>
        <wp:anchor behindDoc="1" distT="0" distB="0" distL="114300" distR="114300" simplePos="0" locked="0" layoutInCell="1" allowOverlap="1" relativeHeight="48">
          <wp:simplePos x="0" y="0"/>
          <wp:positionH relativeFrom="page">
            <wp:posOffset>685800</wp:posOffset>
          </wp:positionH>
          <wp:positionV relativeFrom="page">
            <wp:posOffset>328295</wp:posOffset>
          </wp:positionV>
          <wp:extent cx="704215" cy="438150"/>
          <wp:effectExtent l="0" t="0" r="0" b="0"/>
          <wp:wrapSquare wrapText="bothSides"/>
          <wp:docPr id="103"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像19"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44" w:leader="none"/>
      </w:tabs>
      <w:spacing w:lineRule="auto" w:line="259" w:before="0" w:after="0"/>
      <w:ind w:left="0" w:right="-28" w:hanging="0"/>
      <w:jc w:val="left"/>
      <w:rPr/>
    </w:pPr>
    <w:r>
      <w:drawing>
        <wp:anchor behindDoc="1" distT="0" distB="0" distL="114300" distR="114300" simplePos="0" locked="0" layoutInCell="1" allowOverlap="1" relativeHeight="56">
          <wp:simplePos x="0" y="0"/>
          <wp:positionH relativeFrom="page">
            <wp:posOffset>685800</wp:posOffset>
          </wp:positionH>
          <wp:positionV relativeFrom="page">
            <wp:posOffset>328295</wp:posOffset>
          </wp:positionV>
          <wp:extent cx="704215" cy="438150"/>
          <wp:effectExtent l="0" t="0" r="0" b="0"/>
          <wp:wrapSquare wrapText="bothSides"/>
          <wp:docPr id="104"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像20"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44">
          <wp:simplePos x="0" y="0"/>
          <wp:positionH relativeFrom="page">
            <wp:posOffset>685800</wp:posOffset>
          </wp:positionH>
          <wp:positionV relativeFrom="page">
            <wp:posOffset>328295</wp:posOffset>
          </wp:positionV>
          <wp:extent cx="704215" cy="438150"/>
          <wp:effectExtent l="0" t="0" r="0" b="0"/>
          <wp:wrapSquare wrapText="bothSides"/>
          <wp:docPr id="114" name="Picture 8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8441"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3</w:t>
    </w:r>
    <w:r>
      <w:rPr>
        <w:i/>
        <w:lang w:val="zh-Hans"/>
      </w:rPr>
      <w:t>章：</w:t>
    </w:r>
    <w:r>
      <w:rPr>
        <w:b/>
        <w:lang w:val="zh-Hans"/>
      </w:rPr>
      <w:t>核心设计</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68">
          <wp:simplePos x="0" y="0"/>
          <wp:positionH relativeFrom="page">
            <wp:posOffset>685800</wp:posOffset>
          </wp:positionH>
          <wp:positionV relativeFrom="page">
            <wp:posOffset>328295</wp:posOffset>
          </wp:positionV>
          <wp:extent cx="704215" cy="438150"/>
          <wp:effectExtent l="0" t="0" r="0" b="0"/>
          <wp:wrapSquare wrapText="bothSides"/>
          <wp:docPr id="115"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像22"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3</w:t>
    </w:r>
    <w:r>
      <w:rPr>
        <w:i/>
        <w:lang w:val="zh-Hans"/>
      </w:rPr>
      <w:t>章：</w:t>
    </w:r>
    <w:r>
      <w:rPr>
        <w:b/>
        <w:lang w:val="zh-Hans"/>
      </w:rPr>
      <w:t>核心设计</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52">
          <wp:simplePos x="0" y="0"/>
          <wp:positionH relativeFrom="page">
            <wp:posOffset>685800</wp:posOffset>
          </wp:positionH>
          <wp:positionV relativeFrom="page">
            <wp:posOffset>328295</wp:posOffset>
          </wp:positionV>
          <wp:extent cx="704215" cy="438150"/>
          <wp:effectExtent l="0" t="0" r="0" b="0"/>
          <wp:wrapSquare wrapText="bothSides"/>
          <wp:docPr id="130" name="Picture 89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8900"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4</w:t>
    </w:r>
    <w:r>
      <w:rPr>
        <w:i/>
        <w:lang w:val="zh-Hans"/>
      </w:rPr>
      <w:t>章：</w:t>
    </w:r>
    <w:r>
      <w:rPr>
        <w:b/>
        <w:lang w:val="zh-Hans"/>
      </w:rPr>
      <w:t>设计流程步骤</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64">
          <wp:simplePos x="0" y="0"/>
          <wp:positionH relativeFrom="page">
            <wp:posOffset>685800</wp:posOffset>
          </wp:positionH>
          <wp:positionV relativeFrom="page">
            <wp:posOffset>328295</wp:posOffset>
          </wp:positionV>
          <wp:extent cx="704215" cy="438150"/>
          <wp:effectExtent l="0" t="0" r="0" b="0"/>
          <wp:wrapSquare wrapText="bothSides"/>
          <wp:docPr id="131"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像23"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4</w:t>
    </w:r>
    <w:r>
      <w:rPr>
        <w:i/>
        <w:lang w:val="zh-Hans"/>
      </w:rPr>
      <w:t>章：</w:t>
    </w:r>
    <w:r>
      <w:rPr>
        <w:b/>
        <w:lang w:val="zh-Hans"/>
      </w:rPr>
      <w:t>设计流程步骤</w: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54">
          <wp:simplePos x="0" y="0"/>
          <wp:positionH relativeFrom="page">
            <wp:posOffset>685800</wp:posOffset>
          </wp:positionH>
          <wp:positionV relativeFrom="page">
            <wp:posOffset>328295</wp:posOffset>
          </wp:positionV>
          <wp:extent cx="704215" cy="438150"/>
          <wp:effectExtent l="0" t="0" r="0" b="0"/>
          <wp:wrapSquare wrapText="bothSides"/>
          <wp:docPr id="141" name="Picture 95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9567"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5</w:t>
    </w:r>
    <w:r>
      <w:rPr>
        <w:i/>
        <w:lang w:val="zh-Hans"/>
      </w:rPr>
      <w:t>章：</w:t>
    </w:r>
    <w:r>
      <w:rPr>
        <w:b/>
        <w:lang w:val="zh-Hans"/>
      </w:rPr>
      <w:t>示例设计</w: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117">
          <wp:simplePos x="0" y="0"/>
          <wp:positionH relativeFrom="page">
            <wp:posOffset>685800</wp:posOffset>
          </wp:positionH>
          <wp:positionV relativeFrom="page">
            <wp:posOffset>328295</wp:posOffset>
          </wp:positionV>
          <wp:extent cx="704215" cy="438150"/>
          <wp:effectExtent l="0" t="0" r="0" b="0"/>
          <wp:wrapSquare wrapText="bothSides"/>
          <wp:docPr id="142"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像24"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5</w:t>
    </w:r>
    <w:r>
      <w:rPr>
        <w:i/>
        <w:lang w:val="zh-Hans"/>
      </w:rPr>
      <w:t>章：</w:t>
    </w:r>
    <w:r>
      <w:rPr>
        <w:b/>
        <w:lang w:val="zh-Hans"/>
      </w:rPr>
      <w:t>示例设计</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73" w:leader="none"/>
      </w:tabs>
      <w:spacing w:lineRule="auto" w:line="259" w:before="0" w:after="0"/>
      <w:ind w:left="0" w:right="0" w:hanging="0"/>
      <w:jc w:val="left"/>
      <w:rPr/>
    </w:pPr>
    <w:r>
      <w:drawing>
        <wp:anchor behindDoc="1" distT="0" distB="0" distL="114300" distR="114300" simplePos="0" locked="0" layoutInCell="1" allowOverlap="1" relativeHeight="111">
          <wp:simplePos x="0" y="0"/>
          <wp:positionH relativeFrom="page">
            <wp:posOffset>685800</wp:posOffset>
          </wp:positionH>
          <wp:positionV relativeFrom="page">
            <wp:posOffset>328295</wp:posOffset>
          </wp:positionV>
          <wp:extent cx="704215" cy="438150"/>
          <wp:effectExtent l="0" t="0" r="0" b="0"/>
          <wp:wrapSquare wrapText="bothSides"/>
          <wp:docPr id="161" name="Picture 10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0212"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附录</w:t>
    </w:r>
    <w:r>
      <w:rPr>
        <w:i/>
        <w:lang w:val="zh-Hans"/>
      </w:rPr>
      <w:t>C</w:t>
    </w:r>
    <w:r>
      <w:rPr>
        <w:i/>
        <w:lang w:val="zh-Hans"/>
      </w:rPr>
      <w:t>：</w:t>
    </w:r>
    <w:r>
      <w:rPr>
        <w:b/>
        <w:lang w:val="zh-Hans"/>
      </w:rPr>
      <w:t>其他资源和法律声明</w: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080" w:right="8964" w:hanging="0"/>
      <w:jc w:val="left"/>
      <w:rPr/>
    </w:pPr>
    <w:r>
      <w:rPr/>
      <w:drawing>
        <wp:anchor behindDoc="1" distT="0" distB="0" distL="114300" distR="114300" simplePos="0" locked="0" layoutInCell="1" allowOverlap="1" relativeHeight="58">
          <wp:simplePos x="0" y="0"/>
          <wp:positionH relativeFrom="page">
            <wp:posOffset>685800</wp:posOffset>
          </wp:positionH>
          <wp:positionV relativeFrom="page">
            <wp:posOffset>328295</wp:posOffset>
          </wp:positionV>
          <wp:extent cx="704215" cy="438150"/>
          <wp:effectExtent l="0" t="0" r="0" b="0"/>
          <wp:wrapSquare wrapText="bothSides"/>
          <wp:docPr id="162"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像25"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282" w:leader="none"/>
      </w:tabs>
      <w:spacing w:lineRule="auto" w:line="259" w:before="0" w:after="0"/>
      <w:ind w:left="-760" w:right="-30" w:hanging="0"/>
      <w:jc w:val="left"/>
      <w:rPr/>
    </w:pPr>
    <w:r>
      <w:drawing>
        <wp:anchor behindDoc="1" distT="0" distB="0" distL="114300" distR="114300" simplePos="0" locked="0" layoutInCell="1" allowOverlap="1" relativeHeight="60">
          <wp:simplePos x="0" y="0"/>
          <wp:positionH relativeFrom="page">
            <wp:posOffset>685800</wp:posOffset>
          </wp:positionH>
          <wp:positionV relativeFrom="page">
            <wp:posOffset>328295</wp:posOffset>
          </wp:positionV>
          <wp:extent cx="704215" cy="438150"/>
          <wp:effectExtent l="0" t="0" r="0" b="0"/>
          <wp:wrapSquare wrapText="bothSides"/>
          <wp:docPr id="167" name="图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像26"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附录</w:t>
    </w:r>
    <w:r>
      <w:rPr>
        <w:i/>
        <w:lang w:val="zh-Hans"/>
      </w:rPr>
      <w:t>C</w:t>
    </w:r>
    <w:r>
      <w:rPr>
        <w:i/>
        <w:lang w:val="zh-Hans"/>
      </w:rPr>
      <w:t>：</w:t>
    </w:r>
    <w:r>
      <w:rPr>
        <w:b/>
        <w:lang w:val="zh-Hans"/>
      </w:rPr>
      <w:t>其他资源和法律声明</w:t>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9282" w:leader="none"/>
      </w:tabs>
      <w:spacing w:lineRule="auto" w:line="259" w:before="0" w:after="0"/>
      <w:ind w:left="-760" w:right="-30" w:hanging="0"/>
      <w:jc w:val="left"/>
      <w:rPr/>
    </w:pPr>
    <w:r>
      <w:drawing>
        <wp:anchor behindDoc="1" distT="0" distB="0" distL="114300" distR="114300" simplePos="0" locked="0" layoutInCell="1" allowOverlap="1" relativeHeight="57">
          <wp:simplePos x="0" y="0"/>
          <wp:positionH relativeFrom="page">
            <wp:posOffset>685800</wp:posOffset>
          </wp:positionH>
          <wp:positionV relativeFrom="page">
            <wp:posOffset>328295</wp:posOffset>
          </wp:positionV>
          <wp:extent cx="704215" cy="438150"/>
          <wp:effectExtent l="0" t="0" r="0" b="0"/>
          <wp:wrapSquare wrapText="bothSides"/>
          <wp:docPr id="168" name="图像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像27"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附录</w:t>
    </w:r>
    <w:r>
      <w:rPr>
        <w:i/>
        <w:lang w:val="zh-Hans"/>
      </w:rPr>
      <w:t>C</w:t>
    </w:r>
    <w:r>
      <w:rPr>
        <w:i/>
        <w:lang w:val="zh-Hans"/>
      </w:rPr>
      <w:t>：</w:t>
    </w:r>
    <w:r>
      <w:rPr>
        <w:b/>
        <w:lang w:val="zh-Hans"/>
      </w:rPr>
      <w:t>其他资源和法律声明</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right="0" w:hanging="0"/>
      <w:jc w:val="left"/>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080" w:right="8964" w:hanging="0"/>
      <w:jc w:val="left"/>
      <w:rPr/>
    </w:pPr>
    <w:r>
      <w:rPr/>
      <w:drawing>
        <wp:anchor behindDoc="1" distT="0" distB="0" distL="114300" distR="114300" simplePos="0" locked="0" layoutInCell="1" allowOverlap="1" relativeHeight="6">
          <wp:simplePos x="0" y="0"/>
          <wp:positionH relativeFrom="page">
            <wp:posOffset>685800</wp:posOffset>
          </wp:positionH>
          <wp:positionV relativeFrom="page">
            <wp:posOffset>328295</wp:posOffset>
          </wp:positionV>
          <wp:extent cx="704215" cy="438150"/>
          <wp:effectExtent l="0" t="0" r="0" b="0"/>
          <wp:wrapSquare wrapText="bothSides"/>
          <wp:docPr id="17" name="Picture 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52"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420"/>
        <w:tab w:val="right" w:pos="10021" w:leader="none"/>
      </w:tabs>
      <w:spacing w:lineRule="auto" w:line="259" w:before="0" w:after="0"/>
      <w:ind w:left="0" w:right="-51" w:hanging="0"/>
      <w:jc w:val="left"/>
      <w:rPr/>
    </w:pPr>
    <w:r>
      <w:drawing>
        <wp:anchor behindDoc="1" distT="0" distB="0" distL="114300" distR="114300" simplePos="0" locked="0" layoutInCell="1" allowOverlap="1" relativeHeight="20">
          <wp:simplePos x="0" y="0"/>
          <wp:positionH relativeFrom="page">
            <wp:posOffset>685800</wp:posOffset>
          </wp:positionH>
          <wp:positionV relativeFrom="page">
            <wp:posOffset>328295</wp:posOffset>
          </wp:positionV>
          <wp:extent cx="704215" cy="438150"/>
          <wp:effectExtent l="0" t="0" r="0" b="0"/>
          <wp:wrapSquare wrapText="bothSides"/>
          <wp:docPr id="24" name="Picture 6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00" descr=""/>
                  <pic:cNvPicPr>
                    <a:picLocks noChangeAspect="1" noChangeArrowheads="1"/>
                  </pic:cNvPicPr>
                </pic:nvPicPr>
                <pic:blipFill>
                  <a:blip r:embed="rId1"/>
                  <a:stretch>
                    <a:fillRect/>
                  </a:stretch>
                </pic:blipFill>
                <pic:spPr bwMode="auto">
                  <a:xfrm>
                    <a:off x="0" y="0"/>
                    <a:ext cx="704215" cy="438150"/>
                  </a:xfrm>
                  <a:prstGeom prst="rect">
                    <a:avLst/>
                  </a:prstGeom>
                </pic:spPr>
              </pic:pic>
            </a:graphicData>
          </a:graphic>
        </wp:anchor>
      </w:drawing>
    </w:r>
    <w:r>
      <w:rPr>
        <w:i/>
        <w:lang w:val="zh-Hans"/>
      </w:rPr>
      <w:tab/>
    </w:r>
    <w:r>
      <w:rPr>
        <w:i/>
        <w:lang w:val="zh-Hans"/>
      </w:rPr>
      <w:t>第</w:t>
    </w:r>
    <w:r>
      <w:rPr>
        <w:i/>
        <w:lang w:val="zh-Hans"/>
      </w:rPr>
      <w:t>2</w:t>
    </w:r>
    <w:r>
      <w:rPr>
        <w:i/>
        <w:lang w:val="zh-Hans"/>
      </w:rPr>
      <w:t>章：</w:t>
    </w:r>
    <w:r>
      <w:rPr>
        <w:b/>
        <w:lang w:val="zh-Hans"/>
      </w:rPr>
      <w:t>产品规格</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360"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2">
    <w:lvl w:ilvl="0">
      <w:start w:val="1"/>
      <w:numFmt w:val="decimal"/>
      <w:lvlText w:val="%1."/>
      <w:lvlJc w:val="left"/>
      <w:pPr>
        <w:tabs>
          <w:tab w:val="num" w:pos="0"/>
        </w:tabs>
        <w:ind w:left="240"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3">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4">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5">
    <w:lvl w:ilvl="0">
      <w:start w:val="1"/>
      <w:numFmt w:val="decimal"/>
      <w:lvlText w:val="%1."/>
      <w:lvlJc w:val="left"/>
      <w:pPr>
        <w:tabs>
          <w:tab w:val="num" w:pos="0"/>
        </w:tabs>
        <w:ind w:left="1015"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11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183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255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327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399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471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543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15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6">
    <w:lvl w:ilvl="0">
      <w:start w:val="1"/>
      <w:numFmt w:val="decimal"/>
      <w:lvlText w:val="%1."/>
      <w:lvlJc w:val="left"/>
      <w:pPr>
        <w:tabs>
          <w:tab w:val="num" w:pos="0"/>
        </w:tabs>
        <w:ind w:left="1015"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11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183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255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327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399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471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543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15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7">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8">
    <w:lvl w:ilvl="0">
      <w:start w:val="1"/>
      <w:numFmt w:val="decimal"/>
      <w:lvlText w:val="%1."/>
      <w:lvlJc w:val="left"/>
      <w:pPr>
        <w:tabs>
          <w:tab w:val="num" w:pos="0"/>
        </w:tabs>
        <w:ind w:left="1015"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11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183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255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327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399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471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543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15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9">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10">
    <w:lvl w:ilvl="0">
      <w:start w:val="1"/>
      <w:numFmt w:val="decimal"/>
      <w:lvlText w:val="%1."/>
      <w:lvlJc w:val="left"/>
      <w:pPr>
        <w:tabs>
          <w:tab w:val="num" w:pos="0"/>
        </w:tabs>
        <w:ind w:left="1014"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87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259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331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403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475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547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619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91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11">
    <w:lvl w:ilvl="0">
      <w:start w:val="1"/>
      <w:numFmt w:val="decimal"/>
      <w:lvlText w:val="%1."/>
      <w:lvlJc w:val="left"/>
      <w:pPr>
        <w:tabs>
          <w:tab w:val="num" w:pos="0"/>
        </w:tabs>
        <w:ind w:left="270" w:hanging="0"/>
      </w:pPr>
      <w:rPr>
        <w:dstrike w:val="false"/>
        <w:strike w:val="false"/>
        <w:vertAlign w:val="baseline"/>
        <w:position w:val="0"/>
        <w:sz w:val="17"/>
        <w:sz w:val="17"/>
        <w:i w:val="false"/>
        <w:u w:val="none" w:color="000000"/>
        <w:b w:val="false"/>
        <w:szCs w:val="17"/>
        <w:rFonts w:eastAsia="Segoe UI" w:cs="Segoe UI"/>
        <w:color w:val="000000"/>
      </w:rPr>
    </w:lvl>
    <w:lvl w:ilvl="1">
      <w:start w:val="1"/>
      <w:numFmt w:val="lowerLetter"/>
      <w:lvlText w:val="%2"/>
      <w:lvlJc w:val="left"/>
      <w:pPr>
        <w:tabs>
          <w:tab w:val="num" w:pos="0"/>
        </w:tabs>
        <w:ind w:left="1110" w:hanging="0"/>
      </w:pPr>
      <w:rPr>
        <w:dstrike w:val="false"/>
        <w:strike w:val="false"/>
        <w:vertAlign w:val="baseline"/>
        <w:position w:val="0"/>
        <w:sz w:val="17"/>
        <w:sz w:val="17"/>
        <w:i w:val="false"/>
        <w:u w:val="none" w:color="000000"/>
        <w:b w:val="false"/>
        <w:szCs w:val="17"/>
        <w:rFonts w:eastAsia="Segoe UI" w:cs="Segoe UI"/>
        <w:color w:val="000000"/>
      </w:rPr>
    </w:lvl>
    <w:lvl w:ilvl="2">
      <w:start w:val="1"/>
      <w:numFmt w:val="lowerRoman"/>
      <w:lvlText w:val="%3"/>
      <w:lvlJc w:val="left"/>
      <w:pPr>
        <w:tabs>
          <w:tab w:val="num" w:pos="0"/>
        </w:tabs>
        <w:ind w:left="1830" w:hanging="0"/>
      </w:pPr>
      <w:rPr>
        <w:dstrike w:val="false"/>
        <w:strike w:val="false"/>
        <w:vertAlign w:val="baseline"/>
        <w:position w:val="0"/>
        <w:sz w:val="17"/>
        <w:sz w:val="17"/>
        <w:i w:val="false"/>
        <w:u w:val="none" w:color="000000"/>
        <w:b w:val="false"/>
        <w:szCs w:val="17"/>
        <w:rFonts w:eastAsia="Segoe UI" w:cs="Segoe UI"/>
        <w:color w:val="000000"/>
      </w:rPr>
    </w:lvl>
    <w:lvl w:ilvl="3">
      <w:start w:val="1"/>
      <w:numFmt w:val="decimal"/>
      <w:lvlText w:val="%4"/>
      <w:lvlJc w:val="left"/>
      <w:pPr>
        <w:tabs>
          <w:tab w:val="num" w:pos="0"/>
        </w:tabs>
        <w:ind w:left="2550" w:hanging="0"/>
      </w:pPr>
      <w:rPr>
        <w:dstrike w:val="false"/>
        <w:strike w:val="false"/>
        <w:vertAlign w:val="baseline"/>
        <w:position w:val="0"/>
        <w:sz w:val="17"/>
        <w:sz w:val="17"/>
        <w:i w:val="false"/>
        <w:u w:val="none" w:color="000000"/>
        <w:b w:val="false"/>
        <w:szCs w:val="17"/>
        <w:rFonts w:eastAsia="Segoe UI" w:cs="Segoe UI"/>
        <w:color w:val="000000"/>
      </w:rPr>
    </w:lvl>
    <w:lvl w:ilvl="4">
      <w:start w:val="1"/>
      <w:numFmt w:val="lowerLetter"/>
      <w:lvlText w:val="%5"/>
      <w:lvlJc w:val="left"/>
      <w:pPr>
        <w:tabs>
          <w:tab w:val="num" w:pos="0"/>
        </w:tabs>
        <w:ind w:left="3270" w:hanging="0"/>
      </w:pPr>
      <w:rPr>
        <w:dstrike w:val="false"/>
        <w:strike w:val="false"/>
        <w:vertAlign w:val="baseline"/>
        <w:position w:val="0"/>
        <w:sz w:val="17"/>
        <w:sz w:val="17"/>
        <w:i w:val="false"/>
        <w:u w:val="none" w:color="000000"/>
        <w:b w:val="false"/>
        <w:szCs w:val="17"/>
        <w:rFonts w:eastAsia="Segoe UI" w:cs="Segoe UI"/>
        <w:color w:val="000000"/>
      </w:rPr>
    </w:lvl>
    <w:lvl w:ilvl="5">
      <w:start w:val="1"/>
      <w:numFmt w:val="lowerRoman"/>
      <w:lvlText w:val="%6"/>
      <w:lvlJc w:val="left"/>
      <w:pPr>
        <w:tabs>
          <w:tab w:val="num" w:pos="0"/>
        </w:tabs>
        <w:ind w:left="3990" w:hanging="0"/>
      </w:pPr>
      <w:rPr>
        <w:dstrike w:val="false"/>
        <w:strike w:val="false"/>
        <w:vertAlign w:val="baseline"/>
        <w:position w:val="0"/>
        <w:sz w:val="17"/>
        <w:sz w:val="17"/>
        <w:i w:val="false"/>
        <w:u w:val="none" w:color="000000"/>
        <w:b w:val="false"/>
        <w:szCs w:val="17"/>
        <w:rFonts w:eastAsia="Segoe UI" w:cs="Segoe UI"/>
        <w:color w:val="000000"/>
      </w:rPr>
    </w:lvl>
    <w:lvl w:ilvl="6">
      <w:start w:val="1"/>
      <w:numFmt w:val="decimal"/>
      <w:lvlText w:val="%7"/>
      <w:lvlJc w:val="left"/>
      <w:pPr>
        <w:tabs>
          <w:tab w:val="num" w:pos="0"/>
        </w:tabs>
        <w:ind w:left="4710" w:hanging="0"/>
      </w:pPr>
      <w:rPr>
        <w:dstrike w:val="false"/>
        <w:strike w:val="false"/>
        <w:vertAlign w:val="baseline"/>
        <w:position w:val="0"/>
        <w:sz w:val="17"/>
        <w:sz w:val="17"/>
        <w:i w:val="false"/>
        <w:u w:val="none" w:color="000000"/>
        <w:b w:val="false"/>
        <w:szCs w:val="17"/>
        <w:rFonts w:eastAsia="Segoe UI" w:cs="Segoe UI"/>
        <w:color w:val="000000"/>
      </w:rPr>
    </w:lvl>
    <w:lvl w:ilvl="7">
      <w:start w:val="1"/>
      <w:numFmt w:val="lowerLetter"/>
      <w:lvlText w:val="%8"/>
      <w:lvlJc w:val="left"/>
      <w:pPr>
        <w:tabs>
          <w:tab w:val="num" w:pos="0"/>
        </w:tabs>
        <w:ind w:left="5430" w:hanging="0"/>
      </w:pPr>
      <w:rPr>
        <w:dstrike w:val="false"/>
        <w:strike w:val="false"/>
        <w:vertAlign w:val="baseline"/>
        <w:position w:val="0"/>
        <w:sz w:val="17"/>
        <w:sz w:val="17"/>
        <w:i w:val="false"/>
        <w:u w:val="none" w:color="000000"/>
        <w:b w:val="false"/>
        <w:szCs w:val="17"/>
        <w:rFonts w:eastAsia="Segoe UI" w:cs="Segoe UI"/>
        <w:color w:val="000000"/>
      </w:rPr>
    </w:lvl>
    <w:lvl w:ilvl="8">
      <w:start w:val="1"/>
      <w:numFmt w:val="lowerRoman"/>
      <w:lvlText w:val="%9"/>
      <w:lvlJc w:val="left"/>
      <w:pPr>
        <w:tabs>
          <w:tab w:val="num" w:pos="0"/>
        </w:tabs>
        <w:ind w:left="6150" w:hanging="0"/>
      </w:pPr>
      <w:rPr>
        <w:dstrike w:val="false"/>
        <w:strike w:val="false"/>
        <w:vertAlign w:val="baseline"/>
        <w:position w:val="0"/>
        <w:sz w:val="17"/>
        <w:sz w:val="17"/>
        <w:i w:val="false"/>
        <w:u w:val="none" w:color="000000"/>
        <w:b w:val="false"/>
        <w:szCs w:val="17"/>
        <w:rFonts w:eastAsia="Segoe UI" w:cs="Segoe UI"/>
        <w:color w:val="000000"/>
      </w:rPr>
    </w:lvl>
  </w:abstractNum>
  <w:abstractNum w:abstractNumId="12">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586" w:hanging="0"/>
      </w:pPr>
      <w:rPr>
        <w:rFonts w:ascii="Segoe UI" w:hAnsi="Segoe UI" w:cs="Segoe UI" w:hint="default"/>
      </w:rPr>
    </w:lvl>
    <w:lvl w:ilvl="2">
      <w:start w:val="1"/>
      <w:numFmt w:val="bullet"/>
      <w:lvlText w:val="▪"/>
      <w:lvlJc w:val="left"/>
      <w:pPr>
        <w:tabs>
          <w:tab w:val="num" w:pos="0"/>
        </w:tabs>
        <w:ind w:left="2306" w:hanging="0"/>
      </w:pPr>
      <w:rPr>
        <w:rFonts w:ascii="Segoe UI" w:hAnsi="Segoe UI" w:cs="Segoe UI" w:hint="default"/>
      </w:rPr>
    </w:lvl>
    <w:lvl w:ilvl="3">
      <w:start w:val="1"/>
      <w:numFmt w:val="bullet"/>
      <w:lvlText w:val="•"/>
      <w:lvlJc w:val="left"/>
      <w:pPr>
        <w:tabs>
          <w:tab w:val="num" w:pos="0"/>
        </w:tabs>
        <w:ind w:left="3026" w:hanging="0"/>
      </w:pPr>
      <w:rPr>
        <w:rFonts w:ascii="Segoe UI" w:hAnsi="Segoe UI" w:cs="Segoe UI" w:hint="default"/>
      </w:rPr>
    </w:lvl>
    <w:lvl w:ilvl="4">
      <w:start w:val="1"/>
      <w:numFmt w:val="bullet"/>
      <w:lvlText w:val="o"/>
      <w:lvlJc w:val="left"/>
      <w:pPr>
        <w:tabs>
          <w:tab w:val="num" w:pos="0"/>
        </w:tabs>
        <w:ind w:left="3746" w:hanging="0"/>
      </w:pPr>
      <w:rPr>
        <w:rFonts w:ascii="Segoe UI" w:hAnsi="Segoe UI" w:cs="Segoe UI" w:hint="default"/>
      </w:rPr>
    </w:lvl>
    <w:lvl w:ilvl="5">
      <w:start w:val="1"/>
      <w:numFmt w:val="bullet"/>
      <w:lvlText w:val="▪"/>
      <w:lvlJc w:val="left"/>
      <w:pPr>
        <w:tabs>
          <w:tab w:val="num" w:pos="0"/>
        </w:tabs>
        <w:ind w:left="4466" w:hanging="0"/>
      </w:pPr>
      <w:rPr>
        <w:rFonts w:ascii="Segoe UI" w:hAnsi="Segoe UI" w:cs="Segoe UI" w:hint="default"/>
      </w:rPr>
    </w:lvl>
    <w:lvl w:ilvl="6">
      <w:start w:val="1"/>
      <w:numFmt w:val="bullet"/>
      <w:lvlText w:val="•"/>
      <w:lvlJc w:val="left"/>
      <w:pPr>
        <w:tabs>
          <w:tab w:val="num" w:pos="0"/>
        </w:tabs>
        <w:ind w:left="5186" w:hanging="0"/>
      </w:pPr>
      <w:rPr>
        <w:rFonts w:ascii="Segoe UI" w:hAnsi="Segoe UI" w:cs="Segoe UI" w:hint="default"/>
      </w:rPr>
    </w:lvl>
    <w:lvl w:ilvl="7">
      <w:start w:val="1"/>
      <w:numFmt w:val="bullet"/>
      <w:lvlText w:val="o"/>
      <w:lvlJc w:val="left"/>
      <w:pPr>
        <w:tabs>
          <w:tab w:val="num" w:pos="0"/>
        </w:tabs>
        <w:ind w:left="5906" w:hanging="0"/>
      </w:pPr>
      <w:rPr>
        <w:rFonts w:ascii="Segoe UI" w:hAnsi="Segoe UI" w:cs="Segoe UI" w:hint="default"/>
      </w:rPr>
    </w:lvl>
    <w:lvl w:ilvl="8">
      <w:start w:val="1"/>
      <w:numFmt w:val="bullet"/>
      <w:lvlText w:val="▪"/>
      <w:lvlJc w:val="left"/>
      <w:pPr>
        <w:tabs>
          <w:tab w:val="num" w:pos="0"/>
        </w:tabs>
        <w:ind w:left="6626" w:hanging="0"/>
      </w:pPr>
      <w:rPr>
        <w:rFonts w:ascii="Segoe UI" w:hAnsi="Segoe UI" w:cs="Segoe UI" w:hint="default"/>
      </w:rPr>
    </w:lvl>
  </w:abstractNum>
  <w:abstractNum w:abstractNumId="13">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14">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15">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16">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17">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18">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19">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20">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84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256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328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400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472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544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616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88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21">
    <w:lvl w:ilvl="0">
      <w:start w:val="1"/>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22">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23">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24">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25">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080" w:hanging="0"/>
      </w:pPr>
      <w:rPr>
        <w:rFonts w:ascii="Segoe UI" w:hAnsi="Segoe UI" w:cs="Segoe UI" w:hint="default"/>
      </w:rPr>
    </w:lvl>
    <w:lvl w:ilvl="2">
      <w:start w:val="1"/>
      <w:numFmt w:val="bullet"/>
      <w:lvlText w:val="▪"/>
      <w:lvlJc w:val="left"/>
      <w:pPr>
        <w:tabs>
          <w:tab w:val="num" w:pos="0"/>
        </w:tabs>
        <w:ind w:left="1800" w:hanging="0"/>
      </w:pPr>
      <w:rPr>
        <w:rFonts w:ascii="Segoe UI" w:hAnsi="Segoe UI" w:cs="Segoe UI" w:hint="default"/>
      </w:rPr>
    </w:lvl>
    <w:lvl w:ilvl="3">
      <w:start w:val="1"/>
      <w:numFmt w:val="bullet"/>
      <w:lvlText w:val="•"/>
      <w:lvlJc w:val="left"/>
      <w:pPr>
        <w:tabs>
          <w:tab w:val="num" w:pos="0"/>
        </w:tabs>
        <w:ind w:left="2520" w:hanging="0"/>
      </w:pPr>
      <w:rPr>
        <w:rFonts w:ascii="Segoe UI" w:hAnsi="Segoe UI" w:cs="Segoe UI" w:hint="default"/>
      </w:rPr>
    </w:lvl>
    <w:lvl w:ilvl="4">
      <w:start w:val="1"/>
      <w:numFmt w:val="bullet"/>
      <w:lvlText w:val="o"/>
      <w:lvlJc w:val="left"/>
      <w:pPr>
        <w:tabs>
          <w:tab w:val="num" w:pos="0"/>
        </w:tabs>
        <w:ind w:left="3240" w:hanging="0"/>
      </w:pPr>
      <w:rPr>
        <w:rFonts w:ascii="Segoe UI" w:hAnsi="Segoe UI" w:cs="Segoe UI" w:hint="default"/>
      </w:rPr>
    </w:lvl>
    <w:lvl w:ilvl="5">
      <w:start w:val="1"/>
      <w:numFmt w:val="bullet"/>
      <w:lvlText w:val="▪"/>
      <w:lvlJc w:val="left"/>
      <w:pPr>
        <w:tabs>
          <w:tab w:val="num" w:pos="0"/>
        </w:tabs>
        <w:ind w:left="3960" w:hanging="0"/>
      </w:pPr>
      <w:rPr>
        <w:rFonts w:ascii="Segoe UI" w:hAnsi="Segoe UI" w:cs="Segoe UI" w:hint="default"/>
      </w:rPr>
    </w:lvl>
    <w:lvl w:ilvl="6">
      <w:start w:val="1"/>
      <w:numFmt w:val="bullet"/>
      <w:lvlText w:val="•"/>
      <w:lvlJc w:val="left"/>
      <w:pPr>
        <w:tabs>
          <w:tab w:val="num" w:pos="0"/>
        </w:tabs>
        <w:ind w:left="4680" w:hanging="0"/>
      </w:pPr>
      <w:rPr>
        <w:rFonts w:ascii="Segoe UI" w:hAnsi="Segoe UI" w:cs="Segoe UI" w:hint="default"/>
      </w:rPr>
    </w:lvl>
    <w:lvl w:ilvl="7">
      <w:start w:val="1"/>
      <w:numFmt w:val="bullet"/>
      <w:lvlText w:val="o"/>
      <w:lvlJc w:val="left"/>
      <w:pPr>
        <w:tabs>
          <w:tab w:val="num" w:pos="0"/>
        </w:tabs>
        <w:ind w:left="5400" w:hanging="0"/>
      </w:pPr>
      <w:rPr>
        <w:rFonts w:ascii="Segoe UI" w:hAnsi="Segoe UI" w:cs="Segoe UI" w:hint="default"/>
      </w:rPr>
    </w:lvl>
    <w:lvl w:ilvl="8">
      <w:start w:val="1"/>
      <w:numFmt w:val="bullet"/>
      <w:lvlText w:val="▪"/>
      <w:lvlJc w:val="left"/>
      <w:pPr>
        <w:tabs>
          <w:tab w:val="num" w:pos="0"/>
        </w:tabs>
        <w:ind w:left="6120" w:hanging="0"/>
      </w:pPr>
      <w:rPr>
        <w:rFonts w:ascii="Segoe UI" w:hAnsi="Segoe UI" w:cs="Segoe UI" w:hint="default"/>
      </w:rPr>
    </w:lvl>
  </w:abstractNum>
  <w:abstractNum w:abstractNumId="26">
    <w:lvl w:ilvl="0">
      <w:start w:val="1"/>
      <w:numFmt w:val="bullet"/>
      <w:lvlText w:val="•"/>
      <w:lvlJc w:val="left"/>
      <w:pPr>
        <w:tabs>
          <w:tab w:val="num" w:pos="0"/>
        </w:tabs>
        <w:ind w:left="1105" w:hanging="0"/>
      </w:pPr>
      <w:rPr>
        <w:rFonts w:ascii="Segoe UI" w:hAnsi="Segoe UI" w:cs="Segoe UI" w:hint="default"/>
      </w:rPr>
    </w:lvl>
    <w:lvl w:ilvl="1">
      <w:start w:val="1"/>
      <w:numFmt w:val="bullet"/>
      <w:lvlText w:val="o"/>
      <w:lvlJc w:val="left"/>
      <w:pPr>
        <w:tabs>
          <w:tab w:val="num" w:pos="0"/>
        </w:tabs>
        <w:ind w:left="1840" w:hanging="0"/>
      </w:pPr>
      <w:rPr>
        <w:rFonts w:ascii="Segoe UI" w:hAnsi="Segoe UI" w:cs="Segoe UI" w:hint="default"/>
      </w:rPr>
    </w:lvl>
    <w:lvl w:ilvl="2">
      <w:start w:val="1"/>
      <w:numFmt w:val="bullet"/>
      <w:lvlText w:val="▪"/>
      <w:lvlJc w:val="left"/>
      <w:pPr>
        <w:tabs>
          <w:tab w:val="num" w:pos="0"/>
        </w:tabs>
        <w:ind w:left="2560" w:hanging="0"/>
      </w:pPr>
      <w:rPr>
        <w:rFonts w:ascii="Segoe UI" w:hAnsi="Segoe UI" w:cs="Segoe UI" w:hint="default"/>
      </w:rPr>
    </w:lvl>
    <w:lvl w:ilvl="3">
      <w:start w:val="1"/>
      <w:numFmt w:val="bullet"/>
      <w:lvlText w:val="•"/>
      <w:lvlJc w:val="left"/>
      <w:pPr>
        <w:tabs>
          <w:tab w:val="num" w:pos="0"/>
        </w:tabs>
        <w:ind w:left="3280" w:hanging="0"/>
      </w:pPr>
      <w:rPr>
        <w:rFonts w:ascii="Segoe UI" w:hAnsi="Segoe UI" w:cs="Segoe UI" w:hint="default"/>
      </w:rPr>
    </w:lvl>
    <w:lvl w:ilvl="4">
      <w:start w:val="1"/>
      <w:numFmt w:val="bullet"/>
      <w:lvlText w:val="o"/>
      <w:lvlJc w:val="left"/>
      <w:pPr>
        <w:tabs>
          <w:tab w:val="num" w:pos="0"/>
        </w:tabs>
        <w:ind w:left="4000" w:hanging="0"/>
      </w:pPr>
      <w:rPr>
        <w:rFonts w:ascii="Segoe UI" w:hAnsi="Segoe UI" w:cs="Segoe UI" w:hint="default"/>
      </w:rPr>
    </w:lvl>
    <w:lvl w:ilvl="5">
      <w:start w:val="1"/>
      <w:numFmt w:val="bullet"/>
      <w:lvlText w:val="▪"/>
      <w:lvlJc w:val="left"/>
      <w:pPr>
        <w:tabs>
          <w:tab w:val="num" w:pos="0"/>
        </w:tabs>
        <w:ind w:left="4720" w:hanging="0"/>
      </w:pPr>
      <w:rPr>
        <w:rFonts w:ascii="Segoe UI" w:hAnsi="Segoe UI" w:cs="Segoe UI" w:hint="default"/>
      </w:rPr>
    </w:lvl>
    <w:lvl w:ilvl="6">
      <w:start w:val="1"/>
      <w:numFmt w:val="bullet"/>
      <w:lvlText w:val="•"/>
      <w:lvlJc w:val="left"/>
      <w:pPr>
        <w:tabs>
          <w:tab w:val="num" w:pos="0"/>
        </w:tabs>
        <w:ind w:left="5440" w:hanging="0"/>
      </w:pPr>
      <w:rPr>
        <w:rFonts w:ascii="Segoe UI" w:hAnsi="Segoe UI" w:cs="Segoe UI" w:hint="default"/>
      </w:rPr>
    </w:lvl>
    <w:lvl w:ilvl="7">
      <w:start w:val="1"/>
      <w:numFmt w:val="bullet"/>
      <w:lvlText w:val="o"/>
      <w:lvlJc w:val="left"/>
      <w:pPr>
        <w:tabs>
          <w:tab w:val="num" w:pos="0"/>
        </w:tabs>
        <w:ind w:left="6160" w:hanging="0"/>
      </w:pPr>
      <w:rPr>
        <w:rFonts w:ascii="Segoe UI" w:hAnsi="Segoe UI" w:cs="Segoe UI" w:hint="default"/>
      </w:rPr>
    </w:lvl>
    <w:lvl w:ilvl="8">
      <w:start w:val="1"/>
      <w:numFmt w:val="bullet"/>
      <w:lvlText w:val="▪"/>
      <w:lvlJc w:val="left"/>
      <w:pPr>
        <w:tabs>
          <w:tab w:val="num" w:pos="0"/>
        </w:tabs>
        <w:ind w:left="6880" w:hanging="0"/>
      </w:pPr>
      <w:rPr>
        <w:rFonts w:ascii="Segoe UI" w:hAnsi="Segoe UI" w:cs="Segoe UI" w:hint="default"/>
      </w:rPr>
    </w:lvl>
  </w:abstractNum>
  <w:abstractNum w:abstractNumId="27">
    <w:lvl w:ilvl="0">
      <w:start w:val="3"/>
      <w:numFmt w:val="decimal"/>
      <w:lvlText w:val="%1."/>
      <w:lvlJc w:val="left"/>
      <w:pPr>
        <w:tabs>
          <w:tab w:val="num" w:pos="0"/>
        </w:tabs>
        <w:ind w:left="1105" w:hanging="0"/>
      </w:pPr>
      <w:rPr>
        <w:dstrike w:val="false"/>
        <w:strike w:val="false"/>
        <w:vertAlign w:val="baseline"/>
        <w:position w:val="0"/>
        <w:sz w:val="22"/>
        <w:sz w:val="22"/>
        <w:i w:val="false"/>
        <w:u w:val="none" w:color="000000"/>
        <w:b w:val="false"/>
        <w:szCs w:val="22"/>
        <w:rFonts w:eastAsia="Segoe UI" w:cs="Segoe U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val="false"/>
        <w:szCs w:val="22"/>
        <w:rFonts w:eastAsia="Segoe UI" w:cs="Segoe U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val="false"/>
        <w:szCs w:val="22"/>
        <w:rFonts w:eastAsia="Segoe UI" w:cs="Segoe U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val="false"/>
        <w:szCs w:val="22"/>
        <w:rFonts w:eastAsia="Segoe UI" w:cs="Segoe U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val="false"/>
        <w:szCs w:val="22"/>
        <w:rFonts w:eastAsia="Segoe UI" w:cs="Segoe U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val="false"/>
        <w:szCs w:val="22"/>
        <w:rFonts w:eastAsia="Segoe UI" w:cs="Segoe U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val="false"/>
        <w:szCs w:val="22"/>
        <w:rFonts w:eastAsia="Segoe UI" w:cs="Segoe U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val="false"/>
        <w:szCs w:val="22"/>
        <w:rFonts w:eastAsia="Segoe UI" w:cs="Segoe U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val="false"/>
        <w:szCs w:val="22"/>
        <w:rFonts w:eastAsia="Segoe UI" w:cs="Segoe UI"/>
        <w:color w:val="000000"/>
      </w:rPr>
    </w:lvl>
  </w:abstractNum>
  <w:abstractNum w:abstractNumId="28">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29">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0">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1">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2">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3">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4">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5">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6">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8">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39">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0">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1">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2">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3">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4">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5">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6">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8">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49">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0">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1">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2">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3">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4">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5">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6">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8">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59">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0">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1">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2">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3">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4">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5">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6">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8">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69">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0">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1">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2">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3">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4">
    <w:lvl w:ilvl="0">
      <w:start w:val="1"/>
      <w:numFmt w:val="bullet"/>
      <w:lvlText w:val="•"/>
      <w:lvlJc w:val="left"/>
      <w:pPr>
        <w:tabs>
          <w:tab w:val="num" w:pos="0"/>
        </w:tabs>
        <w:ind w:left="205"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5">
    <w:lvl w:ilvl="0">
      <w:start w:val="1"/>
      <w:numFmt w:val="bullet"/>
      <w:lvlText w:val="•"/>
      <w:lvlJc w:val="left"/>
      <w:pPr>
        <w:tabs>
          <w:tab w:val="num" w:pos="0"/>
        </w:tabs>
        <w:ind w:left="205" w:hanging="0"/>
      </w:pPr>
      <w:rPr>
        <w:rFonts w:ascii="Segoe UI" w:hAnsi="Segoe UI" w:cs="Segoe UI" w:hint="default"/>
      </w:rPr>
    </w:lvl>
    <w:lvl w:ilvl="1">
      <w:start w:val="0"/>
      <w:numFmt w:val="decimal"/>
      <w:lvlText w:val="%2"/>
      <w:lvlJc w:val="left"/>
      <w:pPr>
        <w:tabs>
          <w:tab w:val="num" w:pos="0"/>
        </w:tabs>
        <w:ind w:left="366" w:hanging="0"/>
      </w:pPr>
      <w:rPr>
        <w:dstrike w:val="false"/>
        <w:strike w:val="false"/>
        <w:vertAlign w:val="baseline"/>
        <w:position w:val="0"/>
        <w:sz w:val="19"/>
        <w:sz w:val="19"/>
        <w:i w:val="false"/>
        <w:u w:val="none" w:color="000000"/>
        <w:b w:val="false"/>
        <w:szCs w:val="19"/>
        <w:rFonts w:eastAsia="Segoe UI" w:cs="Segoe UI"/>
        <w:color w:val="000000"/>
      </w:rPr>
    </w:lvl>
    <w:lvl w:ilvl="2">
      <w:start w:val="1"/>
      <w:numFmt w:val="lowerRoman"/>
      <w:lvlText w:val="%3"/>
      <w:lvlJc w:val="left"/>
      <w:pPr>
        <w:tabs>
          <w:tab w:val="num" w:pos="0"/>
        </w:tabs>
        <w:ind w:left="1370" w:hanging="0"/>
      </w:pPr>
      <w:rPr>
        <w:dstrike w:val="false"/>
        <w:strike w:val="false"/>
        <w:vertAlign w:val="baseline"/>
        <w:position w:val="0"/>
        <w:sz w:val="19"/>
        <w:sz w:val="19"/>
        <w:i w:val="false"/>
        <w:u w:val="none" w:color="000000"/>
        <w:b w:val="false"/>
        <w:szCs w:val="19"/>
        <w:rFonts w:eastAsia="Segoe UI" w:cs="Segoe UI"/>
        <w:color w:val="000000"/>
      </w:rPr>
    </w:lvl>
    <w:lvl w:ilvl="3">
      <w:start w:val="1"/>
      <w:numFmt w:val="decimal"/>
      <w:lvlText w:val="%4"/>
      <w:lvlJc w:val="left"/>
      <w:pPr>
        <w:tabs>
          <w:tab w:val="num" w:pos="0"/>
        </w:tabs>
        <w:ind w:left="2090" w:hanging="0"/>
      </w:pPr>
      <w:rPr>
        <w:dstrike w:val="false"/>
        <w:strike w:val="false"/>
        <w:vertAlign w:val="baseline"/>
        <w:position w:val="0"/>
        <w:sz w:val="19"/>
        <w:sz w:val="19"/>
        <w:i w:val="false"/>
        <w:u w:val="none" w:color="000000"/>
        <w:b w:val="false"/>
        <w:szCs w:val="19"/>
        <w:rFonts w:eastAsia="Segoe UI" w:cs="Segoe UI"/>
        <w:color w:val="000000"/>
      </w:rPr>
    </w:lvl>
    <w:lvl w:ilvl="4">
      <w:start w:val="1"/>
      <w:numFmt w:val="lowerLetter"/>
      <w:lvlText w:val="%5"/>
      <w:lvlJc w:val="left"/>
      <w:pPr>
        <w:tabs>
          <w:tab w:val="num" w:pos="0"/>
        </w:tabs>
        <w:ind w:left="2810" w:hanging="0"/>
      </w:pPr>
      <w:rPr>
        <w:dstrike w:val="false"/>
        <w:strike w:val="false"/>
        <w:vertAlign w:val="baseline"/>
        <w:position w:val="0"/>
        <w:sz w:val="19"/>
        <w:sz w:val="19"/>
        <w:i w:val="false"/>
        <w:u w:val="none" w:color="000000"/>
        <w:b w:val="false"/>
        <w:szCs w:val="19"/>
        <w:rFonts w:eastAsia="Segoe UI" w:cs="Segoe UI"/>
        <w:color w:val="000000"/>
      </w:rPr>
    </w:lvl>
    <w:lvl w:ilvl="5">
      <w:start w:val="1"/>
      <w:numFmt w:val="lowerRoman"/>
      <w:lvlText w:val="%6"/>
      <w:lvlJc w:val="left"/>
      <w:pPr>
        <w:tabs>
          <w:tab w:val="num" w:pos="0"/>
        </w:tabs>
        <w:ind w:left="3530" w:hanging="0"/>
      </w:pPr>
      <w:rPr>
        <w:dstrike w:val="false"/>
        <w:strike w:val="false"/>
        <w:vertAlign w:val="baseline"/>
        <w:position w:val="0"/>
        <w:sz w:val="19"/>
        <w:sz w:val="19"/>
        <w:i w:val="false"/>
        <w:u w:val="none" w:color="000000"/>
        <w:b w:val="false"/>
        <w:szCs w:val="19"/>
        <w:rFonts w:eastAsia="Segoe UI" w:cs="Segoe UI"/>
        <w:color w:val="000000"/>
      </w:rPr>
    </w:lvl>
    <w:lvl w:ilvl="6">
      <w:start w:val="1"/>
      <w:numFmt w:val="decimal"/>
      <w:lvlText w:val="%7"/>
      <w:lvlJc w:val="left"/>
      <w:pPr>
        <w:tabs>
          <w:tab w:val="num" w:pos="0"/>
        </w:tabs>
        <w:ind w:left="4250" w:hanging="0"/>
      </w:pPr>
      <w:rPr>
        <w:dstrike w:val="false"/>
        <w:strike w:val="false"/>
        <w:vertAlign w:val="baseline"/>
        <w:position w:val="0"/>
        <w:sz w:val="19"/>
        <w:sz w:val="19"/>
        <w:i w:val="false"/>
        <w:u w:val="none" w:color="000000"/>
        <w:b w:val="false"/>
        <w:szCs w:val="19"/>
        <w:rFonts w:eastAsia="Segoe UI" w:cs="Segoe UI"/>
        <w:color w:val="000000"/>
      </w:rPr>
    </w:lvl>
    <w:lvl w:ilvl="7">
      <w:start w:val="1"/>
      <w:numFmt w:val="lowerLetter"/>
      <w:lvlText w:val="%8"/>
      <w:lvlJc w:val="left"/>
      <w:pPr>
        <w:tabs>
          <w:tab w:val="num" w:pos="0"/>
        </w:tabs>
        <w:ind w:left="4970" w:hanging="0"/>
      </w:pPr>
      <w:rPr>
        <w:dstrike w:val="false"/>
        <w:strike w:val="false"/>
        <w:vertAlign w:val="baseline"/>
        <w:position w:val="0"/>
        <w:sz w:val="19"/>
        <w:sz w:val="19"/>
        <w:i w:val="false"/>
        <w:u w:val="none" w:color="000000"/>
        <w:b w:val="false"/>
        <w:szCs w:val="19"/>
        <w:rFonts w:eastAsia="Segoe UI" w:cs="Segoe UI"/>
        <w:color w:val="000000"/>
      </w:rPr>
    </w:lvl>
    <w:lvl w:ilvl="8">
      <w:start w:val="1"/>
      <w:numFmt w:val="lowerRoman"/>
      <w:lvlText w:val="%9"/>
      <w:lvlJc w:val="left"/>
      <w:pPr>
        <w:tabs>
          <w:tab w:val="num" w:pos="0"/>
        </w:tabs>
        <w:ind w:left="5690" w:hanging="0"/>
      </w:pPr>
      <w:rPr>
        <w:dstrike w:val="false"/>
        <w:strike w:val="false"/>
        <w:vertAlign w:val="baseline"/>
        <w:position w:val="0"/>
        <w:sz w:val="19"/>
        <w:sz w:val="19"/>
        <w:i w:val="false"/>
        <w:u w:val="none" w:color="000000"/>
        <w:b w:val="false"/>
        <w:szCs w:val="19"/>
        <w:rFonts w:eastAsia="Segoe UI" w:cs="Segoe UI"/>
        <w:color w:val="000000"/>
      </w:rPr>
    </w:lvl>
  </w:abstractNum>
  <w:abstractNum w:abstractNumId="76">
    <w:lvl w:ilvl="0">
      <w:start w:val="1"/>
      <w:numFmt w:val="bullet"/>
      <w:lvlText w:val="•"/>
      <w:lvlJc w:val="left"/>
      <w:pPr>
        <w:tabs>
          <w:tab w:val="num" w:pos="0"/>
        </w:tabs>
        <w:ind w:left="206" w:hanging="0"/>
      </w:pPr>
      <w:rPr>
        <w:rFonts w:ascii="Segoe UI" w:hAnsi="Segoe UI" w:cs="Segoe UI" w:hint="default"/>
      </w:rPr>
    </w:lvl>
    <w:lvl w:ilvl="1">
      <w:start w:val="0"/>
      <w:numFmt w:val="decimal"/>
      <w:lvlText w:val="%2"/>
      <w:lvlJc w:val="left"/>
      <w:pPr>
        <w:tabs>
          <w:tab w:val="num" w:pos="0"/>
        </w:tabs>
        <w:ind w:left="367" w:hanging="0"/>
      </w:pPr>
      <w:rPr>
        <w:dstrike w:val="false"/>
        <w:strike w:val="false"/>
        <w:vertAlign w:val="baseline"/>
        <w:position w:val="0"/>
        <w:sz w:val="19"/>
        <w:sz w:val="19"/>
        <w:i w:val="false"/>
        <w:u w:val="none" w:color="000000"/>
        <w:b w:val="false"/>
        <w:szCs w:val="19"/>
        <w:rFonts w:eastAsia="Segoe UI" w:cs="Segoe UI"/>
        <w:color w:val="000000"/>
      </w:rPr>
    </w:lvl>
    <w:lvl w:ilvl="2">
      <w:start w:val="1"/>
      <w:numFmt w:val="lowerRoman"/>
      <w:lvlText w:val="%3"/>
      <w:lvlJc w:val="left"/>
      <w:pPr>
        <w:tabs>
          <w:tab w:val="num" w:pos="0"/>
        </w:tabs>
        <w:ind w:left="1370" w:hanging="0"/>
      </w:pPr>
      <w:rPr>
        <w:dstrike w:val="false"/>
        <w:strike w:val="false"/>
        <w:vertAlign w:val="baseline"/>
        <w:position w:val="0"/>
        <w:sz w:val="19"/>
        <w:sz w:val="19"/>
        <w:i w:val="false"/>
        <w:u w:val="none" w:color="000000"/>
        <w:b w:val="false"/>
        <w:szCs w:val="19"/>
        <w:rFonts w:eastAsia="Segoe UI" w:cs="Segoe UI"/>
        <w:color w:val="000000"/>
      </w:rPr>
    </w:lvl>
    <w:lvl w:ilvl="3">
      <w:start w:val="1"/>
      <w:numFmt w:val="decimal"/>
      <w:lvlText w:val="%4"/>
      <w:lvlJc w:val="left"/>
      <w:pPr>
        <w:tabs>
          <w:tab w:val="num" w:pos="0"/>
        </w:tabs>
        <w:ind w:left="2090" w:hanging="0"/>
      </w:pPr>
      <w:rPr>
        <w:dstrike w:val="false"/>
        <w:strike w:val="false"/>
        <w:vertAlign w:val="baseline"/>
        <w:position w:val="0"/>
        <w:sz w:val="19"/>
        <w:sz w:val="19"/>
        <w:i w:val="false"/>
        <w:u w:val="none" w:color="000000"/>
        <w:b w:val="false"/>
        <w:szCs w:val="19"/>
        <w:rFonts w:eastAsia="Segoe UI" w:cs="Segoe UI"/>
        <w:color w:val="000000"/>
      </w:rPr>
    </w:lvl>
    <w:lvl w:ilvl="4">
      <w:start w:val="1"/>
      <w:numFmt w:val="lowerLetter"/>
      <w:lvlText w:val="%5"/>
      <w:lvlJc w:val="left"/>
      <w:pPr>
        <w:tabs>
          <w:tab w:val="num" w:pos="0"/>
        </w:tabs>
        <w:ind w:left="2810" w:hanging="0"/>
      </w:pPr>
      <w:rPr>
        <w:dstrike w:val="false"/>
        <w:strike w:val="false"/>
        <w:vertAlign w:val="baseline"/>
        <w:position w:val="0"/>
        <w:sz w:val="19"/>
        <w:sz w:val="19"/>
        <w:i w:val="false"/>
        <w:u w:val="none" w:color="000000"/>
        <w:b w:val="false"/>
        <w:szCs w:val="19"/>
        <w:rFonts w:eastAsia="Segoe UI" w:cs="Segoe UI"/>
        <w:color w:val="000000"/>
      </w:rPr>
    </w:lvl>
    <w:lvl w:ilvl="5">
      <w:start w:val="1"/>
      <w:numFmt w:val="lowerRoman"/>
      <w:lvlText w:val="%6"/>
      <w:lvlJc w:val="left"/>
      <w:pPr>
        <w:tabs>
          <w:tab w:val="num" w:pos="0"/>
        </w:tabs>
        <w:ind w:left="3530" w:hanging="0"/>
      </w:pPr>
      <w:rPr>
        <w:dstrike w:val="false"/>
        <w:strike w:val="false"/>
        <w:vertAlign w:val="baseline"/>
        <w:position w:val="0"/>
        <w:sz w:val="19"/>
        <w:sz w:val="19"/>
        <w:i w:val="false"/>
        <w:u w:val="none" w:color="000000"/>
        <w:b w:val="false"/>
        <w:szCs w:val="19"/>
        <w:rFonts w:eastAsia="Segoe UI" w:cs="Segoe UI"/>
        <w:color w:val="000000"/>
      </w:rPr>
    </w:lvl>
    <w:lvl w:ilvl="6">
      <w:start w:val="1"/>
      <w:numFmt w:val="decimal"/>
      <w:lvlText w:val="%7"/>
      <w:lvlJc w:val="left"/>
      <w:pPr>
        <w:tabs>
          <w:tab w:val="num" w:pos="0"/>
        </w:tabs>
        <w:ind w:left="4250" w:hanging="0"/>
      </w:pPr>
      <w:rPr>
        <w:dstrike w:val="false"/>
        <w:strike w:val="false"/>
        <w:vertAlign w:val="baseline"/>
        <w:position w:val="0"/>
        <w:sz w:val="19"/>
        <w:sz w:val="19"/>
        <w:i w:val="false"/>
        <w:u w:val="none" w:color="000000"/>
        <w:b w:val="false"/>
        <w:szCs w:val="19"/>
        <w:rFonts w:eastAsia="Segoe UI" w:cs="Segoe UI"/>
        <w:color w:val="000000"/>
      </w:rPr>
    </w:lvl>
    <w:lvl w:ilvl="7">
      <w:start w:val="1"/>
      <w:numFmt w:val="lowerLetter"/>
      <w:lvlText w:val="%8"/>
      <w:lvlJc w:val="left"/>
      <w:pPr>
        <w:tabs>
          <w:tab w:val="num" w:pos="0"/>
        </w:tabs>
        <w:ind w:left="4970" w:hanging="0"/>
      </w:pPr>
      <w:rPr>
        <w:dstrike w:val="false"/>
        <w:strike w:val="false"/>
        <w:vertAlign w:val="baseline"/>
        <w:position w:val="0"/>
        <w:sz w:val="19"/>
        <w:sz w:val="19"/>
        <w:i w:val="false"/>
        <w:u w:val="none" w:color="000000"/>
        <w:b w:val="false"/>
        <w:szCs w:val="19"/>
        <w:rFonts w:eastAsia="Segoe UI" w:cs="Segoe UI"/>
        <w:color w:val="000000"/>
      </w:rPr>
    </w:lvl>
    <w:lvl w:ilvl="8">
      <w:start w:val="1"/>
      <w:numFmt w:val="lowerRoman"/>
      <w:lvlText w:val="%9"/>
      <w:lvlJc w:val="left"/>
      <w:pPr>
        <w:tabs>
          <w:tab w:val="num" w:pos="0"/>
        </w:tabs>
        <w:ind w:left="5690" w:hanging="0"/>
      </w:pPr>
      <w:rPr>
        <w:dstrike w:val="false"/>
        <w:strike w:val="false"/>
        <w:vertAlign w:val="baseline"/>
        <w:position w:val="0"/>
        <w:sz w:val="19"/>
        <w:sz w:val="19"/>
        <w:i w:val="false"/>
        <w:u w:val="none" w:color="000000"/>
        <w:b w:val="false"/>
        <w:szCs w:val="19"/>
        <w:rFonts w:eastAsia="Segoe UI" w:cs="Segoe UI"/>
        <w:color w:val="000000"/>
      </w:rPr>
    </w:lvl>
  </w:abstractNum>
  <w:abstractNum w:abstractNumId="7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8">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79">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0">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1">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2">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3">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4">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5">
    <w:lvl w:ilvl="0">
      <w:start w:val="1"/>
      <w:numFmt w:val="bullet"/>
      <w:lvlText w:val="•"/>
      <w:lvlJc w:val="left"/>
      <w:pPr>
        <w:tabs>
          <w:tab w:val="num" w:pos="0"/>
        </w:tabs>
        <w:ind w:left="200"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6">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7">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8">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89">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90">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91">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92">
    <w:lvl w:ilvl="0">
      <w:start w:val="1"/>
      <w:numFmt w:val="bullet"/>
      <w:lvlText w:val="•"/>
      <w:lvlJc w:val="left"/>
      <w:pPr>
        <w:tabs>
          <w:tab w:val="num" w:pos="0"/>
        </w:tabs>
        <w:ind w:left="201" w:hanging="0"/>
      </w:pPr>
      <w:rPr>
        <w:rFonts w:ascii="Segoe UI" w:hAnsi="Segoe UI" w:cs="Segoe UI" w:hint="default"/>
      </w:rPr>
    </w:lvl>
    <w:lvl w:ilvl="1">
      <w:start w:val="1"/>
      <w:numFmt w:val="bullet"/>
      <w:lvlText w:val="o"/>
      <w:lvlJc w:val="left"/>
      <w:pPr>
        <w:tabs>
          <w:tab w:val="num" w:pos="0"/>
        </w:tabs>
        <w:ind w:left="1170" w:hanging="0"/>
      </w:pPr>
      <w:rPr>
        <w:rFonts w:ascii="Segoe UI" w:hAnsi="Segoe UI" w:cs="Segoe UI" w:hint="default"/>
      </w:rPr>
    </w:lvl>
    <w:lvl w:ilvl="2">
      <w:start w:val="1"/>
      <w:numFmt w:val="bullet"/>
      <w:lvlText w:val="▪"/>
      <w:lvlJc w:val="left"/>
      <w:pPr>
        <w:tabs>
          <w:tab w:val="num" w:pos="0"/>
        </w:tabs>
        <w:ind w:left="1890" w:hanging="0"/>
      </w:pPr>
      <w:rPr>
        <w:rFonts w:ascii="Segoe UI" w:hAnsi="Segoe UI" w:cs="Segoe UI" w:hint="default"/>
      </w:rPr>
    </w:lvl>
    <w:lvl w:ilvl="3">
      <w:start w:val="1"/>
      <w:numFmt w:val="bullet"/>
      <w:lvlText w:val="•"/>
      <w:lvlJc w:val="left"/>
      <w:pPr>
        <w:tabs>
          <w:tab w:val="num" w:pos="0"/>
        </w:tabs>
        <w:ind w:left="2610" w:hanging="0"/>
      </w:pPr>
      <w:rPr>
        <w:rFonts w:ascii="Segoe UI" w:hAnsi="Segoe UI" w:cs="Segoe UI" w:hint="default"/>
      </w:rPr>
    </w:lvl>
    <w:lvl w:ilvl="4">
      <w:start w:val="1"/>
      <w:numFmt w:val="bullet"/>
      <w:lvlText w:val="o"/>
      <w:lvlJc w:val="left"/>
      <w:pPr>
        <w:tabs>
          <w:tab w:val="num" w:pos="0"/>
        </w:tabs>
        <w:ind w:left="3330" w:hanging="0"/>
      </w:pPr>
      <w:rPr>
        <w:rFonts w:ascii="Segoe UI" w:hAnsi="Segoe UI" w:cs="Segoe UI" w:hint="default"/>
      </w:rPr>
    </w:lvl>
    <w:lvl w:ilvl="5">
      <w:start w:val="1"/>
      <w:numFmt w:val="bullet"/>
      <w:lvlText w:val="▪"/>
      <w:lvlJc w:val="left"/>
      <w:pPr>
        <w:tabs>
          <w:tab w:val="num" w:pos="0"/>
        </w:tabs>
        <w:ind w:left="4050" w:hanging="0"/>
      </w:pPr>
      <w:rPr>
        <w:rFonts w:ascii="Segoe UI" w:hAnsi="Segoe UI" w:cs="Segoe UI" w:hint="default"/>
      </w:rPr>
    </w:lvl>
    <w:lvl w:ilvl="6">
      <w:start w:val="1"/>
      <w:numFmt w:val="bullet"/>
      <w:lvlText w:val="•"/>
      <w:lvlJc w:val="left"/>
      <w:pPr>
        <w:tabs>
          <w:tab w:val="num" w:pos="0"/>
        </w:tabs>
        <w:ind w:left="4770" w:hanging="0"/>
      </w:pPr>
      <w:rPr>
        <w:rFonts w:ascii="Segoe UI" w:hAnsi="Segoe UI" w:cs="Segoe UI" w:hint="default"/>
      </w:rPr>
    </w:lvl>
    <w:lvl w:ilvl="7">
      <w:start w:val="1"/>
      <w:numFmt w:val="bullet"/>
      <w:lvlText w:val="o"/>
      <w:lvlJc w:val="left"/>
      <w:pPr>
        <w:tabs>
          <w:tab w:val="num" w:pos="0"/>
        </w:tabs>
        <w:ind w:left="5490" w:hanging="0"/>
      </w:pPr>
      <w:rPr>
        <w:rFonts w:ascii="Segoe UI" w:hAnsi="Segoe UI" w:cs="Segoe UI" w:hint="default"/>
      </w:rPr>
    </w:lvl>
    <w:lvl w:ilvl="8">
      <w:start w:val="1"/>
      <w:numFmt w:val="bullet"/>
      <w:lvlText w:val="▪"/>
      <w:lvlJc w:val="left"/>
      <w:pPr>
        <w:tabs>
          <w:tab w:val="num" w:pos="0"/>
        </w:tabs>
        <w:ind w:left="6210" w:hanging="0"/>
      </w:pPr>
      <w:rPr>
        <w:rFonts w:ascii="Segoe UI" w:hAnsi="Segoe UI" w:cs="Segoe UI" w:hint="default"/>
      </w:rPr>
    </w:lvl>
  </w:abstractNum>
  <w:abstractNum w:abstractNumId="9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bering>
</file>

<file path=word/settings.xml><?xml version="1.0" encoding="utf-8"?>
<w:settings xmlns:w="http://schemas.openxmlformats.org/wordprocessingml/2006/main">
  <w:zoom w:percent="160"/>
  <w:revisionView w:insDel="0" w:formatting="0"/>
  <w:trackRevisions/>
  <w:defaultTabStop w:val="420"/>
  <w:compat>
    <w:doNotExpandShiftReturn/>
  </w:compat>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等线" w:asciiTheme="minorHAnsi" w:cstheme="minorBidi" w:eastAsiaTheme="minorEastAsia" w:hAnsiTheme="minorHAnsi"/>
        <w:kern w:val="2"/>
        <w:szCs w:val="22"/>
        <w:lang w:val="en-US" w:eastAsia="zh-CN"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35" w:before="0" w:after="215"/>
      <w:ind w:left="3" w:right="67" w:hanging="3"/>
      <w:jc w:val="both"/>
    </w:pPr>
    <w:rPr>
      <w:rFonts w:ascii="Segoe UI" w:hAnsi="Segoe UI" w:eastAsia="Segoe UI" w:cs="Segoe UI"/>
      <w:color w:val="000000"/>
      <w:kern w:val="2"/>
      <w:sz w:val="22"/>
      <w:szCs w:val="22"/>
      <w:lang w:val="en-US" w:eastAsia="zh-CN" w:bidi="ar-SA"/>
    </w:rPr>
  </w:style>
  <w:style w:type="paragraph" w:styleId="1">
    <w:name w:val="Heading 1"/>
    <w:next w:val="Normal"/>
    <w:link w:val="10"/>
    <w:uiPriority w:val="9"/>
    <w:qFormat/>
    <w:pPr>
      <w:keepNext w:val="true"/>
      <w:keepLines/>
      <w:widowControl/>
      <w:suppressAutoHyphens w:val="true"/>
      <w:bidi w:val="0"/>
      <w:spacing w:lineRule="auto" w:line="259" w:before="0" w:after="0"/>
      <w:ind w:left="10" w:hanging="10"/>
      <w:jc w:val="left"/>
      <w:outlineLvl w:val="0"/>
    </w:pPr>
    <w:rPr>
      <w:rFonts w:ascii="Calibri" w:hAnsi="Calibri" w:eastAsia="Calibri" w:cs="Calibri"/>
      <w:color w:val="000000"/>
      <w:kern w:val="2"/>
      <w:sz w:val="56"/>
      <w:szCs w:val="22"/>
      <w:lang w:val="en-US" w:eastAsia="zh-CN" w:bidi="ar-SA"/>
    </w:rPr>
  </w:style>
  <w:style w:type="paragraph" w:styleId="2">
    <w:name w:val="Heading 2"/>
    <w:next w:val="Normal"/>
    <w:link w:val="20"/>
    <w:uiPriority w:val="9"/>
    <w:unhideWhenUsed/>
    <w:qFormat/>
    <w:pPr>
      <w:keepNext w:val="true"/>
      <w:keepLines/>
      <w:widowControl/>
      <w:suppressAutoHyphens w:val="true"/>
      <w:bidi w:val="0"/>
      <w:spacing w:lineRule="auto" w:line="259" w:before="0" w:after="0"/>
      <w:ind w:left="770" w:hanging="10"/>
      <w:jc w:val="left"/>
      <w:outlineLvl w:val="1"/>
    </w:pPr>
    <w:rPr>
      <w:rFonts w:ascii="Calibri" w:hAnsi="Calibri" w:eastAsia="Calibri" w:cs="Calibri"/>
      <w:b/>
      <w:color w:val="000000"/>
      <w:kern w:val="2"/>
      <w:sz w:val="42"/>
      <w:szCs w:val="22"/>
      <w:lang w:val="en-US" w:eastAsia="zh-CN" w:bidi="ar-SA"/>
    </w:rPr>
  </w:style>
  <w:style w:type="paragraph" w:styleId="3">
    <w:name w:val="Heading 3"/>
    <w:next w:val="Normal"/>
    <w:link w:val="30"/>
    <w:uiPriority w:val="9"/>
    <w:unhideWhenUsed/>
    <w:qFormat/>
    <w:pPr>
      <w:keepNext w:val="true"/>
      <w:keepLines/>
      <w:widowControl/>
      <w:suppressAutoHyphens w:val="true"/>
      <w:bidi w:val="0"/>
      <w:spacing w:lineRule="auto" w:line="259" w:before="0" w:after="34"/>
      <w:ind w:left="770" w:hanging="10"/>
      <w:jc w:val="left"/>
      <w:outlineLvl w:val="2"/>
    </w:pPr>
    <w:rPr>
      <w:rFonts w:ascii="Calibri" w:hAnsi="Calibri" w:eastAsia="Calibri" w:cs="Calibri"/>
      <w:b/>
      <w:color w:val="000000"/>
      <w:kern w:val="2"/>
      <w:sz w:val="34"/>
      <w:szCs w:val="22"/>
      <w:lang w:val="en-US" w:eastAsia="zh-CN" w:bidi="ar-SA"/>
    </w:rPr>
  </w:style>
  <w:style w:type="paragraph" w:styleId="4">
    <w:name w:val="Heading 4"/>
    <w:next w:val="Normal"/>
    <w:link w:val="40"/>
    <w:uiPriority w:val="9"/>
    <w:unhideWhenUsed/>
    <w:qFormat/>
    <w:pPr>
      <w:keepNext w:val="true"/>
      <w:keepLines/>
      <w:widowControl/>
      <w:suppressAutoHyphens w:val="true"/>
      <w:bidi w:val="0"/>
      <w:spacing w:lineRule="auto" w:line="247" w:before="0" w:after="165"/>
      <w:ind w:left="770" w:hanging="10"/>
      <w:jc w:val="left"/>
      <w:outlineLvl w:val="3"/>
    </w:pPr>
    <w:rPr>
      <w:rFonts w:ascii="Calibri" w:hAnsi="Calibri" w:eastAsia="Calibri" w:cs="Calibri"/>
      <w:b/>
      <w:i/>
      <w:color w:val="000000"/>
      <w:kern w:val="2"/>
      <w:sz w:val="28"/>
      <w:szCs w:val="22"/>
      <w:lang w:val="en-US" w:eastAsia="zh-CN" w:bidi="ar-SA"/>
    </w:rPr>
  </w:style>
  <w:style w:type="paragraph" w:styleId="5">
    <w:name w:val="Heading 5"/>
    <w:next w:val="Normal"/>
    <w:link w:val="50"/>
    <w:uiPriority w:val="9"/>
    <w:unhideWhenUsed/>
    <w:qFormat/>
    <w:pPr>
      <w:keepNext w:val="true"/>
      <w:keepLines/>
      <w:widowControl/>
      <w:suppressAutoHyphens w:val="true"/>
      <w:bidi w:val="0"/>
      <w:spacing w:lineRule="auto" w:line="259" w:before="0" w:after="170"/>
      <w:ind w:left="770" w:hanging="10"/>
      <w:jc w:val="left"/>
      <w:outlineLvl w:val="4"/>
    </w:pPr>
    <w:rPr>
      <w:rFonts w:ascii="Calibri" w:hAnsi="Calibri" w:eastAsia="Calibri" w:cs="Calibri"/>
      <w:b/>
      <w:color w:val="000000"/>
      <w:kern w:val="2"/>
      <w:sz w:val="24"/>
      <w:szCs w:val="22"/>
      <w:lang w:val="en-US" w:eastAsia="zh-CN" w:bidi="ar-SA"/>
    </w:rPr>
  </w:style>
  <w:style w:type="character" w:styleId="DefaultParagraphFont" w:default="1">
    <w:name w:val="Default Paragraph Font"/>
    <w:uiPriority w:val="1"/>
    <w:semiHidden/>
    <w:unhideWhenUsed/>
    <w:qFormat/>
    <w:rPr/>
  </w:style>
  <w:style w:type="character" w:styleId="51" w:customStyle="1">
    <w:name w:val="标题 5 字符"/>
    <w:link w:val="5"/>
    <w:qFormat/>
    <w:rPr>
      <w:rFonts w:ascii="Calibri" w:hAnsi="Calibri" w:eastAsia="Calibri" w:cs="Calibri"/>
      <w:b/>
      <w:color w:val="000000"/>
      <w:sz w:val="24"/>
    </w:rPr>
  </w:style>
  <w:style w:type="character" w:styleId="31" w:customStyle="1">
    <w:name w:val="标题 3 字符"/>
    <w:link w:val="3"/>
    <w:qFormat/>
    <w:rPr>
      <w:rFonts w:ascii="Calibri" w:hAnsi="Calibri" w:eastAsia="Calibri" w:cs="Calibri"/>
      <w:b/>
      <w:color w:val="000000"/>
      <w:sz w:val="34"/>
    </w:rPr>
  </w:style>
  <w:style w:type="character" w:styleId="21" w:customStyle="1">
    <w:name w:val="标题 2 字符"/>
    <w:link w:val="2"/>
    <w:qFormat/>
    <w:rPr>
      <w:rFonts w:ascii="Calibri" w:hAnsi="Calibri" w:eastAsia="Calibri" w:cs="Calibri"/>
      <w:b/>
      <w:color w:val="000000"/>
      <w:sz w:val="42"/>
    </w:rPr>
  </w:style>
  <w:style w:type="character" w:styleId="11" w:customStyle="1">
    <w:name w:val="标题 1 字符"/>
    <w:link w:val="1"/>
    <w:qFormat/>
    <w:rPr>
      <w:rFonts w:ascii="Calibri" w:hAnsi="Calibri" w:eastAsia="Calibri" w:cs="Calibri"/>
      <w:color w:val="000000"/>
      <w:sz w:val="56"/>
    </w:rPr>
  </w:style>
  <w:style w:type="character" w:styleId="41" w:customStyle="1">
    <w:name w:val="标题 4 字符"/>
    <w:link w:val="4"/>
    <w:qFormat/>
    <w:rPr>
      <w:rFonts w:ascii="Calibri" w:hAnsi="Calibri" w:eastAsia="Calibri" w:cs="Calibri"/>
      <w:b/>
      <w:i/>
      <w:color w:val="000000"/>
      <w:sz w:val="28"/>
    </w:rPr>
  </w:style>
  <w:style w:type="character" w:styleId="PlaceholderText">
    <w:name w:val="Placeholder Text"/>
    <w:basedOn w:val="DefaultParagraphFont"/>
    <w:uiPriority w:val="99"/>
    <w:semiHidden/>
    <w:qFormat/>
    <w:rsid w:val="00ca5901"/>
    <w:rPr>
      <w:color w:val="808080"/>
    </w:rPr>
  </w:style>
  <w:style w:type="character" w:styleId="Internet">
    <w:name w:val="Internet 链接"/>
    <w:rPr>
      <w:color w:val="000080"/>
      <w:u w:val="single"/>
      <w:lang w:val="zxx" w:eastAsia="zxx" w:bidi="zxx"/>
    </w:rPr>
  </w:style>
  <w:style w:type="paragraph" w:styleId="Style9">
    <w:name w:val="标题样式"/>
    <w:basedOn w:val="Normal"/>
    <w:next w:val="Style10"/>
    <w:qFormat/>
    <w:pPr>
      <w:keepNext w:val="true"/>
      <w:spacing w:before="240" w:after="120"/>
    </w:pPr>
    <w:rPr>
      <w:rFonts w:ascii="Liberation Sans" w:hAnsi="Liberation Sans" w:eastAsia="Noto Sans CJK SC" w:cs="Noto Sans CJK SC"/>
      <w:sz w:val="28"/>
      <w:szCs w:val="28"/>
    </w:rPr>
  </w:style>
  <w:style w:type="paragraph" w:styleId="Style10">
    <w:name w:val="Body Text"/>
    <w:basedOn w:val="Normal"/>
    <w:pPr>
      <w:spacing w:lineRule="auto" w:line="276" w:before="0" w:after="140"/>
    </w:pPr>
    <w:rPr/>
  </w:style>
  <w:style w:type="paragraph" w:styleId="Style11">
    <w:name w:val="List"/>
    <w:basedOn w:val="Style10"/>
    <w:pPr/>
    <w:rPr>
      <w:rFonts w:cs="Noto Sans CJK SC"/>
    </w:rPr>
  </w:style>
  <w:style w:type="paragraph" w:styleId="Style12">
    <w:name w:val="Caption"/>
    <w:basedOn w:val="Normal"/>
    <w:qFormat/>
    <w:pPr>
      <w:suppressLineNumbers/>
      <w:spacing w:before="120" w:after="120"/>
    </w:pPr>
    <w:rPr>
      <w:rFonts w:cs="Noto Sans CJK SC"/>
      <w:i/>
      <w:iCs/>
      <w:sz w:val="24"/>
      <w:szCs w:val="24"/>
    </w:rPr>
  </w:style>
  <w:style w:type="paragraph" w:styleId="Style13">
    <w:name w:val="索引"/>
    <w:basedOn w:val="Normal"/>
    <w:qFormat/>
    <w:pPr>
      <w:suppressLineNumbers/>
    </w:pPr>
    <w:rPr>
      <w:rFonts w:cs="Noto Sans CJK SC"/>
    </w:rPr>
  </w:style>
  <w:style w:type="paragraph" w:styleId="Style14">
    <w:name w:val="页眉与页脚"/>
    <w:basedOn w:val="Normal"/>
    <w:qFormat/>
    <w:pPr/>
    <w:rPr/>
  </w:style>
  <w:style w:type="paragraph" w:styleId="Style15">
    <w:name w:val="Header"/>
    <w:basedOn w:val="Style14"/>
    <w:pPr/>
    <w:rPr/>
  </w:style>
  <w:style w:type="paragraph" w:styleId="Style16">
    <w:name w:val="Footer"/>
    <w:basedOn w:val="Style14"/>
    <w:pPr/>
    <w:rPr/>
  </w:style>
  <w:style w:type="paragraph" w:styleId="Style17">
    <w:name w:val="框架内容"/>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TableGrid">
    <w:name w:val="TableGrid"/>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xilinx.com/content/dam/xilinx/publications/about/Inclusive-terminology.pdf" TargetMode="External"/><Relationship Id="rId4" Type="http://schemas.openxmlformats.org/officeDocument/2006/relationships/image" Target="media/image2.png"/><Relationship Id="rId5" Type="http://schemas.openxmlformats.org/officeDocument/2006/relationships/hyperlink" Target="https://www.xilinx.com/about/feedback/document-feedback.html?docType=Product_Guide&amp;docId=PG021&amp;Title=AXI DMA v7.1&amp;releaseVersion=7.1&amp;docPage=2" TargetMode="External"/><Relationship Id="rId6" Type="http://schemas.openxmlformats.org/officeDocument/2006/relationships/image" Target="media/image3.jpe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4.png"/><Relationship Id="rId14" Type="http://schemas.openxmlformats.org/officeDocument/2006/relationships/hyperlink" Target="https://www.xilinx.com/cgi-bin/docs/ndoc?t=ip+ru;d=axi-dma.html" TargetMode="External"/><Relationship Id="rId15" Type="http://schemas.openxmlformats.org/officeDocument/2006/relationships/hyperlink" Target="https://www.xilinx.com/cgi-bin/docs/rdoc?v=2022.1;t=vivado+release+notes" TargetMode="External"/><Relationship Id="rId16" Type="http://schemas.openxmlformats.org/officeDocument/2006/relationships/hyperlink" Target="https://www.xilinx.com/cgi-bin/docs/rdoc?v=2022.1;t=vivado+release+notes" TargetMode="External"/><Relationship Id="rId17" Type="http://schemas.openxmlformats.org/officeDocument/2006/relationships/hyperlink" Target="https://www.xilinx.com/support" TargetMode="External"/><Relationship Id="rId18" Type="http://schemas.openxmlformats.org/officeDocument/2006/relationships/hyperlink" Target="https://www.xilinx.com/cgi-bin/docs/rdoc?v=2022.1;t=vivado+release+notes" TargetMode="External"/><Relationship Id="rId19" Type="http://schemas.openxmlformats.org/officeDocument/2006/relationships/hyperlink" Target="https://www.xilinx.com/cgi-bin/docs/rdoc?v=2022.1;t=vivado+release+notes" TargetMode="External"/><Relationship Id="rId20" Type="http://schemas.openxmlformats.org/officeDocument/2006/relationships/hyperlink" Target="https://www.xilinx.com/about/feedback/document-feedback.html?docType=Product_Guide&amp;docId=PG021&amp;Title=AXI DMA v7.1&amp;releaseVersion=7.1&amp;docPage=4" TargetMode="External"/><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header" Target="header6.xml"/><Relationship Id="rId24" Type="http://schemas.openxmlformats.org/officeDocument/2006/relationships/footer" Target="footer4.xml"/><Relationship Id="rId25" Type="http://schemas.openxmlformats.org/officeDocument/2006/relationships/footer" Target="footer5.xml"/><Relationship Id="rId26" Type="http://schemas.openxmlformats.org/officeDocument/2006/relationships/footer" Target="footer6.xml"/><Relationship Id="rId27" Type="http://schemas.openxmlformats.org/officeDocument/2006/relationships/image" Target="media/image5.png"/><Relationship Id="rId28" Type="http://schemas.openxmlformats.org/officeDocument/2006/relationships/image" Target="media/image6.jpeg"/><Relationship Id="rId29" Type="http://schemas.openxmlformats.org/officeDocument/2006/relationships/hyperlink" Target="https://www.xilinx.com/cgi-bin/docs/rdoc?t=eula" TargetMode="External"/><Relationship Id="rId30" Type="http://schemas.openxmlformats.org/officeDocument/2006/relationships/hyperlink" Target="https://www.xilinx.com/products/intellectual-property.html" TargetMode="External"/><Relationship Id="rId31" Type="http://schemas.openxmlformats.org/officeDocument/2006/relationships/hyperlink" Target="https://www.xilinx.com/products/intellectual-property.html" TargetMode="External"/><Relationship Id="rId32" Type="http://schemas.openxmlformats.org/officeDocument/2006/relationships/hyperlink" Target="https://www.xilinx.com/products/intellectual-property.html" TargetMode="External"/><Relationship Id="rId33" Type="http://schemas.openxmlformats.org/officeDocument/2006/relationships/hyperlink" Target="https://www.xilinx.com/about/contact.html" TargetMode="External"/><Relationship Id="rId34" Type="http://schemas.openxmlformats.org/officeDocument/2006/relationships/image" Target="media/image7.png"/><Relationship Id="rId35" Type="http://schemas.openxmlformats.org/officeDocument/2006/relationships/hyperlink" Target="https://www.xilinx.com/htmldocs/ip_docs/pru_files/axi-dma.html" TargetMode="External"/><Relationship Id="rId36" Type="http://schemas.openxmlformats.org/officeDocument/2006/relationships/header" Target="header7.xml"/><Relationship Id="rId37" Type="http://schemas.openxmlformats.org/officeDocument/2006/relationships/header" Target="header8.xml"/><Relationship Id="rId38" Type="http://schemas.openxmlformats.org/officeDocument/2006/relationships/footer" Target="footer7.xml"/><Relationship Id="rId39" Type="http://schemas.openxmlformats.org/officeDocument/2006/relationships/footer" Target="footer8.xml"/><Relationship Id="rId40" Type="http://schemas.openxmlformats.org/officeDocument/2006/relationships/hyperlink" Target="https://www.xilinx.com/cgi-bin/docs/ndoc?t=ip+ru;d=axi-dma.html" TargetMode="External"/><Relationship Id="rId41" Type="http://schemas.openxmlformats.org/officeDocument/2006/relationships/header" Target="header9.xml"/><Relationship Id="rId42" Type="http://schemas.openxmlformats.org/officeDocument/2006/relationships/header" Target="header10.xml"/><Relationship Id="rId43" Type="http://schemas.openxmlformats.org/officeDocument/2006/relationships/footer" Target="footer9.xml"/><Relationship Id="rId44" Type="http://schemas.openxmlformats.org/officeDocument/2006/relationships/footer" Target="footer10.xml"/><Relationship Id="rId45" Type="http://schemas.openxmlformats.org/officeDocument/2006/relationships/header" Target="header11.xml"/><Relationship Id="rId46" Type="http://schemas.openxmlformats.org/officeDocument/2006/relationships/header" Target="header12.xml"/><Relationship Id="rId47" Type="http://schemas.openxmlformats.org/officeDocument/2006/relationships/header" Target="header13.xml"/><Relationship Id="rId48" Type="http://schemas.openxmlformats.org/officeDocument/2006/relationships/footer" Target="footer11.xml"/><Relationship Id="rId49" Type="http://schemas.openxmlformats.org/officeDocument/2006/relationships/footer" Target="footer12.xml"/><Relationship Id="rId50" Type="http://schemas.openxmlformats.org/officeDocument/2006/relationships/footer" Target="footer13.xml"/><Relationship Id="rId51" Type="http://schemas.openxmlformats.org/officeDocument/2006/relationships/header" Target="header14.xml"/><Relationship Id="rId52" Type="http://schemas.openxmlformats.org/officeDocument/2006/relationships/header" Target="header15.xml"/><Relationship Id="rId53" Type="http://schemas.openxmlformats.org/officeDocument/2006/relationships/header" Target="header16.xml"/><Relationship Id="rId54" Type="http://schemas.openxmlformats.org/officeDocument/2006/relationships/footer" Target="footer14.xml"/><Relationship Id="rId55" Type="http://schemas.openxmlformats.org/officeDocument/2006/relationships/footer" Target="footer15.xml"/><Relationship Id="rId56" Type="http://schemas.openxmlformats.org/officeDocument/2006/relationships/footer" Target="footer16.xml"/><Relationship Id="rId57" Type="http://schemas.openxmlformats.org/officeDocument/2006/relationships/header" Target="header17.xml"/><Relationship Id="rId58" Type="http://schemas.openxmlformats.org/officeDocument/2006/relationships/header" Target="header18.xml"/><Relationship Id="rId59" Type="http://schemas.openxmlformats.org/officeDocument/2006/relationships/footer" Target="footer17.xml"/><Relationship Id="rId60" Type="http://schemas.openxmlformats.org/officeDocument/2006/relationships/footer" Target="footer18.xml"/><Relationship Id="rId61" Type="http://schemas.openxmlformats.org/officeDocument/2006/relationships/header" Target="header19.xml"/><Relationship Id="rId62" Type="http://schemas.openxmlformats.org/officeDocument/2006/relationships/header" Target="header20.xml"/><Relationship Id="rId63" Type="http://schemas.openxmlformats.org/officeDocument/2006/relationships/footer" Target="footer19.xml"/><Relationship Id="rId64" Type="http://schemas.openxmlformats.org/officeDocument/2006/relationships/footer" Target="footer20.xml"/><Relationship Id="rId65" Type="http://schemas.openxmlformats.org/officeDocument/2006/relationships/image" Target="media/image21.png"/><Relationship Id="rId66" Type="http://schemas.openxmlformats.org/officeDocument/2006/relationships/image" Target="media/image22.png"/><Relationship Id="rId67" Type="http://schemas.openxmlformats.org/officeDocument/2006/relationships/header" Target="header21.xml"/><Relationship Id="rId68" Type="http://schemas.openxmlformats.org/officeDocument/2006/relationships/header" Target="header22.xml"/><Relationship Id="rId69" Type="http://schemas.openxmlformats.org/officeDocument/2006/relationships/footer" Target="footer21.xml"/><Relationship Id="rId70" Type="http://schemas.openxmlformats.org/officeDocument/2006/relationships/footer" Target="footer22.xml"/><Relationship Id="rId71" Type="http://schemas.openxmlformats.org/officeDocument/2006/relationships/header" Target="header23.xml"/><Relationship Id="rId72" Type="http://schemas.openxmlformats.org/officeDocument/2006/relationships/header" Target="header24.xml"/><Relationship Id="rId73" Type="http://schemas.openxmlformats.org/officeDocument/2006/relationships/footer" Target="footer23.xml"/><Relationship Id="rId74" Type="http://schemas.openxmlformats.org/officeDocument/2006/relationships/footer" Target="footer24.xml"/><Relationship Id="rId75" Type="http://schemas.openxmlformats.org/officeDocument/2006/relationships/hyperlink" Target="http://infocenter.arm.com/help/index.jsp?topic=/com.arm.doc.ihi0022d/index.html" TargetMode="External"/><Relationship Id="rId76" Type="http://schemas.openxmlformats.org/officeDocument/2006/relationships/header" Target="header25.xml"/><Relationship Id="rId77" Type="http://schemas.openxmlformats.org/officeDocument/2006/relationships/header" Target="header26.xml"/><Relationship Id="rId78" Type="http://schemas.openxmlformats.org/officeDocument/2006/relationships/footer" Target="footer25.xml"/><Relationship Id="rId79" Type="http://schemas.openxmlformats.org/officeDocument/2006/relationships/footer" Target="footer26.xml"/><Relationship Id="rId80" Type="http://schemas.openxmlformats.org/officeDocument/2006/relationships/header" Target="header27.xml"/><Relationship Id="rId81" Type="http://schemas.openxmlformats.org/officeDocument/2006/relationships/header" Target="header28.xml"/><Relationship Id="rId82" Type="http://schemas.openxmlformats.org/officeDocument/2006/relationships/footer" Target="footer27.xml"/><Relationship Id="rId83" Type="http://schemas.openxmlformats.org/officeDocument/2006/relationships/footer" Target="footer28.xml"/><Relationship Id="rId84" Type="http://schemas.openxmlformats.org/officeDocument/2006/relationships/image" Target="media/image31.png"/><Relationship Id="rId85" Type="http://schemas.openxmlformats.org/officeDocument/2006/relationships/image" Target="media/image32.png"/><Relationship Id="rId86" Type="http://schemas.openxmlformats.org/officeDocument/2006/relationships/image" Target="media/image33.jpe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image" Target="media/image40.png"/><Relationship Id="rId94" Type="http://schemas.openxmlformats.org/officeDocument/2006/relationships/image" Target="media/image41.jpeg"/><Relationship Id="rId95" Type="http://schemas.openxmlformats.org/officeDocument/2006/relationships/image" Target="media/image42.png"/><Relationship Id="rId96" Type="http://schemas.openxmlformats.org/officeDocument/2006/relationships/image" Target="media/image43.jpeg"/><Relationship Id="rId97" Type="http://schemas.openxmlformats.org/officeDocument/2006/relationships/image" Target="media/image44.png"/><Relationship Id="rId98" Type="http://schemas.openxmlformats.org/officeDocument/2006/relationships/image" Target="media/image45.jpeg"/><Relationship Id="rId99" Type="http://schemas.openxmlformats.org/officeDocument/2006/relationships/header" Target="header29.xml"/><Relationship Id="rId100" Type="http://schemas.openxmlformats.org/officeDocument/2006/relationships/header" Target="header30.xml"/><Relationship Id="rId101" Type="http://schemas.openxmlformats.org/officeDocument/2006/relationships/header" Target="header31.xml"/><Relationship Id="rId102" Type="http://schemas.openxmlformats.org/officeDocument/2006/relationships/footer" Target="footer29.xml"/><Relationship Id="rId103" Type="http://schemas.openxmlformats.org/officeDocument/2006/relationships/footer" Target="footer30.xml"/><Relationship Id="rId104" Type="http://schemas.openxmlformats.org/officeDocument/2006/relationships/footer" Target="footer31.xml"/><Relationship Id="rId105" Type="http://schemas.openxmlformats.org/officeDocument/2006/relationships/image" Target="media/image48.png"/><Relationship Id="rId106" Type="http://schemas.openxmlformats.org/officeDocument/2006/relationships/image" Target="media/image49.jpeg"/><Relationship Id="rId107" Type="http://schemas.openxmlformats.org/officeDocument/2006/relationships/image" Target="media/image50.jpeg"/><Relationship Id="rId108" Type="http://schemas.openxmlformats.org/officeDocument/2006/relationships/header" Target="header32.xml"/><Relationship Id="rId109" Type="http://schemas.openxmlformats.org/officeDocument/2006/relationships/header" Target="header33.xml"/><Relationship Id="rId110" Type="http://schemas.openxmlformats.org/officeDocument/2006/relationships/header" Target="header34.xml"/><Relationship Id="rId111" Type="http://schemas.openxmlformats.org/officeDocument/2006/relationships/footer" Target="footer32.xml"/><Relationship Id="rId112" Type="http://schemas.openxmlformats.org/officeDocument/2006/relationships/footer" Target="footer33.xml"/><Relationship Id="rId113" Type="http://schemas.openxmlformats.org/officeDocument/2006/relationships/footer" Target="footer34.xml"/><Relationship Id="rId114" Type="http://schemas.openxmlformats.org/officeDocument/2006/relationships/image" Target="media/image53.png"/><Relationship Id="rId115" Type="http://schemas.openxmlformats.org/officeDocument/2006/relationships/header" Target="header35.xml"/><Relationship Id="rId116" Type="http://schemas.openxmlformats.org/officeDocument/2006/relationships/header" Target="header36.xml"/><Relationship Id="rId117" Type="http://schemas.openxmlformats.org/officeDocument/2006/relationships/header" Target="header37.xml"/><Relationship Id="rId118" Type="http://schemas.openxmlformats.org/officeDocument/2006/relationships/footer" Target="footer35.xml"/><Relationship Id="rId119" Type="http://schemas.openxmlformats.org/officeDocument/2006/relationships/footer" Target="footer36.xml"/><Relationship Id="rId120" Type="http://schemas.openxmlformats.org/officeDocument/2006/relationships/footer" Target="footer37.xml"/><Relationship Id="rId121" Type="http://schemas.openxmlformats.org/officeDocument/2006/relationships/image" Target="media/image56.png"/><Relationship Id="rId122" Type="http://schemas.openxmlformats.org/officeDocument/2006/relationships/image" Target="media/image57.png"/><Relationship Id="rId123" Type="http://schemas.openxmlformats.org/officeDocument/2006/relationships/hyperlink" Target="https://www.xilinx.com/support" TargetMode="External"/><Relationship Id="rId124" Type="http://schemas.openxmlformats.org/officeDocument/2006/relationships/hyperlink" Target="https://www.xilinx.com/support" TargetMode="External"/><Relationship Id="rId125" Type="http://schemas.openxmlformats.org/officeDocument/2006/relationships/hyperlink" Target="https://www.xilinx.com/support" TargetMode="External"/><Relationship Id="rId126" Type="http://schemas.openxmlformats.org/officeDocument/2006/relationships/hyperlink" Target="https://www.xilinx.com/support" TargetMode="External"/><Relationship Id="rId127" Type="http://schemas.openxmlformats.org/officeDocument/2006/relationships/hyperlink" Target="https://www.xilinx.com/support" TargetMode="External"/><Relationship Id="rId128" Type="http://schemas.openxmlformats.org/officeDocument/2006/relationships/hyperlink" Target="https://www.xilinx.com/support/download.html" TargetMode="External"/><Relationship Id="rId129" Type="http://schemas.openxmlformats.org/officeDocument/2006/relationships/hyperlink" Target="https://www.xilinx.com/support/download.html" TargetMode="External"/><Relationship Id="rId130" Type="http://schemas.openxmlformats.org/officeDocument/2006/relationships/hyperlink" Target="https://www.xilinx.com/support" TargetMode="External"/><Relationship Id="rId131" Type="http://schemas.openxmlformats.org/officeDocument/2006/relationships/image" Target="media/image58.jpeg"/><Relationship Id="rId132" Type="http://schemas.openxmlformats.org/officeDocument/2006/relationships/hyperlink" Target="https://www.xilinx.com/support/answers/54682.html" TargetMode="External"/><Relationship Id="rId133" Type="http://schemas.openxmlformats.org/officeDocument/2006/relationships/hyperlink" Target="https://www.xilinx.com/support" TargetMode="External"/><Relationship Id="rId134" Type="http://schemas.openxmlformats.org/officeDocument/2006/relationships/hyperlink" Target="https://www.xilinx.com/support" TargetMode="External"/><Relationship Id="rId135" Type="http://schemas.openxmlformats.org/officeDocument/2006/relationships/hyperlink" Target="https://www.xilinx.com/support" TargetMode="External"/><Relationship Id="rId136" Type="http://schemas.openxmlformats.org/officeDocument/2006/relationships/header" Target="header38.xml"/><Relationship Id="rId137" Type="http://schemas.openxmlformats.org/officeDocument/2006/relationships/header" Target="header39.xml"/><Relationship Id="rId138" Type="http://schemas.openxmlformats.org/officeDocument/2006/relationships/footer" Target="footer38.xml"/><Relationship Id="rId139" Type="http://schemas.openxmlformats.org/officeDocument/2006/relationships/footer" Target="footer39.xml"/><Relationship Id="rId140" Type="http://schemas.openxmlformats.org/officeDocument/2006/relationships/hyperlink" Target="https://www.xilinx.com/support/solcenters.htm" TargetMode="External"/><Relationship Id="rId141" Type="http://schemas.openxmlformats.org/officeDocument/2006/relationships/hyperlink" Target="https://www.xilinx.com/support/solcenters.htm" TargetMode="External"/><Relationship Id="rId142" Type="http://schemas.openxmlformats.org/officeDocument/2006/relationships/image" Target="media/image59.png"/><Relationship Id="rId143" Type="http://schemas.openxmlformats.org/officeDocument/2006/relationships/hyperlink" Target="https://www.xilinx.com/support" TargetMode="External"/><Relationship Id="rId144" Type="http://schemas.openxmlformats.org/officeDocument/2006/relationships/hyperlink" Target="https://www.xilinx.com/support" TargetMode="External"/><Relationship Id="rId145" Type="http://schemas.openxmlformats.org/officeDocument/2006/relationships/hyperlink" Target="https://www.xilinx.com/cgi-bin/docs/ndoc?t=design+hubs" TargetMode="External"/><Relationship Id="rId146" Type="http://schemas.openxmlformats.org/officeDocument/2006/relationships/hyperlink" Target="https://www.xilinx.com/cgi-bin/docs/ndoc?t=design+hubs" TargetMode="External"/><Relationship Id="rId147" Type="http://schemas.openxmlformats.org/officeDocument/2006/relationships/hyperlink" Target="https://www.xilinx.com/cgi-bin/docs/rdoc?t=docnav" TargetMode="External"/><Relationship Id="rId148" Type="http://schemas.openxmlformats.org/officeDocument/2006/relationships/hyperlink" Target="https://www.xilinx.com/support/" TargetMode="External"/><Relationship Id="rId149" Type="http://schemas.openxmlformats.org/officeDocument/2006/relationships/hyperlink" Target="https://www.xilinx.com/cgi-bin/docs/rdoc?v=latest;d=ug896-vivado-ip.pdf" TargetMode="External"/><Relationship Id="rId150" Type="http://schemas.openxmlformats.org/officeDocument/2006/relationships/hyperlink" Target="https://www.xilinx.com/cgi-bin/docs/rdoc?v=latest;d=ug896-vivado-ip.pdf" TargetMode="External"/><Relationship Id="rId151" Type="http://schemas.openxmlformats.org/officeDocument/2006/relationships/hyperlink" Target="https://www.xilinx.com/cgi-bin/docs/ipdoc?c=axi_ref_guide;v=latest;d=ug1037-vivado-axi-reference-guide.pdf" TargetMode="External"/><Relationship Id="rId152" Type="http://schemas.openxmlformats.org/officeDocument/2006/relationships/hyperlink" Target="https://www.xilinx.com/cgi-bin/docs/ipdoc?c=axi_ref_guide;v=latest;d=ug1037-vivado-axi-reference-guide.pdf" TargetMode="External"/><Relationship Id="rId153" Type="http://schemas.openxmlformats.org/officeDocument/2006/relationships/hyperlink" Target="http://infocenter.arm.com/help/index.jsp?topic=/com.arm.doc.ihi0022d/index.htm" TargetMode="External"/><Relationship Id="rId154" Type="http://schemas.openxmlformats.org/officeDocument/2006/relationships/hyperlink" Target="http://infocenter.arm.com/help/index.jsp?topic=/com.arm.doc.ihi0022d/index.htm" TargetMode="External"/><Relationship Id="rId155" Type="http://schemas.openxmlformats.org/officeDocument/2006/relationships/hyperlink" Target="https://infocenter.arm.com/help/index.jsp?topic=/com.arm.doc.ihi0022d/index.html" TargetMode="External"/><Relationship Id="rId156" Type="http://schemas.openxmlformats.org/officeDocument/2006/relationships/hyperlink" Target="https://infocenter.arm.com/help/index.jsp?topic=/com.arm.doc.ihi0022d/index.html" TargetMode="External"/><Relationship Id="rId157" Type="http://schemas.openxmlformats.org/officeDocument/2006/relationships/hyperlink" Target="https://www.xilinx.com/cgi-bin/docs/rdoc?v=latest;d=ug910-vivado-getting-started.pdf" TargetMode="External"/><Relationship Id="rId158" Type="http://schemas.openxmlformats.org/officeDocument/2006/relationships/hyperlink" Target="https://www.xilinx.com/cgi-bin/docs/rdoc?v=latest;d=ug910-vivado-getting-started.pdf" TargetMode="External"/><Relationship Id="rId159" Type="http://schemas.openxmlformats.org/officeDocument/2006/relationships/hyperlink" Target="https://www.xilinx.com/cgi-bin/docs/rdoc?v=latest;d=ug994-vivado-ip-subsystems.pdf" TargetMode="External"/><Relationship Id="rId160" Type="http://schemas.openxmlformats.org/officeDocument/2006/relationships/hyperlink" Target="https://www.xilinx.com/cgi-bin/docs/rdoc?v=latest;d=ug994-vivado-ip-subsystems.pdf" TargetMode="External"/><Relationship Id="rId161" Type="http://schemas.openxmlformats.org/officeDocument/2006/relationships/hyperlink" Target="https://www.xilinx.com/cgi-bin/docs/rdoc?v=latest;d=ug900-vivado-logic-simulation.pdf" TargetMode="External"/><Relationship Id="rId162" Type="http://schemas.openxmlformats.org/officeDocument/2006/relationships/hyperlink" Target="https://www.xilinx.com/cgi-bin/docs/rdoc?v=latest;d=ug900-vivado-logic-simulation.pdf" TargetMode="External"/><Relationship Id="rId163" Type="http://schemas.openxmlformats.org/officeDocument/2006/relationships/hyperlink" Target="https://www.xilinx.com/cgi-bin/docs/ipdoc?c=axi_traffic_gen;v=latest;d=pg125-axi-traffic-gen.pdf" TargetMode="External"/><Relationship Id="rId164" Type="http://schemas.openxmlformats.org/officeDocument/2006/relationships/hyperlink" Target="https://www.xilinx.com/cgi-bin/docs/ipdoc?c=axi_traffic_gen;v=latest;d=pg125-axi-traffic-gen.pdf" TargetMode="External"/><Relationship Id="rId165" Type="http://schemas.openxmlformats.org/officeDocument/2006/relationships/hyperlink" Target="https://www.xilinx.com/cgi-bin/docs/rdoc?v=latest;d=ug911-vivado-migration.pdf" TargetMode="External"/><Relationship Id="rId166" Type="http://schemas.openxmlformats.org/officeDocument/2006/relationships/hyperlink" Target="https://www.xilinx.com/cgi-bin/docs/rdoc?v=latest;d=ug911-vivado-migration.pdf" TargetMode="External"/><Relationship Id="rId167" Type="http://schemas.openxmlformats.org/officeDocument/2006/relationships/hyperlink" Target="https://www.xilinx.com/cgi-bin/docs/rdoc?v=latest;d=ug908-vivado-programming-debugging.pdf" TargetMode="External"/><Relationship Id="rId168" Type="http://schemas.openxmlformats.org/officeDocument/2006/relationships/hyperlink" Target="https://www.xilinx.com/cgi-bin/docs/rdoc?v=latest;d=ug908-vivado-programming-debugging.pdf" TargetMode="External"/><Relationship Id="rId169" Type="http://schemas.openxmlformats.org/officeDocument/2006/relationships/hyperlink" Target="https://www.xilinx.com/cgi-bin/docs/ipdoc?c=axi_interconnect;v=latest;d=pg059-axi-interconnect.pdf" TargetMode="External"/><Relationship Id="rId170" Type="http://schemas.openxmlformats.org/officeDocument/2006/relationships/hyperlink" Target="https://www.xilinx.com/cgi-bin/docs/ipdoc?c=axi_interconnect;v=latest;d=pg059-axi-interconnect.pdf" TargetMode="External"/><Relationship Id="rId171" Type="http://schemas.openxmlformats.org/officeDocument/2006/relationships/hyperlink" Target="https://www.xilinx.com/cgi-bin/docs/rdoc?v=latest+ise;d=sim.pdf" TargetMode="External"/><Relationship Id="rId172" Type="http://schemas.openxmlformats.org/officeDocument/2006/relationships/hyperlink" Target="https://www.xilinx.com/cgi-bin/docs/rdoc?v=latest+ise;d=sim.pdf" TargetMode="External"/><Relationship Id="rId173" Type="http://schemas.openxmlformats.org/officeDocument/2006/relationships/hyperlink" Target="https://www.xilinx.com/cgi-bin/docs/ipdoc?c=axi_mcdma;v=latest;d=pg288-axi-mcdma.pdf" TargetMode="External"/><Relationship Id="rId174" Type="http://schemas.openxmlformats.org/officeDocument/2006/relationships/hyperlink" Target="https://www.xilinx.com/cgi-bin/docs/ipdoc?c=axi_mcdma;v=latest;d=pg288-axi-mcdma.pdf" TargetMode="External"/><Relationship Id="rId175" Type="http://schemas.openxmlformats.org/officeDocument/2006/relationships/header" Target="header40.xml"/><Relationship Id="rId176" Type="http://schemas.openxmlformats.org/officeDocument/2006/relationships/header" Target="header41.xml"/><Relationship Id="rId177" Type="http://schemas.openxmlformats.org/officeDocument/2006/relationships/header" Target="header42.xml"/><Relationship Id="rId178" Type="http://schemas.openxmlformats.org/officeDocument/2006/relationships/footer" Target="footer40.xml"/><Relationship Id="rId179" Type="http://schemas.openxmlformats.org/officeDocument/2006/relationships/footer" Target="footer41.xml"/><Relationship Id="rId180" Type="http://schemas.openxmlformats.org/officeDocument/2006/relationships/footer" Target="footer42.xml"/><Relationship Id="rId181" Type="http://schemas.openxmlformats.org/officeDocument/2006/relationships/header" Target="header43.xml"/><Relationship Id="rId182" Type="http://schemas.openxmlformats.org/officeDocument/2006/relationships/header" Target="header44.xml"/><Relationship Id="rId183" Type="http://schemas.openxmlformats.org/officeDocument/2006/relationships/footer" Target="footer43.xml"/><Relationship Id="rId184" Type="http://schemas.openxmlformats.org/officeDocument/2006/relationships/footer" Target="footer44.xml"/><Relationship Id="rId185" Type="http://schemas.openxmlformats.org/officeDocument/2006/relationships/numbering" Target="numbering.xml"/><Relationship Id="rId186" Type="http://schemas.openxmlformats.org/officeDocument/2006/relationships/fontTable" Target="fontTable.xml"/><Relationship Id="rId187" Type="http://schemas.openxmlformats.org/officeDocument/2006/relationships/settings" Target="settings.xml"/><Relationship Id="rId188" Type="http://schemas.openxmlformats.org/officeDocument/2006/relationships/theme" Target="theme/theme1.xml"/>
</Relationships>
</file>

<file path=word/_rels/header10.xml.rels><?xml version="1.0" encoding="UTF-8"?>
<Relationships xmlns="http://schemas.openxmlformats.org/package/2006/relationships"><Relationship Id="rId1" Type="http://schemas.openxmlformats.org/officeDocument/2006/relationships/image" Target="media/image10.jpeg"/>
</Relationships>
</file>

<file path=word/_rels/header11.xml.rels><?xml version="1.0" encoding="UTF-8"?>
<Relationships xmlns="http://schemas.openxmlformats.org/package/2006/relationships"><Relationship Id="rId1" Type="http://schemas.openxmlformats.org/officeDocument/2006/relationships/image" Target="media/image11.jpeg"/>
</Relationships>
</file>

<file path=word/_rels/header12.xml.rels><?xml version="1.0" encoding="UTF-8"?>
<Relationships xmlns="http://schemas.openxmlformats.org/package/2006/relationships"><Relationship Id="rId1" Type="http://schemas.openxmlformats.org/officeDocument/2006/relationships/image" Target="media/image12.jpeg"/>
</Relationships>
</file>

<file path=word/_rels/header13.xml.rels><?xml version="1.0" encoding="UTF-8"?>
<Relationships xmlns="http://schemas.openxmlformats.org/package/2006/relationships"><Relationship Id="rId1" Type="http://schemas.openxmlformats.org/officeDocument/2006/relationships/image" Target="media/image13.jpeg"/>
</Relationships>
</file>

<file path=word/_rels/header14.xml.rels><?xml version="1.0" encoding="UTF-8"?>
<Relationships xmlns="http://schemas.openxmlformats.org/package/2006/relationships"><Relationship Id="rId1" Type="http://schemas.openxmlformats.org/officeDocument/2006/relationships/image" Target="media/image14.jpeg"/>
</Relationships>
</file>

<file path=word/_rels/header15.xml.rels><?xml version="1.0" encoding="UTF-8"?>
<Relationships xmlns="http://schemas.openxmlformats.org/package/2006/relationships"><Relationship Id="rId1" Type="http://schemas.openxmlformats.org/officeDocument/2006/relationships/image" Target="media/image15.jpeg"/>
</Relationships>
</file>

<file path=word/_rels/header16.xml.rels><?xml version="1.0" encoding="UTF-8"?>
<Relationships xmlns="http://schemas.openxmlformats.org/package/2006/relationships"><Relationship Id="rId1" Type="http://schemas.openxmlformats.org/officeDocument/2006/relationships/image" Target="media/image16.jpeg"/>
</Relationships>
</file>

<file path=word/_rels/header17.xml.rels><?xml version="1.0" encoding="UTF-8"?>
<Relationships xmlns="http://schemas.openxmlformats.org/package/2006/relationships"><Relationship Id="rId1" Type="http://schemas.openxmlformats.org/officeDocument/2006/relationships/image" Target="media/image17.jpeg"/>
</Relationships>
</file>

<file path=word/_rels/header18.xml.rels><?xml version="1.0" encoding="UTF-8"?>
<Relationships xmlns="http://schemas.openxmlformats.org/package/2006/relationships"><Relationship Id="rId1" Type="http://schemas.openxmlformats.org/officeDocument/2006/relationships/image" Target="media/image18.jpeg"/>
</Relationships>
</file>

<file path=word/_rels/header19.xml.rels><?xml version="1.0" encoding="UTF-8"?>
<Relationships xmlns="http://schemas.openxmlformats.org/package/2006/relationships"><Relationship Id="rId1" Type="http://schemas.openxmlformats.org/officeDocument/2006/relationships/image" Target="media/image19.jpeg"/>
</Relationships>
</file>

<file path=word/_rels/header20.xml.rels><?xml version="1.0" encoding="UTF-8"?>
<Relationships xmlns="http://schemas.openxmlformats.org/package/2006/relationships"><Relationship Id="rId1" Type="http://schemas.openxmlformats.org/officeDocument/2006/relationships/image" Target="media/image20.jpeg"/>
</Relationships>
</file>

<file path=word/_rels/header21.xml.rels><?xml version="1.0" encoding="UTF-8"?>
<Relationships xmlns="http://schemas.openxmlformats.org/package/2006/relationships"><Relationship Id="rId1" Type="http://schemas.openxmlformats.org/officeDocument/2006/relationships/image" Target="media/image23.jpeg"/>
</Relationships>
</file>

<file path=word/_rels/header22.xml.rels><?xml version="1.0" encoding="UTF-8"?>
<Relationships xmlns="http://schemas.openxmlformats.org/package/2006/relationships"><Relationship Id="rId1" Type="http://schemas.openxmlformats.org/officeDocument/2006/relationships/image" Target="media/image24.jpeg"/>
</Relationships>
</file>

<file path=word/_rels/header23.xml.rels><?xml version="1.0" encoding="UTF-8"?>
<Relationships xmlns="http://schemas.openxmlformats.org/package/2006/relationships"><Relationship Id="rId1" Type="http://schemas.openxmlformats.org/officeDocument/2006/relationships/image" Target="media/image25.jpeg"/>
</Relationships>
</file>

<file path=word/_rels/header24.xml.rels><?xml version="1.0" encoding="UTF-8"?>
<Relationships xmlns="http://schemas.openxmlformats.org/package/2006/relationships"><Relationship Id="rId1" Type="http://schemas.openxmlformats.org/officeDocument/2006/relationships/image" Target="media/image26.jpeg"/>
</Relationships>
</file>

<file path=word/_rels/header25.xml.rels><?xml version="1.0" encoding="UTF-8"?>
<Relationships xmlns="http://schemas.openxmlformats.org/package/2006/relationships"><Relationship Id="rId1" Type="http://schemas.openxmlformats.org/officeDocument/2006/relationships/image" Target="media/image27.jpeg"/>
</Relationships>
</file>

<file path=word/_rels/header26.xml.rels><?xml version="1.0" encoding="UTF-8"?>
<Relationships xmlns="http://schemas.openxmlformats.org/package/2006/relationships"><Relationship Id="rId1" Type="http://schemas.openxmlformats.org/officeDocument/2006/relationships/image" Target="media/image28.jpeg"/>
</Relationships>
</file>

<file path=word/_rels/header27.xml.rels><?xml version="1.0" encoding="UTF-8"?>
<Relationships xmlns="http://schemas.openxmlformats.org/package/2006/relationships"><Relationship Id="rId1" Type="http://schemas.openxmlformats.org/officeDocument/2006/relationships/image" Target="media/image29.jpeg"/>
</Relationships>
</file>

<file path=word/_rels/header28.xml.rels><?xml version="1.0" encoding="UTF-8"?>
<Relationships xmlns="http://schemas.openxmlformats.org/package/2006/relationships"><Relationship Id="rId1" Type="http://schemas.openxmlformats.org/officeDocument/2006/relationships/image" Target="media/image30.jpeg"/>
</Relationships>
</file>

<file path=word/_rels/header29.xml.rels><?xml version="1.0" encoding="UTF-8"?>
<Relationships xmlns="http://schemas.openxmlformats.org/package/2006/relationships"><Relationship Id="rId1" Type="http://schemas.openxmlformats.org/officeDocument/2006/relationships/image" Target="media/image46.jpeg"/>
</Relationships>
</file>

<file path=word/_rels/header30.xml.rels><?xml version="1.0" encoding="UTF-8"?>
<Relationships xmlns="http://schemas.openxmlformats.org/package/2006/relationships"><Relationship Id="rId1" Type="http://schemas.openxmlformats.org/officeDocument/2006/relationships/image" Target="media/image47.jpeg"/>
</Relationships>
</file>

<file path=word/_rels/header32.xml.rels><?xml version="1.0" encoding="UTF-8"?>
<Relationships xmlns="http://schemas.openxmlformats.org/package/2006/relationships"><Relationship Id="rId1" Type="http://schemas.openxmlformats.org/officeDocument/2006/relationships/image" Target="media/image51.jpeg"/>
</Relationships>
</file>

<file path=word/_rels/header33.xml.rels><?xml version="1.0" encoding="UTF-8"?>
<Relationships xmlns="http://schemas.openxmlformats.org/package/2006/relationships"><Relationship Id="rId1" Type="http://schemas.openxmlformats.org/officeDocument/2006/relationships/image" Target="media/image52.jpeg"/>
</Relationships>
</file>

<file path=word/_rels/header35.xml.rels><?xml version="1.0" encoding="UTF-8"?>
<Relationships xmlns="http://schemas.openxmlformats.org/package/2006/relationships"><Relationship Id="rId1" Type="http://schemas.openxmlformats.org/officeDocument/2006/relationships/image" Target="media/image54.jpeg"/>
</Relationships>
</file>

<file path=word/_rels/header36.xml.rels><?xml version="1.0" encoding="UTF-8"?>
<Relationships xmlns="http://schemas.openxmlformats.org/package/2006/relationships"><Relationship Id="rId1" Type="http://schemas.openxmlformats.org/officeDocument/2006/relationships/image" Target="media/image55.jpeg"/>
</Relationships>
</file>

<file path=word/_rels/header41.xml.rels><?xml version="1.0" encoding="UTF-8"?>
<Relationships xmlns="http://schemas.openxmlformats.org/package/2006/relationships"><Relationship Id="rId1" Type="http://schemas.openxmlformats.org/officeDocument/2006/relationships/image" Target="media/image60.jpeg"/>
</Relationships>
</file>

<file path=word/_rels/header42.xml.rels><?xml version="1.0" encoding="UTF-8"?>
<Relationships xmlns="http://schemas.openxmlformats.org/package/2006/relationships"><Relationship Id="rId1" Type="http://schemas.openxmlformats.org/officeDocument/2006/relationships/image" Target="media/image61.jpeg"/>
</Relationships>
</file>

<file path=word/_rels/header43.xml.rels><?xml version="1.0" encoding="UTF-8"?>
<Relationships xmlns="http://schemas.openxmlformats.org/package/2006/relationships"><Relationship Id="rId1" Type="http://schemas.openxmlformats.org/officeDocument/2006/relationships/image" Target="media/image62.jpeg"/>
</Relationships>
</file>

<file path=word/_rels/header44.xml.rels><?xml version="1.0" encoding="UTF-8"?>
<Relationships xmlns="http://schemas.openxmlformats.org/package/2006/relationships"><Relationship Id="rId1" Type="http://schemas.openxmlformats.org/officeDocument/2006/relationships/image" Target="media/image63.jpeg"/>
</Relationships>
</file>

<file path=word/_rels/header8.xml.rels><?xml version="1.0" encoding="UTF-8"?>
<Relationships xmlns="http://schemas.openxmlformats.org/package/2006/relationships"><Relationship Id="rId1" Type="http://schemas.openxmlformats.org/officeDocument/2006/relationships/image" Target="media/image8.jpeg"/>
</Relationships>
</file>

<file path=word/_rels/header9.xml.rels><?xml version="1.0" encoding="UTF-8"?>
<Relationships xmlns="http://schemas.openxmlformats.org/package/2006/relationships"><Relationship Id="rId1" Type="http://schemas.openxmlformats.org/officeDocument/2006/relationships/image" Target="media/image9.jpe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1037</TotalTime>
  <Application>LibreOffice/6.4.7.2$Linux_X86_64 LibreOffice_project/40$Build-2</Application>
  <Pages>98</Pages>
  <Words>40090</Words>
  <Characters>57000</Characters>
  <CharactersWithSpaces>63306</CharactersWithSpaces>
  <Paragraphs>3005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2023-04-19T11:15:00Z</dcterms:created>
  <dc:creator>Xilinx, Inc.</dc:creator>
  <dc:description/>
  <cp:keywords>Virtex Kintex IP cores AXI MicroBlaze Kintex-7 Kintex7 Kintex 7 K-7 K7 K 7 Virtex-7 Virtex7 Virtex 7 V-7 V7 V 7 Zynq-7000 Zynq Artix-7 Artix7 Artix 7 A-7 A7 A 7 AXI4 AXI4-Lite AXI4-Stream Vivado Vivado Design Suite Vivado IP Catalog UltraScale UltraScale+</cp:keywords>
  <dc:language>zh-CN</dc:language>
  <cp:lastModifiedBy/>
  <dcterms:modified xsi:type="dcterms:W3CDTF">2023-05-06T15:23:51Z</dcterms:modified>
  <cp:revision>41</cp:revision>
  <dc:subject>在内存和 AXI4 流型目标外围设备之间提供高带宽直接内存存取。</dc:subject>
  <dc:title>AXI DMA v7.1 LogiCORE IP 产品指南</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